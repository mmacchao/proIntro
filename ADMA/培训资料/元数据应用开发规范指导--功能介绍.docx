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AAD" w:rsidRPr="00DA5AB8" w:rsidRDefault="0069075D" w:rsidP="001733E8">
      <w:pPr>
        <w:pStyle w:val="a7"/>
        <w:ind w:firstLine="643"/>
        <w:rPr>
          <w:rFonts w:ascii="微软雅黑" w:eastAsia="微软雅黑" w:hAnsi="微软雅黑"/>
        </w:rPr>
      </w:pPr>
      <w:r w:rsidRPr="00DA5AB8">
        <w:rPr>
          <w:rFonts w:ascii="微软雅黑" w:eastAsia="微软雅黑" w:hAnsi="微软雅黑" w:hint="eastAsia"/>
        </w:rPr>
        <w:t>元数据应用</w:t>
      </w:r>
      <w:r w:rsidR="00202DD6" w:rsidRPr="00DA5AB8">
        <w:rPr>
          <w:rFonts w:ascii="微软雅黑" w:eastAsia="微软雅黑" w:hAnsi="微软雅黑" w:hint="eastAsia"/>
        </w:rPr>
        <w:t>开发规范指导</w:t>
      </w:r>
    </w:p>
    <w:p w:rsidR="005D705B" w:rsidRPr="00DA5AB8" w:rsidRDefault="005D705B" w:rsidP="001733E8">
      <w:pPr>
        <w:ind w:firstLine="420"/>
        <w:rPr>
          <w:rFonts w:ascii="微软雅黑" w:eastAsia="微软雅黑" w:hAnsi="微软雅黑"/>
        </w:rPr>
      </w:pPr>
    </w:p>
    <w:p w:rsidR="005D705B" w:rsidRPr="00DA5AB8" w:rsidRDefault="005D705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ind w:firstLine="420"/>
        <w:rPr>
          <w:rFonts w:ascii="微软雅黑" w:eastAsia="微软雅黑" w:hAnsi="微软雅黑"/>
        </w:rPr>
      </w:pPr>
    </w:p>
    <w:p w:rsidR="00A8417B" w:rsidRPr="00DA5AB8" w:rsidRDefault="00A8417B" w:rsidP="001733E8">
      <w:pPr>
        <w:widowControl/>
        <w:ind w:firstLine="420"/>
        <w:jc w:val="left"/>
        <w:rPr>
          <w:rFonts w:ascii="微软雅黑" w:eastAsia="微软雅黑" w:hAnsi="微软雅黑"/>
        </w:rPr>
      </w:pPr>
      <w:r w:rsidRPr="00DA5AB8">
        <w:rPr>
          <w:rFonts w:ascii="微软雅黑" w:eastAsia="微软雅黑" w:hAnsi="微软雅黑"/>
        </w:rPr>
        <w:br w:type="page"/>
      </w:r>
    </w:p>
    <w:p w:rsidR="00A8417B" w:rsidRPr="00DA5AB8" w:rsidRDefault="00A8417B" w:rsidP="001733E8">
      <w:pPr>
        <w:ind w:firstLine="420"/>
        <w:rPr>
          <w:rFonts w:ascii="微软雅黑" w:eastAsia="微软雅黑" w:hAnsi="微软雅黑"/>
        </w:rPr>
      </w:pPr>
    </w:p>
    <w:p w:rsidR="005D705B" w:rsidRPr="00DA5AB8" w:rsidRDefault="005D705B" w:rsidP="001733E8">
      <w:pPr>
        <w:spacing w:line="276" w:lineRule="auto"/>
        <w:ind w:firstLine="643"/>
        <w:jc w:val="center"/>
        <w:rPr>
          <w:rFonts w:ascii="微软雅黑" w:eastAsia="微软雅黑" w:hAnsi="微软雅黑"/>
          <w:b/>
          <w:sz w:val="32"/>
        </w:rPr>
      </w:pPr>
      <w:r w:rsidRPr="00DA5AB8">
        <w:rPr>
          <w:rFonts w:ascii="微软雅黑" w:eastAsia="微软雅黑" w:hAnsi="微软雅黑" w:hint="eastAsia"/>
          <w:b/>
          <w:sz w:val="32"/>
        </w:rPr>
        <w:t>修改记录</w:t>
      </w:r>
    </w:p>
    <w:tbl>
      <w:tblPr>
        <w:tblW w:w="0" w:type="auto"/>
        <w:jc w:val="center"/>
        <w:tblInd w:w="-13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70"/>
        <w:gridCol w:w="1134"/>
        <w:gridCol w:w="1418"/>
        <w:gridCol w:w="1275"/>
        <w:gridCol w:w="3937"/>
      </w:tblGrid>
      <w:tr w:rsidR="005D705B" w:rsidRPr="00DA5AB8" w:rsidTr="00277CC6">
        <w:trPr>
          <w:tblHeader/>
          <w:jc w:val="center"/>
        </w:trPr>
        <w:tc>
          <w:tcPr>
            <w:tcW w:w="870" w:type="dxa"/>
            <w:shd w:val="pct20" w:color="000000" w:fill="FFFFFF"/>
            <w:vAlign w:val="center"/>
          </w:tcPr>
          <w:p w:rsidR="005D705B" w:rsidRPr="00DA5AB8" w:rsidRDefault="005D705B" w:rsidP="00A36975">
            <w:pPr>
              <w:pStyle w:val="af0"/>
              <w:spacing w:line="276" w:lineRule="auto"/>
              <w:rPr>
                <w:rFonts w:ascii="微软雅黑" w:eastAsia="微软雅黑" w:hAnsi="微软雅黑"/>
              </w:rPr>
            </w:pPr>
            <w:r w:rsidRPr="00DA5AB8">
              <w:rPr>
                <w:rFonts w:ascii="微软雅黑" w:eastAsia="微软雅黑" w:hAnsi="微软雅黑" w:hint="eastAsia"/>
              </w:rPr>
              <w:t>版本号</w:t>
            </w:r>
          </w:p>
        </w:tc>
        <w:tc>
          <w:tcPr>
            <w:tcW w:w="1134" w:type="dxa"/>
            <w:shd w:val="pct20" w:color="000000" w:fill="FFFFFF"/>
            <w:vAlign w:val="center"/>
          </w:tcPr>
          <w:p w:rsidR="005D705B" w:rsidRPr="00DA5AB8" w:rsidRDefault="005D705B" w:rsidP="00A36975">
            <w:pPr>
              <w:pStyle w:val="af0"/>
              <w:spacing w:line="276" w:lineRule="auto"/>
              <w:rPr>
                <w:rFonts w:ascii="微软雅黑" w:eastAsia="微软雅黑" w:hAnsi="微软雅黑"/>
              </w:rPr>
            </w:pPr>
            <w:r w:rsidRPr="00DA5AB8">
              <w:rPr>
                <w:rFonts w:ascii="微软雅黑" w:eastAsia="微软雅黑" w:hAnsi="微软雅黑" w:hint="eastAsia"/>
              </w:rPr>
              <w:t>拟制人/\</w:t>
            </w:r>
          </w:p>
          <w:p w:rsidR="005D705B" w:rsidRPr="00DA5AB8" w:rsidRDefault="005D705B" w:rsidP="00A36975">
            <w:pPr>
              <w:pStyle w:val="af0"/>
              <w:spacing w:line="276" w:lineRule="auto"/>
              <w:rPr>
                <w:rFonts w:ascii="微软雅黑" w:eastAsia="微软雅黑" w:hAnsi="微软雅黑"/>
              </w:rPr>
            </w:pPr>
            <w:r w:rsidRPr="00DA5AB8">
              <w:rPr>
                <w:rFonts w:ascii="微软雅黑" w:eastAsia="微软雅黑" w:hAnsi="微软雅黑" w:hint="eastAsia"/>
              </w:rPr>
              <w:t>修改人</w:t>
            </w:r>
          </w:p>
        </w:tc>
        <w:tc>
          <w:tcPr>
            <w:tcW w:w="1418" w:type="dxa"/>
            <w:shd w:val="pct20" w:color="000000" w:fill="FFFFFF"/>
            <w:vAlign w:val="center"/>
          </w:tcPr>
          <w:p w:rsidR="005D705B" w:rsidRPr="00DA5AB8" w:rsidRDefault="005D705B" w:rsidP="00A36975">
            <w:pPr>
              <w:pStyle w:val="af0"/>
              <w:spacing w:line="276" w:lineRule="auto"/>
              <w:ind w:firstLineChars="20" w:firstLine="36"/>
              <w:rPr>
                <w:rFonts w:ascii="微软雅黑" w:eastAsia="微软雅黑" w:hAnsi="微软雅黑"/>
              </w:rPr>
            </w:pPr>
            <w:r w:rsidRPr="00DA5AB8">
              <w:rPr>
                <w:rFonts w:ascii="微软雅黑" w:eastAsia="微软雅黑" w:hAnsi="微软雅黑" w:hint="eastAsia"/>
              </w:rPr>
              <w:t>拟制/修改日期</w:t>
            </w:r>
          </w:p>
        </w:tc>
        <w:tc>
          <w:tcPr>
            <w:tcW w:w="1275" w:type="dxa"/>
            <w:shd w:val="pct20" w:color="000000" w:fill="FFFFFF"/>
            <w:vAlign w:val="center"/>
          </w:tcPr>
          <w:p w:rsidR="005D705B" w:rsidRPr="00DA5AB8" w:rsidRDefault="005D705B" w:rsidP="00A2367E">
            <w:pPr>
              <w:pStyle w:val="af0"/>
              <w:spacing w:line="276" w:lineRule="auto"/>
              <w:jc w:val="both"/>
              <w:rPr>
                <w:rFonts w:ascii="微软雅黑" w:eastAsia="微软雅黑" w:hAnsi="微软雅黑"/>
              </w:rPr>
            </w:pPr>
            <w:r w:rsidRPr="00DA5AB8">
              <w:rPr>
                <w:rFonts w:ascii="微软雅黑" w:eastAsia="微软雅黑" w:hAnsi="微软雅黑" w:hint="eastAsia"/>
              </w:rPr>
              <w:t>更改理由</w:t>
            </w:r>
          </w:p>
        </w:tc>
        <w:tc>
          <w:tcPr>
            <w:tcW w:w="3937" w:type="dxa"/>
            <w:shd w:val="pct20" w:color="000000" w:fill="FFFFFF"/>
            <w:vAlign w:val="center"/>
          </w:tcPr>
          <w:p w:rsidR="005D705B" w:rsidRPr="00DA5AB8" w:rsidRDefault="005D705B" w:rsidP="00A36975">
            <w:pPr>
              <w:pStyle w:val="af0"/>
              <w:spacing w:line="276" w:lineRule="auto"/>
              <w:rPr>
                <w:rFonts w:ascii="微软雅黑" w:eastAsia="微软雅黑" w:hAnsi="微软雅黑"/>
              </w:rPr>
            </w:pPr>
            <w:r w:rsidRPr="00DA5AB8">
              <w:rPr>
                <w:rFonts w:ascii="微软雅黑" w:eastAsia="微软雅黑" w:hAnsi="微软雅黑" w:hint="eastAsia"/>
              </w:rPr>
              <w:t>主要更改内容</w:t>
            </w:r>
          </w:p>
          <w:p w:rsidR="005D705B" w:rsidRPr="00DA5AB8" w:rsidRDefault="005D705B" w:rsidP="00A36975">
            <w:pPr>
              <w:pStyle w:val="af0"/>
              <w:spacing w:line="276" w:lineRule="auto"/>
              <w:rPr>
                <w:rFonts w:ascii="微软雅黑" w:eastAsia="微软雅黑" w:hAnsi="微软雅黑"/>
              </w:rPr>
            </w:pPr>
            <w:r w:rsidRPr="00DA5AB8">
              <w:rPr>
                <w:rFonts w:ascii="微软雅黑" w:eastAsia="微软雅黑" w:hAnsi="微软雅黑" w:hint="eastAsia"/>
              </w:rPr>
              <w:t>（写要点即可）</w:t>
            </w:r>
          </w:p>
        </w:tc>
      </w:tr>
      <w:tr w:rsidR="005D705B" w:rsidRPr="00DA5AB8" w:rsidTr="00277CC6">
        <w:trPr>
          <w:jc w:val="center"/>
        </w:trPr>
        <w:tc>
          <w:tcPr>
            <w:tcW w:w="870" w:type="dxa"/>
            <w:vAlign w:val="center"/>
          </w:tcPr>
          <w:p w:rsidR="005D705B" w:rsidRPr="00A2367E" w:rsidRDefault="005D705B"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v0.1</w:t>
            </w:r>
          </w:p>
        </w:tc>
        <w:tc>
          <w:tcPr>
            <w:tcW w:w="1134" w:type="dxa"/>
            <w:vAlign w:val="center"/>
          </w:tcPr>
          <w:p w:rsidR="005D705B" w:rsidRPr="00A2367E" w:rsidRDefault="00D85827"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李鹤 李勇 赵银玲</w:t>
            </w:r>
          </w:p>
        </w:tc>
        <w:tc>
          <w:tcPr>
            <w:tcW w:w="1418" w:type="dxa"/>
            <w:vAlign w:val="center"/>
          </w:tcPr>
          <w:p w:rsidR="005D705B" w:rsidRPr="00A2367E" w:rsidRDefault="005D705B" w:rsidP="00A2367E">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2015/</w:t>
            </w:r>
            <w:r w:rsidR="00D85827" w:rsidRPr="00A2367E">
              <w:rPr>
                <w:rFonts w:ascii="微软雅黑" w:eastAsia="微软雅黑" w:hAnsi="微软雅黑" w:hint="eastAsia"/>
                <w:szCs w:val="18"/>
              </w:rPr>
              <w:t>12</w:t>
            </w:r>
            <w:r w:rsidRPr="00A2367E">
              <w:rPr>
                <w:rFonts w:ascii="微软雅黑" w:eastAsia="微软雅黑" w:hAnsi="微软雅黑" w:hint="eastAsia"/>
                <w:szCs w:val="18"/>
              </w:rPr>
              <w:t>/16</w:t>
            </w:r>
          </w:p>
        </w:tc>
        <w:tc>
          <w:tcPr>
            <w:tcW w:w="1275" w:type="dxa"/>
            <w:vAlign w:val="center"/>
          </w:tcPr>
          <w:p w:rsidR="005D705B" w:rsidRPr="00A2367E" w:rsidRDefault="005D705B"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新建</w:t>
            </w:r>
          </w:p>
        </w:tc>
        <w:tc>
          <w:tcPr>
            <w:tcW w:w="3937" w:type="dxa"/>
            <w:vAlign w:val="center"/>
          </w:tcPr>
          <w:p w:rsidR="005D705B" w:rsidRPr="00A2367E" w:rsidRDefault="005D705B"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无</w:t>
            </w:r>
          </w:p>
        </w:tc>
      </w:tr>
      <w:tr w:rsidR="005D705B" w:rsidRPr="00DA5AB8" w:rsidTr="00277CC6">
        <w:trPr>
          <w:jc w:val="center"/>
        </w:trPr>
        <w:tc>
          <w:tcPr>
            <w:tcW w:w="870" w:type="dxa"/>
            <w:vAlign w:val="center"/>
          </w:tcPr>
          <w:p w:rsidR="005D705B" w:rsidRPr="00A2367E" w:rsidRDefault="00B65EC0" w:rsidP="00A36975">
            <w:pPr>
              <w:pStyle w:val="af"/>
              <w:spacing w:line="276" w:lineRule="auto"/>
              <w:rPr>
                <w:rFonts w:ascii="微软雅黑" w:eastAsia="微软雅黑" w:hAnsi="微软雅黑"/>
                <w:szCs w:val="18"/>
              </w:rPr>
            </w:pPr>
            <w:r w:rsidRPr="00A2367E">
              <w:rPr>
                <w:rFonts w:ascii="微软雅黑" w:eastAsia="微软雅黑" w:hAnsi="微软雅黑"/>
                <w:szCs w:val="18"/>
              </w:rPr>
              <w:t>V</w:t>
            </w:r>
            <w:r w:rsidRPr="00A2367E">
              <w:rPr>
                <w:rFonts w:ascii="微软雅黑" w:eastAsia="微软雅黑" w:hAnsi="微软雅黑" w:hint="eastAsia"/>
                <w:szCs w:val="18"/>
              </w:rPr>
              <w:t>1.0</w:t>
            </w:r>
          </w:p>
        </w:tc>
        <w:tc>
          <w:tcPr>
            <w:tcW w:w="1134" w:type="dxa"/>
            <w:vAlign w:val="center"/>
          </w:tcPr>
          <w:p w:rsidR="005D705B" w:rsidRPr="00A2367E" w:rsidRDefault="00D2101E"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王会</w:t>
            </w:r>
          </w:p>
        </w:tc>
        <w:tc>
          <w:tcPr>
            <w:tcW w:w="1418" w:type="dxa"/>
            <w:vAlign w:val="center"/>
          </w:tcPr>
          <w:p w:rsidR="005D705B" w:rsidRPr="00A2367E" w:rsidRDefault="00D2101E" w:rsidP="00A2367E">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w:t>
            </w:r>
            <w:r w:rsidR="00DA4E64" w:rsidRPr="00A2367E">
              <w:rPr>
                <w:rFonts w:ascii="微软雅黑" w:eastAsia="微软雅黑" w:hAnsi="微软雅黑" w:hint="eastAsia"/>
                <w:szCs w:val="18"/>
              </w:rPr>
              <w:t>6</w:t>
            </w:r>
            <w:r w:rsidRPr="00A2367E">
              <w:rPr>
                <w:rFonts w:ascii="微软雅黑" w:eastAsia="微软雅黑" w:hAnsi="微软雅黑" w:hint="eastAsia"/>
                <w:szCs w:val="18"/>
              </w:rPr>
              <w:t>/04/06</w:t>
            </w:r>
          </w:p>
        </w:tc>
        <w:tc>
          <w:tcPr>
            <w:tcW w:w="1275" w:type="dxa"/>
            <w:vAlign w:val="center"/>
          </w:tcPr>
          <w:p w:rsidR="005D705B" w:rsidRPr="00A2367E" w:rsidRDefault="00D2101E"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修改</w:t>
            </w:r>
          </w:p>
        </w:tc>
        <w:tc>
          <w:tcPr>
            <w:tcW w:w="3937" w:type="dxa"/>
            <w:vAlign w:val="center"/>
          </w:tcPr>
          <w:p w:rsidR="00D2101E" w:rsidRPr="00A2367E" w:rsidRDefault="00895DFC" w:rsidP="00895DFC">
            <w:pPr>
              <w:pStyle w:val="af"/>
              <w:spacing w:line="276" w:lineRule="auto"/>
              <w:rPr>
                <w:rFonts w:ascii="微软雅黑" w:eastAsia="微软雅黑" w:hAnsi="微软雅黑"/>
                <w:szCs w:val="18"/>
              </w:rPr>
            </w:pPr>
            <w:r w:rsidRPr="00A2367E">
              <w:rPr>
                <w:rFonts w:ascii="微软雅黑" w:eastAsia="微软雅黑" w:hAnsi="微软雅黑" w:hint="eastAsia"/>
                <w:szCs w:val="18"/>
              </w:rPr>
              <w:t>基于平台2016.4.1</w:t>
            </w:r>
            <w:r w:rsidR="00141FF8" w:rsidRPr="00A2367E">
              <w:rPr>
                <w:rFonts w:ascii="微软雅黑" w:eastAsia="微软雅黑" w:hAnsi="微软雅黑" w:hint="eastAsia"/>
                <w:szCs w:val="18"/>
              </w:rPr>
              <w:t>8</w:t>
            </w:r>
            <w:r w:rsidRPr="00A2367E">
              <w:rPr>
                <w:rFonts w:ascii="微软雅黑" w:eastAsia="微软雅黑" w:hAnsi="微软雅黑" w:hint="eastAsia"/>
                <w:szCs w:val="18"/>
              </w:rPr>
              <w:t>日发布的</w:t>
            </w:r>
            <w:r w:rsidR="00141FF8" w:rsidRPr="00A2367E">
              <w:rPr>
                <w:rFonts w:ascii="微软雅黑" w:eastAsia="微软雅黑" w:hAnsi="微软雅黑" w:cs="微软雅黑"/>
                <w:bCs/>
                <w:color w:val="000000"/>
                <w:kern w:val="0"/>
                <w:szCs w:val="18"/>
              </w:rPr>
              <w:t>ZTE VMAX Metadata Manager V6.15.50.03-0418</w:t>
            </w:r>
            <w:r w:rsidRPr="00A2367E">
              <w:rPr>
                <w:rFonts w:ascii="微软雅黑" w:eastAsia="微软雅黑" w:hAnsi="微软雅黑" w:hint="eastAsia"/>
                <w:szCs w:val="18"/>
              </w:rPr>
              <w:t>版本整理</w:t>
            </w:r>
          </w:p>
        </w:tc>
      </w:tr>
      <w:tr w:rsidR="005D705B" w:rsidRPr="00DA5AB8" w:rsidTr="00277CC6">
        <w:trPr>
          <w:jc w:val="center"/>
        </w:trPr>
        <w:tc>
          <w:tcPr>
            <w:tcW w:w="870" w:type="dxa"/>
            <w:vAlign w:val="center"/>
          </w:tcPr>
          <w:p w:rsidR="005D705B" w:rsidRPr="00A2367E" w:rsidRDefault="005D705B" w:rsidP="00A36975">
            <w:pPr>
              <w:pStyle w:val="af"/>
              <w:spacing w:line="276" w:lineRule="auto"/>
              <w:rPr>
                <w:rFonts w:ascii="微软雅黑" w:eastAsia="微软雅黑" w:hAnsi="微软雅黑"/>
                <w:szCs w:val="18"/>
              </w:rPr>
            </w:pPr>
          </w:p>
        </w:tc>
        <w:tc>
          <w:tcPr>
            <w:tcW w:w="1134" w:type="dxa"/>
            <w:vAlign w:val="center"/>
          </w:tcPr>
          <w:p w:rsidR="005D705B" w:rsidRPr="00A2367E" w:rsidRDefault="005D705B" w:rsidP="00A36975">
            <w:pPr>
              <w:pStyle w:val="af"/>
              <w:spacing w:line="276" w:lineRule="auto"/>
              <w:rPr>
                <w:rFonts w:ascii="微软雅黑" w:eastAsia="微软雅黑" w:hAnsi="微软雅黑"/>
                <w:szCs w:val="18"/>
              </w:rPr>
            </w:pPr>
          </w:p>
        </w:tc>
        <w:tc>
          <w:tcPr>
            <w:tcW w:w="1418" w:type="dxa"/>
            <w:vAlign w:val="center"/>
          </w:tcPr>
          <w:p w:rsidR="005D705B" w:rsidRPr="00A2367E" w:rsidRDefault="00DA4E64" w:rsidP="00A2367E">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2016/04/26</w:t>
            </w:r>
          </w:p>
        </w:tc>
        <w:tc>
          <w:tcPr>
            <w:tcW w:w="1275" w:type="dxa"/>
            <w:vAlign w:val="center"/>
          </w:tcPr>
          <w:p w:rsidR="005D705B" w:rsidRPr="00A2367E" w:rsidRDefault="00DA4E64"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修改</w:t>
            </w:r>
          </w:p>
        </w:tc>
        <w:tc>
          <w:tcPr>
            <w:tcW w:w="3937" w:type="dxa"/>
            <w:vAlign w:val="center"/>
          </w:tcPr>
          <w:p w:rsidR="005D705B" w:rsidRPr="00A2367E" w:rsidRDefault="00DA4E64" w:rsidP="00A36975">
            <w:pPr>
              <w:pStyle w:val="af"/>
              <w:spacing w:line="276" w:lineRule="auto"/>
              <w:rPr>
                <w:rFonts w:ascii="微软雅黑" w:eastAsia="微软雅黑" w:hAnsi="微软雅黑"/>
                <w:szCs w:val="18"/>
              </w:rPr>
            </w:pPr>
            <w:r w:rsidRPr="00A2367E">
              <w:rPr>
                <w:rFonts w:ascii="微软雅黑" w:eastAsia="微软雅黑" w:hAnsi="微软雅黑" w:hint="eastAsia"/>
                <w:szCs w:val="18"/>
              </w:rPr>
              <w:t>增加sql文件不能使用UTF-8（无BOM编码格式）的说明</w:t>
            </w:r>
          </w:p>
        </w:tc>
      </w:tr>
      <w:tr w:rsidR="00E970E5" w:rsidRPr="00DA5AB8" w:rsidTr="000A1DA1">
        <w:trPr>
          <w:jc w:val="center"/>
        </w:trPr>
        <w:tc>
          <w:tcPr>
            <w:tcW w:w="870" w:type="dxa"/>
            <w:vAlign w:val="center"/>
          </w:tcPr>
          <w:p w:rsidR="00E970E5" w:rsidRPr="00A2367E" w:rsidRDefault="00E970E5" w:rsidP="000A1DA1">
            <w:pPr>
              <w:pStyle w:val="af"/>
              <w:spacing w:line="276" w:lineRule="auto"/>
              <w:rPr>
                <w:rFonts w:ascii="微软雅黑" w:eastAsia="微软雅黑" w:hAnsi="微软雅黑"/>
                <w:szCs w:val="18"/>
              </w:rPr>
            </w:pPr>
          </w:p>
        </w:tc>
        <w:tc>
          <w:tcPr>
            <w:tcW w:w="1134" w:type="dxa"/>
            <w:vAlign w:val="center"/>
          </w:tcPr>
          <w:p w:rsidR="00E970E5" w:rsidRPr="00A2367E" w:rsidRDefault="00E970E5" w:rsidP="000A1DA1">
            <w:pPr>
              <w:pStyle w:val="af"/>
              <w:spacing w:line="276" w:lineRule="auto"/>
              <w:rPr>
                <w:rFonts w:ascii="微软雅黑" w:eastAsia="微软雅黑" w:hAnsi="微软雅黑"/>
                <w:szCs w:val="18"/>
              </w:rPr>
            </w:pPr>
          </w:p>
        </w:tc>
        <w:tc>
          <w:tcPr>
            <w:tcW w:w="1418" w:type="dxa"/>
            <w:vAlign w:val="center"/>
          </w:tcPr>
          <w:p w:rsidR="00E970E5" w:rsidRPr="00A2367E" w:rsidRDefault="00E970E5" w:rsidP="00E970E5">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2016/05/18</w:t>
            </w:r>
          </w:p>
        </w:tc>
        <w:tc>
          <w:tcPr>
            <w:tcW w:w="1275" w:type="dxa"/>
            <w:vAlign w:val="center"/>
          </w:tcPr>
          <w:p w:rsidR="00E970E5" w:rsidRPr="00A2367E" w:rsidRDefault="00E970E5" w:rsidP="000A1DA1">
            <w:pPr>
              <w:pStyle w:val="af"/>
              <w:spacing w:line="276" w:lineRule="auto"/>
              <w:rPr>
                <w:rFonts w:ascii="微软雅黑" w:eastAsia="微软雅黑" w:hAnsi="微软雅黑"/>
                <w:szCs w:val="18"/>
              </w:rPr>
            </w:pPr>
            <w:r w:rsidRPr="00A2367E">
              <w:rPr>
                <w:rFonts w:ascii="微软雅黑" w:eastAsia="微软雅黑" w:hAnsi="微软雅黑" w:hint="eastAsia"/>
                <w:szCs w:val="18"/>
              </w:rPr>
              <w:t>修改</w:t>
            </w:r>
          </w:p>
        </w:tc>
        <w:tc>
          <w:tcPr>
            <w:tcW w:w="3937" w:type="dxa"/>
            <w:vAlign w:val="center"/>
          </w:tcPr>
          <w:p w:rsidR="00E970E5" w:rsidRDefault="00E970E5" w:rsidP="000A1DA1">
            <w:pPr>
              <w:pStyle w:val="af"/>
              <w:numPr>
                <w:ilvl w:val="0"/>
                <w:numId w:val="13"/>
              </w:numPr>
              <w:spacing w:line="276" w:lineRule="auto"/>
              <w:rPr>
                <w:rFonts w:ascii="微软雅黑" w:eastAsia="微软雅黑" w:hAnsi="微软雅黑"/>
                <w:szCs w:val="18"/>
              </w:rPr>
            </w:pPr>
            <w:r>
              <w:rPr>
                <w:rFonts w:ascii="微软雅黑" w:eastAsia="微软雅黑" w:hAnsi="微软雅黑" w:hint="eastAsia"/>
                <w:szCs w:val="18"/>
              </w:rPr>
              <w:t>5.7增加数据公告牌可视化分类配置</w:t>
            </w:r>
          </w:p>
          <w:p w:rsidR="00E970E5" w:rsidRPr="00A2367E" w:rsidRDefault="00E970E5" w:rsidP="000A1DA1">
            <w:pPr>
              <w:pStyle w:val="af"/>
              <w:numPr>
                <w:ilvl w:val="0"/>
                <w:numId w:val="13"/>
              </w:numPr>
              <w:spacing w:line="276" w:lineRule="auto"/>
              <w:rPr>
                <w:rFonts w:ascii="微软雅黑" w:eastAsia="微软雅黑" w:hAnsi="微软雅黑"/>
                <w:szCs w:val="18"/>
              </w:rPr>
            </w:pPr>
            <w:r>
              <w:rPr>
                <w:rFonts w:ascii="微软雅黑" w:eastAsia="微软雅黑" w:hAnsi="微软雅黑" w:hint="eastAsia"/>
                <w:szCs w:val="18"/>
              </w:rPr>
              <w:t>5.8增加不可到达netmax表配置</w:t>
            </w:r>
          </w:p>
        </w:tc>
      </w:tr>
      <w:tr w:rsidR="00E970E5" w:rsidRPr="00DA5AB8" w:rsidTr="000A1DA1">
        <w:trPr>
          <w:jc w:val="center"/>
        </w:trPr>
        <w:tc>
          <w:tcPr>
            <w:tcW w:w="870" w:type="dxa"/>
            <w:vAlign w:val="center"/>
          </w:tcPr>
          <w:p w:rsidR="00E970E5" w:rsidRPr="00DA5AB8" w:rsidRDefault="00E970E5" w:rsidP="000A1DA1">
            <w:pPr>
              <w:pStyle w:val="af"/>
              <w:spacing w:line="276" w:lineRule="auto"/>
              <w:rPr>
                <w:rFonts w:ascii="微软雅黑" w:eastAsia="微软雅黑" w:hAnsi="微软雅黑"/>
              </w:rPr>
            </w:pPr>
          </w:p>
        </w:tc>
        <w:tc>
          <w:tcPr>
            <w:tcW w:w="1134" w:type="dxa"/>
            <w:vAlign w:val="center"/>
          </w:tcPr>
          <w:p w:rsidR="00E970E5" w:rsidRPr="00DA5AB8" w:rsidRDefault="00E970E5" w:rsidP="000A1DA1">
            <w:pPr>
              <w:pStyle w:val="af"/>
              <w:spacing w:line="276" w:lineRule="auto"/>
              <w:rPr>
                <w:rFonts w:ascii="微软雅黑" w:eastAsia="微软雅黑" w:hAnsi="微软雅黑"/>
              </w:rPr>
            </w:pPr>
          </w:p>
        </w:tc>
        <w:tc>
          <w:tcPr>
            <w:tcW w:w="1418" w:type="dxa"/>
            <w:vAlign w:val="center"/>
          </w:tcPr>
          <w:p w:rsidR="00E970E5" w:rsidRDefault="00E970E5" w:rsidP="00E970E5">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2016/05/</w:t>
            </w:r>
            <w:r>
              <w:rPr>
                <w:rFonts w:ascii="微软雅黑" w:eastAsia="微软雅黑" w:hAnsi="微软雅黑" w:hint="eastAsia"/>
                <w:szCs w:val="18"/>
              </w:rPr>
              <w:t>30</w:t>
            </w:r>
          </w:p>
          <w:p w:rsidR="00E970E5" w:rsidRPr="00A2367E" w:rsidRDefault="00E970E5" w:rsidP="00E970E5">
            <w:pPr>
              <w:pStyle w:val="af"/>
              <w:spacing w:line="276" w:lineRule="auto"/>
              <w:ind w:firstLineChars="20" w:firstLine="36"/>
              <w:rPr>
                <w:rFonts w:ascii="微软雅黑" w:eastAsia="微软雅黑" w:hAnsi="微软雅黑"/>
                <w:szCs w:val="18"/>
              </w:rPr>
            </w:pPr>
            <w:r>
              <w:rPr>
                <w:rFonts w:ascii="微软雅黑" w:eastAsia="微软雅黑" w:hAnsi="微软雅黑" w:hint="eastAsia"/>
                <w:szCs w:val="18"/>
              </w:rPr>
              <w:t>（Sprint51）</w:t>
            </w:r>
          </w:p>
        </w:tc>
        <w:tc>
          <w:tcPr>
            <w:tcW w:w="1275" w:type="dxa"/>
            <w:vAlign w:val="center"/>
          </w:tcPr>
          <w:p w:rsidR="00E970E5" w:rsidRPr="00DA5AB8" w:rsidRDefault="00E970E5" w:rsidP="000A1DA1">
            <w:pPr>
              <w:pStyle w:val="af"/>
              <w:spacing w:line="276" w:lineRule="auto"/>
              <w:rPr>
                <w:rFonts w:ascii="微软雅黑" w:eastAsia="微软雅黑" w:hAnsi="微软雅黑"/>
              </w:rPr>
            </w:pPr>
            <w:r w:rsidRPr="00A2367E">
              <w:rPr>
                <w:rFonts w:ascii="微软雅黑" w:eastAsia="微软雅黑" w:hAnsi="微软雅黑" w:hint="eastAsia"/>
                <w:szCs w:val="18"/>
              </w:rPr>
              <w:t>修改</w:t>
            </w:r>
          </w:p>
        </w:tc>
        <w:tc>
          <w:tcPr>
            <w:tcW w:w="3937" w:type="dxa"/>
            <w:vAlign w:val="center"/>
          </w:tcPr>
          <w:p w:rsidR="00E970E5" w:rsidRPr="00F67E6D" w:rsidRDefault="00E970E5" w:rsidP="000A1DA1">
            <w:pPr>
              <w:pStyle w:val="af"/>
              <w:spacing w:line="276" w:lineRule="auto"/>
              <w:rPr>
                <w:rFonts w:ascii="微软雅黑" w:eastAsia="微软雅黑" w:hAnsi="微软雅黑"/>
                <w:szCs w:val="18"/>
              </w:rPr>
            </w:pPr>
            <w:r w:rsidRPr="00F67E6D">
              <w:rPr>
                <w:rFonts w:ascii="微软雅黑" w:eastAsia="微软雅黑" w:hAnsi="微软雅黑" w:hint="eastAsia"/>
                <w:szCs w:val="18"/>
              </w:rPr>
              <w:t>算法xml中subtype字段增加支持gbase数据驱动任务的类型：gbaseload、gbasejar、gbasesql</w:t>
            </w:r>
          </w:p>
        </w:tc>
      </w:tr>
      <w:tr w:rsidR="00E970E5" w:rsidRPr="00DA5AB8" w:rsidTr="000A1DA1">
        <w:trPr>
          <w:jc w:val="center"/>
        </w:trPr>
        <w:tc>
          <w:tcPr>
            <w:tcW w:w="870" w:type="dxa"/>
            <w:vAlign w:val="center"/>
          </w:tcPr>
          <w:p w:rsidR="00E970E5" w:rsidRPr="00DA5AB8" w:rsidRDefault="00E970E5" w:rsidP="000A1DA1">
            <w:pPr>
              <w:pStyle w:val="af"/>
              <w:spacing w:line="276" w:lineRule="auto"/>
              <w:rPr>
                <w:rFonts w:ascii="微软雅黑" w:eastAsia="微软雅黑" w:hAnsi="微软雅黑"/>
              </w:rPr>
            </w:pPr>
          </w:p>
        </w:tc>
        <w:tc>
          <w:tcPr>
            <w:tcW w:w="1134" w:type="dxa"/>
            <w:vAlign w:val="center"/>
          </w:tcPr>
          <w:p w:rsidR="00E970E5" w:rsidRPr="00DA5AB8" w:rsidRDefault="00E970E5" w:rsidP="000A1DA1">
            <w:pPr>
              <w:pStyle w:val="af"/>
              <w:spacing w:line="276" w:lineRule="auto"/>
              <w:rPr>
                <w:rFonts w:ascii="微软雅黑" w:eastAsia="微软雅黑" w:hAnsi="微软雅黑"/>
              </w:rPr>
            </w:pPr>
          </w:p>
        </w:tc>
        <w:tc>
          <w:tcPr>
            <w:tcW w:w="1418" w:type="dxa"/>
            <w:vAlign w:val="center"/>
          </w:tcPr>
          <w:p w:rsidR="00E970E5" w:rsidRDefault="00E970E5" w:rsidP="00E970E5">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w:t>
            </w:r>
            <w:r>
              <w:rPr>
                <w:rFonts w:ascii="微软雅黑" w:eastAsia="微软雅黑" w:hAnsi="微软雅黑" w:hint="eastAsia"/>
                <w:szCs w:val="18"/>
              </w:rPr>
              <w:t>6</w:t>
            </w:r>
            <w:r w:rsidRPr="00A2367E">
              <w:rPr>
                <w:rFonts w:ascii="微软雅黑" w:eastAsia="微软雅黑" w:hAnsi="微软雅黑" w:hint="eastAsia"/>
                <w:szCs w:val="18"/>
              </w:rPr>
              <w:t>/</w:t>
            </w:r>
            <w:r>
              <w:rPr>
                <w:rFonts w:ascii="微软雅黑" w:eastAsia="微软雅黑" w:hAnsi="微软雅黑" w:hint="eastAsia"/>
                <w:szCs w:val="18"/>
              </w:rPr>
              <w:t>3</w:t>
            </w:r>
          </w:p>
          <w:p w:rsidR="00E970E5" w:rsidRPr="00DA5AB8" w:rsidRDefault="00E970E5" w:rsidP="00E970E5">
            <w:pPr>
              <w:pStyle w:val="af"/>
              <w:spacing w:line="276" w:lineRule="auto"/>
              <w:ind w:firstLineChars="20" w:firstLine="36"/>
              <w:rPr>
                <w:rFonts w:ascii="微软雅黑" w:eastAsia="微软雅黑" w:hAnsi="微软雅黑"/>
              </w:rPr>
            </w:pPr>
            <w:r>
              <w:rPr>
                <w:rFonts w:ascii="微软雅黑" w:eastAsia="微软雅黑" w:hAnsi="微软雅黑" w:hint="eastAsia"/>
                <w:szCs w:val="18"/>
              </w:rPr>
              <w:t>（Sprint51）</w:t>
            </w:r>
          </w:p>
        </w:tc>
        <w:tc>
          <w:tcPr>
            <w:tcW w:w="1275" w:type="dxa"/>
            <w:vAlign w:val="center"/>
          </w:tcPr>
          <w:p w:rsidR="00E970E5" w:rsidRPr="00DA5AB8" w:rsidRDefault="00E970E5" w:rsidP="000A1DA1">
            <w:pPr>
              <w:pStyle w:val="af"/>
              <w:spacing w:line="276" w:lineRule="auto"/>
              <w:rPr>
                <w:rFonts w:ascii="微软雅黑" w:eastAsia="微软雅黑" w:hAnsi="微软雅黑"/>
              </w:rPr>
            </w:pPr>
            <w:r w:rsidRPr="00A2367E">
              <w:rPr>
                <w:rFonts w:ascii="微软雅黑" w:eastAsia="微软雅黑" w:hAnsi="微软雅黑" w:hint="eastAsia"/>
                <w:szCs w:val="18"/>
              </w:rPr>
              <w:t>修改</w:t>
            </w:r>
          </w:p>
        </w:tc>
        <w:tc>
          <w:tcPr>
            <w:tcW w:w="3937" w:type="dxa"/>
            <w:vAlign w:val="center"/>
          </w:tcPr>
          <w:p w:rsidR="00E970E5" w:rsidRPr="00DA5AB8" w:rsidRDefault="00E970E5" w:rsidP="000A1DA1">
            <w:pPr>
              <w:pStyle w:val="af"/>
              <w:spacing w:line="276" w:lineRule="auto"/>
              <w:rPr>
                <w:rFonts w:ascii="微软雅黑" w:eastAsia="微软雅黑" w:hAnsi="微软雅黑"/>
              </w:rPr>
            </w:pPr>
            <w:r>
              <w:rPr>
                <w:rFonts w:ascii="微软雅黑" w:eastAsia="微软雅黑" w:hAnsi="微软雅黑" w:hint="eastAsia"/>
              </w:rPr>
              <w:t>章节6表升级规范说明中，安装系统管理的升级规范要求进行说明，主要去掉支持字段类型升级等</w:t>
            </w:r>
          </w:p>
        </w:tc>
      </w:tr>
      <w:tr w:rsidR="00437536" w:rsidRPr="00DA5AB8" w:rsidTr="000A1DA1">
        <w:trPr>
          <w:jc w:val="center"/>
        </w:trPr>
        <w:tc>
          <w:tcPr>
            <w:tcW w:w="870" w:type="dxa"/>
            <w:vAlign w:val="center"/>
          </w:tcPr>
          <w:p w:rsidR="00437536" w:rsidRPr="00DA5AB8" w:rsidRDefault="00437536" w:rsidP="000A1DA1">
            <w:pPr>
              <w:pStyle w:val="af"/>
              <w:spacing w:line="276" w:lineRule="auto"/>
              <w:rPr>
                <w:rFonts w:ascii="微软雅黑" w:eastAsia="微软雅黑" w:hAnsi="微软雅黑"/>
              </w:rPr>
            </w:pPr>
          </w:p>
        </w:tc>
        <w:tc>
          <w:tcPr>
            <w:tcW w:w="1134" w:type="dxa"/>
            <w:vAlign w:val="center"/>
          </w:tcPr>
          <w:p w:rsidR="00437536" w:rsidRPr="00DA5AB8" w:rsidRDefault="00437536" w:rsidP="000A1DA1">
            <w:pPr>
              <w:pStyle w:val="af"/>
              <w:spacing w:line="276" w:lineRule="auto"/>
              <w:rPr>
                <w:rFonts w:ascii="微软雅黑" w:eastAsia="微软雅黑" w:hAnsi="微软雅黑"/>
              </w:rPr>
            </w:pPr>
          </w:p>
        </w:tc>
        <w:tc>
          <w:tcPr>
            <w:tcW w:w="1418" w:type="dxa"/>
            <w:vAlign w:val="center"/>
          </w:tcPr>
          <w:p w:rsidR="00437536" w:rsidRDefault="00437536" w:rsidP="00437536">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w:t>
            </w:r>
            <w:r>
              <w:rPr>
                <w:rFonts w:ascii="微软雅黑" w:eastAsia="微软雅黑" w:hAnsi="微软雅黑" w:hint="eastAsia"/>
                <w:szCs w:val="18"/>
              </w:rPr>
              <w:t>6</w:t>
            </w:r>
            <w:r w:rsidRPr="00A2367E">
              <w:rPr>
                <w:rFonts w:ascii="微软雅黑" w:eastAsia="微软雅黑" w:hAnsi="微软雅黑" w:hint="eastAsia"/>
                <w:szCs w:val="18"/>
              </w:rPr>
              <w:t>/</w:t>
            </w:r>
            <w:r>
              <w:rPr>
                <w:rFonts w:ascii="微软雅黑" w:eastAsia="微软雅黑" w:hAnsi="微软雅黑" w:hint="eastAsia"/>
                <w:szCs w:val="18"/>
              </w:rPr>
              <w:t>21</w:t>
            </w:r>
          </w:p>
          <w:p w:rsidR="00437536" w:rsidRPr="00DA5AB8" w:rsidRDefault="00437536" w:rsidP="00437536">
            <w:pPr>
              <w:pStyle w:val="af"/>
              <w:spacing w:line="276" w:lineRule="auto"/>
              <w:ind w:firstLineChars="20" w:firstLine="36"/>
              <w:rPr>
                <w:rFonts w:ascii="微软雅黑" w:eastAsia="微软雅黑" w:hAnsi="微软雅黑"/>
              </w:rPr>
            </w:pPr>
            <w:r>
              <w:rPr>
                <w:rFonts w:ascii="微软雅黑" w:eastAsia="微软雅黑" w:hAnsi="微软雅黑" w:hint="eastAsia"/>
                <w:szCs w:val="18"/>
              </w:rPr>
              <w:t>（Sprint53）</w:t>
            </w:r>
          </w:p>
        </w:tc>
        <w:tc>
          <w:tcPr>
            <w:tcW w:w="1275" w:type="dxa"/>
            <w:vAlign w:val="center"/>
          </w:tcPr>
          <w:p w:rsidR="00437536" w:rsidRPr="00DA5AB8" w:rsidRDefault="00437536" w:rsidP="000A1DA1">
            <w:pPr>
              <w:pStyle w:val="af"/>
              <w:spacing w:line="276" w:lineRule="auto"/>
              <w:rPr>
                <w:rFonts w:ascii="微软雅黑" w:eastAsia="微软雅黑" w:hAnsi="微软雅黑"/>
              </w:rPr>
            </w:pPr>
            <w:r w:rsidRPr="00A2367E">
              <w:rPr>
                <w:rFonts w:ascii="微软雅黑" w:eastAsia="微软雅黑" w:hAnsi="微软雅黑" w:hint="eastAsia"/>
                <w:szCs w:val="18"/>
              </w:rPr>
              <w:t>修改</w:t>
            </w:r>
          </w:p>
        </w:tc>
        <w:tc>
          <w:tcPr>
            <w:tcW w:w="3937" w:type="dxa"/>
            <w:vAlign w:val="center"/>
          </w:tcPr>
          <w:p w:rsidR="00437536" w:rsidRDefault="00437536" w:rsidP="000A1DA1">
            <w:pPr>
              <w:pStyle w:val="af"/>
              <w:numPr>
                <w:ilvl w:val="0"/>
                <w:numId w:val="19"/>
              </w:numPr>
              <w:spacing w:line="276" w:lineRule="auto"/>
              <w:rPr>
                <w:rFonts w:ascii="微软雅黑" w:eastAsia="微软雅黑" w:hAnsi="微软雅黑"/>
              </w:rPr>
            </w:pPr>
            <w:r>
              <w:rPr>
                <w:rFonts w:ascii="微软雅黑" w:eastAsia="微软雅黑" w:hAnsi="微软雅黑" w:hint="eastAsia"/>
              </w:rPr>
              <w:t>修改RDDjar包说明</w:t>
            </w:r>
          </w:p>
          <w:p w:rsidR="00437536" w:rsidRPr="00DA5AB8" w:rsidRDefault="00437536" w:rsidP="000A1DA1">
            <w:pPr>
              <w:pStyle w:val="af"/>
              <w:numPr>
                <w:ilvl w:val="0"/>
                <w:numId w:val="19"/>
              </w:numPr>
              <w:spacing w:line="276" w:lineRule="auto"/>
              <w:rPr>
                <w:rFonts w:ascii="微软雅黑" w:eastAsia="微软雅黑" w:hAnsi="微软雅黑"/>
              </w:rPr>
            </w:pPr>
            <w:r>
              <w:rPr>
                <w:rFonts w:ascii="微软雅黑" w:eastAsia="微软雅黑" w:hAnsi="微软雅黑" w:hint="eastAsia"/>
              </w:rPr>
              <w:t>修改数据生命周期配置说明</w:t>
            </w:r>
          </w:p>
        </w:tc>
      </w:tr>
      <w:tr w:rsidR="00F67E6D" w:rsidRPr="00DA5AB8" w:rsidTr="00520C54">
        <w:trPr>
          <w:trHeight w:val="2089"/>
          <w:jc w:val="center"/>
        </w:trPr>
        <w:tc>
          <w:tcPr>
            <w:tcW w:w="870" w:type="dxa"/>
            <w:vAlign w:val="center"/>
          </w:tcPr>
          <w:p w:rsidR="00F67E6D" w:rsidRPr="00437536" w:rsidRDefault="00F67E6D" w:rsidP="00A36975">
            <w:pPr>
              <w:pStyle w:val="af"/>
              <w:spacing w:line="276" w:lineRule="auto"/>
              <w:rPr>
                <w:rFonts w:ascii="微软雅黑" w:eastAsia="微软雅黑" w:hAnsi="微软雅黑"/>
              </w:rPr>
            </w:pPr>
          </w:p>
        </w:tc>
        <w:tc>
          <w:tcPr>
            <w:tcW w:w="1134" w:type="dxa"/>
            <w:vAlign w:val="center"/>
          </w:tcPr>
          <w:p w:rsidR="00F67E6D" w:rsidRPr="00DA5AB8" w:rsidRDefault="00F67E6D" w:rsidP="00A36975">
            <w:pPr>
              <w:pStyle w:val="af"/>
              <w:spacing w:line="276" w:lineRule="auto"/>
              <w:rPr>
                <w:rFonts w:ascii="微软雅黑" w:eastAsia="微软雅黑" w:hAnsi="微软雅黑"/>
              </w:rPr>
            </w:pPr>
          </w:p>
        </w:tc>
        <w:tc>
          <w:tcPr>
            <w:tcW w:w="1418" w:type="dxa"/>
            <w:vAlign w:val="center"/>
          </w:tcPr>
          <w:p w:rsidR="00582200" w:rsidRDefault="00582200" w:rsidP="00582200">
            <w:pPr>
              <w:pStyle w:val="af"/>
              <w:spacing w:line="276" w:lineRule="auto"/>
              <w:ind w:firstLineChars="20" w:firstLine="36"/>
              <w:rPr>
                <w:rFonts w:ascii="微软雅黑" w:eastAsia="微软雅黑" w:hAnsi="微软雅黑"/>
                <w:szCs w:val="18"/>
              </w:rPr>
            </w:pPr>
            <w:r w:rsidRPr="00A2367E">
              <w:rPr>
                <w:rFonts w:ascii="微软雅黑" w:eastAsia="微软雅黑" w:hAnsi="微软雅黑" w:hint="eastAsia"/>
                <w:szCs w:val="18"/>
              </w:rPr>
              <w:t>2016/0</w:t>
            </w:r>
            <w:r>
              <w:rPr>
                <w:rFonts w:ascii="微软雅黑" w:eastAsia="微软雅黑" w:hAnsi="微软雅黑" w:hint="eastAsia"/>
                <w:szCs w:val="18"/>
              </w:rPr>
              <w:t>6</w:t>
            </w:r>
            <w:r w:rsidRPr="00A2367E">
              <w:rPr>
                <w:rFonts w:ascii="微软雅黑" w:eastAsia="微软雅黑" w:hAnsi="微软雅黑" w:hint="eastAsia"/>
                <w:szCs w:val="18"/>
              </w:rPr>
              <w:t>/</w:t>
            </w:r>
            <w:r>
              <w:rPr>
                <w:rFonts w:ascii="微软雅黑" w:eastAsia="微软雅黑" w:hAnsi="微软雅黑" w:hint="eastAsia"/>
                <w:szCs w:val="18"/>
              </w:rPr>
              <w:t>21</w:t>
            </w:r>
          </w:p>
          <w:p w:rsidR="00F67E6D" w:rsidRPr="00DA5AB8" w:rsidRDefault="00582200" w:rsidP="00582200">
            <w:pPr>
              <w:pStyle w:val="af"/>
              <w:spacing w:line="276" w:lineRule="auto"/>
              <w:ind w:firstLineChars="20" w:firstLine="36"/>
              <w:rPr>
                <w:rFonts w:ascii="微软雅黑" w:eastAsia="微软雅黑" w:hAnsi="微软雅黑"/>
              </w:rPr>
            </w:pPr>
            <w:r>
              <w:rPr>
                <w:rFonts w:ascii="微软雅黑" w:eastAsia="微软雅黑" w:hAnsi="微软雅黑" w:hint="eastAsia"/>
                <w:szCs w:val="18"/>
              </w:rPr>
              <w:t>（Sprint54</w:t>
            </w:r>
          </w:p>
        </w:tc>
        <w:tc>
          <w:tcPr>
            <w:tcW w:w="1275" w:type="dxa"/>
            <w:vAlign w:val="center"/>
          </w:tcPr>
          <w:p w:rsidR="00F67E6D" w:rsidRPr="00DA5AB8" w:rsidRDefault="00582200" w:rsidP="00A36975">
            <w:pPr>
              <w:pStyle w:val="af"/>
              <w:spacing w:line="276" w:lineRule="auto"/>
              <w:rPr>
                <w:rFonts w:ascii="微软雅黑" w:eastAsia="微软雅黑" w:hAnsi="微软雅黑"/>
              </w:rPr>
            </w:pPr>
            <w:r w:rsidRPr="00A2367E">
              <w:rPr>
                <w:rFonts w:ascii="微软雅黑" w:eastAsia="微软雅黑" w:hAnsi="微软雅黑" w:hint="eastAsia"/>
                <w:szCs w:val="18"/>
              </w:rPr>
              <w:t>修改</w:t>
            </w:r>
          </w:p>
        </w:tc>
        <w:tc>
          <w:tcPr>
            <w:tcW w:w="3937" w:type="dxa"/>
            <w:vAlign w:val="center"/>
          </w:tcPr>
          <w:p w:rsidR="00F67E6D" w:rsidRDefault="00582200" w:rsidP="00A36975">
            <w:pPr>
              <w:pStyle w:val="af"/>
              <w:spacing w:line="276" w:lineRule="auto"/>
              <w:rPr>
                <w:rFonts w:ascii="微软雅黑" w:eastAsia="微软雅黑" w:hAnsi="微软雅黑"/>
              </w:rPr>
            </w:pPr>
            <w:r>
              <w:rPr>
                <w:rFonts w:ascii="微软雅黑" w:eastAsia="微软雅黑" w:hAnsi="微软雅黑" w:hint="eastAsia"/>
              </w:rPr>
              <w:t>1）3.1.6章节汇总表</w:t>
            </w:r>
            <w:r w:rsidR="00E170A6">
              <w:rPr>
                <w:rFonts w:ascii="微软雅黑" w:eastAsia="微软雅黑" w:hAnsi="微软雅黑" w:hint="eastAsia"/>
              </w:rPr>
              <w:t>xml</w:t>
            </w:r>
            <w:r>
              <w:rPr>
                <w:rFonts w:ascii="微软雅黑" w:eastAsia="微软雅黑" w:hAnsi="微软雅黑" w:hint="eastAsia"/>
              </w:rPr>
              <w:t>说明classify字段</w:t>
            </w:r>
            <w:r w:rsidR="00520C54">
              <w:rPr>
                <w:rFonts w:ascii="微软雅黑" w:eastAsia="微软雅黑" w:hAnsi="微软雅黑" w:hint="eastAsia"/>
              </w:rPr>
              <w:t>取值范围增加</w:t>
            </w:r>
            <w:r w:rsidR="00520C54" w:rsidRPr="00AF7956">
              <w:rPr>
                <w:rFonts w:ascii="微软雅黑" w:eastAsia="微软雅黑" w:hAnsi="微软雅黑"/>
              </w:rPr>
              <w:t>f</w:t>
            </w:r>
            <w:r w:rsidR="00520C54" w:rsidRPr="00520C54">
              <w:rPr>
                <w:rFonts w:ascii="微软雅黑" w:eastAsia="微软雅黑" w:hAnsi="微软雅黑"/>
              </w:rPr>
              <w:t>ixednetwork,</w:t>
            </w:r>
            <w:r w:rsidR="00E612FE">
              <w:rPr>
                <w:rFonts w:ascii="微软雅黑" w:eastAsia="微软雅黑" w:hAnsi="微软雅黑" w:hint="eastAsia"/>
              </w:rPr>
              <w:t xml:space="preserve"> </w:t>
            </w:r>
            <w:r w:rsidR="00520C54" w:rsidRPr="00520C54">
              <w:rPr>
                <w:rFonts w:ascii="微软雅黑" w:eastAsia="微软雅黑" w:hAnsi="微软雅黑"/>
              </w:rPr>
              <w:t>serviceexperience,</w:t>
            </w:r>
            <w:r w:rsidR="00E612FE">
              <w:rPr>
                <w:rFonts w:ascii="微软雅黑" w:eastAsia="微软雅黑" w:hAnsi="微软雅黑" w:hint="eastAsia"/>
              </w:rPr>
              <w:t xml:space="preserve"> </w:t>
            </w:r>
            <w:r w:rsidR="00520C54" w:rsidRPr="00520C54">
              <w:rPr>
                <w:rFonts w:ascii="微软雅黑" w:eastAsia="微软雅黑" w:hAnsi="微软雅黑"/>
              </w:rPr>
              <w:t>iptv,</w:t>
            </w:r>
            <w:r w:rsidR="00E612FE">
              <w:rPr>
                <w:rFonts w:ascii="微软雅黑" w:eastAsia="微软雅黑" w:hAnsi="微软雅黑" w:hint="eastAsia"/>
              </w:rPr>
              <w:t xml:space="preserve"> </w:t>
            </w:r>
            <w:r w:rsidR="00520C54" w:rsidRPr="00520C54">
              <w:rPr>
                <w:rFonts w:ascii="微软雅黑" w:eastAsia="微软雅黑" w:hAnsi="微软雅黑"/>
              </w:rPr>
              <w:t>multinetwork,</w:t>
            </w:r>
            <w:r w:rsidR="00E612FE">
              <w:rPr>
                <w:rFonts w:ascii="微软雅黑" w:eastAsia="微软雅黑" w:hAnsi="微软雅黑" w:hint="eastAsia"/>
              </w:rPr>
              <w:t xml:space="preserve"> </w:t>
            </w:r>
            <w:r w:rsidR="00520C54" w:rsidRPr="00520C54">
              <w:rPr>
                <w:rFonts w:ascii="微软雅黑" w:eastAsia="微软雅黑" w:hAnsi="微软雅黑"/>
              </w:rPr>
              <w:t>health</w:t>
            </w:r>
          </w:p>
          <w:p w:rsidR="0035677A" w:rsidRPr="00180461" w:rsidRDefault="0035677A" w:rsidP="00E170A6">
            <w:pPr>
              <w:pStyle w:val="af"/>
              <w:spacing w:line="276" w:lineRule="auto"/>
              <w:rPr>
                <w:rFonts w:ascii="微软雅黑" w:eastAsia="微软雅黑" w:hAnsi="微软雅黑"/>
              </w:rPr>
            </w:pPr>
            <w:r>
              <w:rPr>
                <w:rFonts w:ascii="微软雅黑" w:eastAsia="微软雅黑" w:hAnsi="微软雅黑" w:hint="eastAsia"/>
              </w:rPr>
              <w:t>2）</w:t>
            </w:r>
            <w:r w:rsidR="00E170A6">
              <w:rPr>
                <w:rFonts w:ascii="微软雅黑" w:eastAsia="微软雅黑" w:hAnsi="微软雅黑" w:hint="eastAsia"/>
              </w:rPr>
              <w:t>3.1</w:t>
            </w:r>
            <w:r w:rsidR="00E170A6" w:rsidRPr="00180461">
              <w:rPr>
                <w:rFonts w:ascii="微软雅黑" w:eastAsia="微软雅黑" w:hAnsi="微软雅黑" w:hint="eastAsia"/>
              </w:rPr>
              <w:t>.4章节任务xml说明中修改</w:t>
            </w:r>
            <w:r w:rsidR="00987D4A" w:rsidRPr="00180461">
              <w:rPr>
                <w:rFonts w:ascii="微软雅黑" w:eastAsia="微软雅黑" w:hAnsi="微软雅黑" w:hint="eastAsia"/>
              </w:rPr>
              <w:t>type字段取值范围，增加</w:t>
            </w:r>
            <w:r w:rsidR="00987D4A" w:rsidRPr="00180461">
              <w:rPr>
                <w:rFonts w:ascii="微软雅黑" w:eastAsia="微软雅黑" w:hAnsi="微软雅黑"/>
              </w:rPr>
              <w:t>userdriver</w:t>
            </w:r>
            <w:r w:rsidR="00987D4A" w:rsidRPr="00180461">
              <w:rPr>
                <w:rFonts w:ascii="微软雅黑" w:eastAsia="微软雅黑" w:hAnsi="微软雅黑" w:hint="eastAsia"/>
              </w:rPr>
              <w:t>，用于支持用户驱动任务功能</w:t>
            </w:r>
          </w:p>
          <w:p w:rsidR="00ED34FE" w:rsidRDefault="00ED34FE" w:rsidP="00E170A6">
            <w:pPr>
              <w:pStyle w:val="af"/>
              <w:spacing w:line="276" w:lineRule="auto"/>
              <w:rPr>
                <w:rFonts w:ascii="微软雅黑" w:eastAsia="微软雅黑" w:hAnsi="微软雅黑"/>
              </w:rPr>
            </w:pPr>
            <w:r w:rsidRPr="00180461">
              <w:rPr>
                <w:rFonts w:ascii="微软雅黑" w:eastAsia="微软雅黑" w:hAnsi="微软雅黑" w:hint="eastAsia"/>
              </w:rPr>
              <w:t>3）增加5.9 栅格大小配置说明</w:t>
            </w:r>
          </w:p>
          <w:p w:rsidR="00EC28F9" w:rsidRPr="00DA5AB8" w:rsidRDefault="00EC28F9" w:rsidP="00EC28F9">
            <w:pPr>
              <w:pStyle w:val="af"/>
              <w:spacing w:line="276" w:lineRule="auto"/>
              <w:rPr>
                <w:rFonts w:ascii="微软雅黑" w:eastAsia="微软雅黑" w:hAnsi="微软雅黑"/>
              </w:rPr>
            </w:pPr>
            <w:r>
              <w:rPr>
                <w:rFonts w:ascii="微软雅黑" w:eastAsia="微软雅黑" w:hAnsi="微软雅黑" w:hint="eastAsia"/>
              </w:rPr>
              <w:t>4）章节5.3数据到达检查相关配置增加iptv和broadband两种类型的检查规则说明，同时修改了汇总表xml中</w:t>
            </w:r>
            <w:r w:rsidRPr="00EC28F9">
              <w:rPr>
                <w:rFonts w:ascii="微软雅黑" w:eastAsia="微软雅黑" w:hAnsi="微软雅黑" w:hint="eastAsia"/>
              </w:rPr>
              <w:t>d</w:t>
            </w:r>
            <w:r w:rsidRPr="00EC28F9">
              <w:rPr>
                <w:rFonts w:ascii="微软雅黑" w:eastAsia="微软雅黑" w:hAnsi="微软雅黑"/>
              </w:rPr>
              <w:t>atasourcetype</w:t>
            </w:r>
            <w:r>
              <w:rPr>
                <w:rFonts w:ascii="微软雅黑" w:eastAsia="微软雅黑" w:hAnsi="微软雅黑" w:hint="eastAsia"/>
              </w:rPr>
              <w:t>的取值范围</w:t>
            </w:r>
          </w:p>
        </w:tc>
      </w:tr>
      <w:tr w:rsidR="00DE5659" w:rsidRPr="00DA5AB8" w:rsidTr="0052388A">
        <w:trPr>
          <w:trHeight w:val="2089"/>
          <w:jc w:val="center"/>
          <w:ins w:id="0" w:author="王会00041692" w:date="2016-08-10T15:55:00Z"/>
        </w:trPr>
        <w:tc>
          <w:tcPr>
            <w:tcW w:w="870" w:type="dxa"/>
            <w:vAlign w:val="center"/>
          </w:tcPr>
          <w:p w:rsidR="00DE5659" w:rsidRPr="00437536" w:rsidRDefault="00DE5659" w:rsidP="0052388A">
            <w:pPr>
              <w:pStyle w:val="af"/>
              <w:spacing w:line="276" w:lineRule="auto"/>
              <w:rPr>
                <w:ins w:id="1" w:author="王会00041692" w:date="2016-08-10T15:55:00Z"/>
                <w:rFonts w:ascii="微软雅黑" w:eastAsia="微软雅黑" w:hAnsi="微软雅黑"/>
              </w:rPr>
            </w:pPr>
          </w:p>
        </w:tc>
        <w:tc>
          <w:tcPr>
            <w:tcW w:w="1134" w:type="dxa"/>
            <w:vAlign w:val="center"/>
          </w:tcPr>
          <w:p w:rsidR="00DE5659" w:rsidRPr="00DA5AB8" w:rsidRDefault="00DE5659" w:rsidP="0052388A">
            <w:pPr>
              <w:pStyle w:val="af"/>
              <w:spacing w:line="276" w:lineRule="auto"/>
              <w:rPr>
                <w:ins w:id="2" w:author="王会00041692" w:date="2016-08-10T15:55:00Z"/>
                <w:rFonts w:ascii="微软雅黑" w:eastAsia="微软雅黑" w:hAnsi="微软雅黑"/>
              </w:rPr>
            </w:pPr>
          </w:p>
        </w:tc>
        <w:tc>
          <w:tcPr>
            <w:tcW w:w="1418" w:type="dxa"/>
            <w:vAlign w:val="center"/>
          </w:tcPr>
          <w:p w:rsidR="00DE5659" w:rsidRDefault="00DE5659" w:rsidP="0052388A">
            <w:pPr>
              <w:pStyle w:val="af"/>
              <w:spacing w:line="276" w:lineRule="auto"/>
              <w:ind w:firstLineChars="20" w:firstLine="36"/>
              <w:rPr>
                <w:ins w:id="3" w:author="王会00041692" w:date="2016-08-10T15:55:00Z"/>
                <w:rFonts w:ascii="微软雅黑" w:eastAsia="微软雅黑" w:hAnsi="微软雅黑"/>
                <w:szCs w:val="18"/>
              </w:rPr>
            </w:pPr>
            <w:ins w:id="4" w:author="王会00041692" w:date="2016-08-10T15:55:00Z">
              <w:r w:rsidRPr="00A2367E">
                <w:rPr>
                  <w:rFonts w:ascii="微软雅黑" w:eastAsia="微软雅黑" w:hAnsi="微软雅黑" w:hint="eastAsia"/>
                  <w:szCs w:val="18"/>
                </w:rPr>
                <w:t>2016/0</w:t>
              </w:r>
              <w:r>
                <w:rPr>
                  <w:rFonts w:ascii="微软雅黑" w:eastAsia="微软雅黑" w:hAnsi="微软雅黑" w:hint="eastAsia"/>
                  <w:szCs w:val="18"/>
                </w:rPr>
                <w:t>7</w:t>
              </w:r>
              <w:r w:rsidRPr="00A2367E">
                <w:rPr>
                  <w:rFonts w:ascii="微软雅黑" w:eastAsia="微软雅黑" w:hAnsi="微软雅黑" w:hint="eastAsia"/>
                  <w:szCs w:val="18"/>
                </w:rPr>
                <w:t>/</w:t>
              </w:r>
              <w:r>
                <w:rPr>
                  <w:rFonts w:ascii="微软雅黑" w:eastAsia="微软雅黑" w:hAnsi="微软雅黑" w:hint="eastAsia"/>
                  <w:szCs w:val="18"/>
                </w:rPr>
                <w:t>28</w:t>
              </w:r>
            </w:ins>
          </w:p>
          <w:p w:rsidR="00DE5659" w:rsidRPr="00A2367E" w:rsidRDefault="00DE5659" w:rsidP="0052388A">
            <w:pPr>
              <w:pStyle w:val="af"/>
              <w:spacing w:line="276" w:lineRule="auto"/>
              <w:ind w:firstLineChars="20" w:firstLine="36"/>
              <w:rPr>
                <w:ins w:id="5" w:author="王会00041692" w:date="2016-08-10T15:55:00Z"/>
                <w:rFonts w:ascii="微软雅黑" w:eastAsia="微软雅黑" w:hAnsi="微软雅黑"/>
                <w:szCs w:val="18"/>
              </w:rPr>
            </w:pPr>
            <w:ins w:id="6" w:author="王会00041692" w:date="2016-08-10T15:55:00Z">
              <w:r>
                <w:rPr>
                  <w:rFonts w:ascii="微软雅黑" w:eastAsia="微软雅黑" w:hAnsi="微软雅黑" w:hint="eastAsia"/>
                  <w:szCs w:val="18"/>
                </w:rPr>
                <w:t>（Sprint56）</w:t>
              </w:r>
            </w:ins>
          </w:p>
        </w:tc>
        <w:tc>
          <w:tcPr>
            <w:tcW w:w="1275" w:type="dxa"/>
            <w:vAlign w:val="center"/>
          </w:tcPr>
          <w:p w:rsidR="00DE5659" w:rsidRPr="00BE59FB" w:rsidRDefault="00DE5659" w:rsidP="0052388A">
            <w:pPr>
              <w:pStyle w:val="af"/>
              <w:spacing w:line="276" w:lineRule="auto"/>
              <w:rPr>
                <w:ins w:id="7" w:author="王会00041692" w:date="2016-08-10T15:55:00Z"/>
                <w:rFonts w:ascii="微软雅黑" w:eastAsia="微软雅黑" w:hAnsi="微软雅黑"/>
              </w:rPr>
            </w:pPr>
            <w:ins w:id="8" w:author="王会00041692" w:date="2016-08-10T15:55:00Z">
              <w:r w:rsidRPr="00BE59FB">
                <w:rPr>
                  <w:rFonts w:ascii="微软雅黑" w:eastAsia="微软雅黑" w:hAnsi="微软雅黑" w:hint="eastAsia"/>
                </w:rPr>
                <w:t>修改</w:t>
              </w:r>
            </w:ins>
          </w:p>
        </w:tc>
        <w:tc>
          <w:tcPr>
            <w:tcW w:w="3937" w:type="dxa"/>
            <w:vAlign w:val="center"/>
          </w:tcPr>
          <w:p w:rsidR="00DE5659" w:rsidRDefault="00DE5659" w:rsidP="0052388A">
            <w:pPr>
              <w:pStyle w:val="af"/>
              <w:spacing w:line="276" w:lineRule="auto"/>
              <w:rPr>
                <w:ins w:id="9" w:author="王会00041692" w:date="2016-08-10T15:55:00Z"/>
                <w:rFonts w:ascii="微软雅黑" w:eastAsia="微软雅黑" w:hAnsi="微软雅黑"/>
              </w:rPr>
            </w:pPr>
            <w:ins w:id="10" w:author="王会00041692" w:date="2016-08-10T15:55:00Z">
              <w:r>
                <w:rPr>
                  <w:rFonts w:ascii="微软雅黑" w:eastAsia="微软雅黑" w:hAnsi="微软雅黑" w:hint="eastAsia"/>
                </w:rPr>
                <w:t>1)3.1.1章节算法XML文件说明中修改</w:t>
              </w:r>
              <w:r w:rsidRPr="00BE59FB">
                <w:rPr>
                  <w:rFonts w:ascii="微软雅黑" w:eastAsia="微软雅黑" w:hAnsi="微软雅黑"/>
                </w:rPr>
                <w:t>spark_special_parameter</w:t>
              </w:r>
              <w:r>
                <w:rPr>
                  <w:rFonts w:ascii="微软雅黑" w:eastAsia="微软雅黑" w:hAnsi="微软雅黑" w:hint="eastAsia"/>
                </w:rPr>
                <w:t>属性的配置说明，规范配置参数的文件名格式，增加特殊参数的配置说明</w:t>
              </w:r>
            </w:ins>
          </w:p>
          <w:p w:rsidR="00DE5659" w:rsidRDefault="00DE5659" w:rsidP="0052388A">
            <w:pPr>
              <w:pStyle w:val="af"/>
              <w:spacing w:line="276" w:lineRule="auto"/>
              <w:rPr>
                <w:ins w:id="11" w:author="王会00041692" w:date="2016-08-15T10:54:00Z"/>
                <w:rFonts w:ascii="微软雅黑" w:eastAsia="微软雅黑" w:hAnsi="微软雅黑"/>
              </w:rPr>
            </w:pPr>
            <w:ins w:id="12" w:author="王会00041692" w:date="2016-08-10T15:55:00Z">
              <w:r>
                <w:rPr>
                  <w:rFonts w:ascii="微软雅黑" w:eastAsia="微软雅黑" w:hAnsi="微软雅黑" w:hint="eastAsia"/>
                </w:rPr>
                <w:t>2）增加5.10章节推送表文件到指定ftp服务器的配置说明</w:t>
              </w:r>
            </w:ins>
          </w:p>
          <w:p w:rsidR="00D902C1" w:rsidRDefault="00D902C1" w:rsidP="0052388A">
            <w:pPr>
              <w:pStyle w:val="af"/>
              <w:spacing w:line="276" w:lineRule="auto"/>
              <w:rPr>
                <w:ins w:id="13" w:author="王会00041692" w:date="2016-08-10T15:55:00Z"/>
                <w:rFonts w:ascii="微软雅黑" w:eastAsia="微软雅黑" w:hAnsi="微软雅黑"/>
              </w:rPr>
            </w:pPr>
            <w:ins w:id="14" w:author="王会00041692" w:date="2016-08-15T10:54:00Z">
              <w:r>
                <w:rPr>
                  <w:rFonts w:ascii="微软雅黑" w:eastAsia="微软雅黑" w:hAnsi="微软雅黑" w:hint="eastAsia"/>
                </w:rPr>
                <w:t>3）修改章节3.1.6汇总表xml说明和5.3数据到达检查配置说明，增加datasourcetype为</w:t>
              </w:r>
              <w:r w:rsidR="008D26BC" w:rsidRPr="008D26BC">
                <w:rPr>
                  <w:rFonts w:ascii="微软雅黑" w:eastAsia="微软雅黑" w:hAnsi="微软雅黑"/>
                  <w:rPrChange w:id="15" w:author="王会00041692" w:date="2016-08-15T10:55:00Z">
                    <w:rPr>
                      <w:rFonts w:ascii="微软雅黑" w:eastAsia="微软雅黑" w:hAnsi="微软雅黑" w:cs="宋体"/>
                      <w:kern w:val="0"/>
                      <w:sz w:val="13"/>
                      <w:szCs w:val="13"/>
                    </w:rPr>
                  </w:rPrChange>
                </w:rPr>
                <w:t>streaming_partition</w:t>
              </w:r>
            </w:ins>
            <w:ins w:id="16" w:author="王会00041692" w:date="2016-08-15T10:55:00Z">
              <w:r w:rsidR="008D26BC" w:rsidRPr="008D26BC">
                <w:rPr>
                  <w:rFonts w:ascii="微软雅黑" w:eastAsia="微软雅黑" w:hAnsi="微软雅黑" w:hint="eastAsia"/>
                  <w:rPrChange w:id="17" w:author="王会00041692" w:date="2016-08-15T10:55:00Z">
                    <w:rPr>
                      <w:rFonts w:ascii="微软雅黑" w:eastAsia="微软雅黑" w:hAnsi="微软雅黑" w:cs="宋体" w:hint="eastAsia"/>
                      <w:kern w:val="0"/>
                      <w:sz w:val="13"/>
                      <w:szCs w:val="13"/>
                    </w:rPr>
                  </w:rPrChange>
                </w:rPr>
                <w:t>的说明</w:t>
              </w:r>
            </w:ins>
          </w:p>
        </w:tc>
      </w:tr>
      <w:tr w:rsidR="00674D5E" w:rsidRPr="00DA5AB8" w:rsidTr="00520C54">
        <w:trPr>
          <w:trHeight w:val="2089"/>
          <w:jc w:val="center"/>
          <w:ins w:id="18" w:author="王会00041692" w:date="2016-08-10T15:55:00Z"/>
        </w:trPr>
        <w:tc>
          <w:tcPr>
            <w:tcW w:w="870" w:type="dxa"/>
            <w:vAlign w:val="center"/>
          </w:tcPr>
          <w:p w:rsidR="00674D5E" w:rsidRPr="00DE5659" w:rsidRDefault="00674D5E" w:rsidP="00A36975">
            <w:pPr>
              <w:pStyle w:val="af"/>
              <w:spacing w:line="276" w:lineRule="auto"/>
              <w:rPr>
                <w:ins w:id="19" w:author="王会00041692" w:date="2016-08-10T15:55:00Z"/>
                <w:rFonts w:ascii="微软雅黑" w:eastAsia="微软雅黑" w:hAnsi="微软雅黑"/>
              </w:rPr>
            </w:pPr>
          </w:p>
        </w:tc>
        <w:tc>
          <w:tcPr>
            <w:tcW w:w="1134" w:type="dxa"/>
            <w:vAlign w:val="center"/>
          </w:tcPr>
          <w:p w:rsidR="00674D5E" w:rsidRPr="00DA5AB8" w:rsidRDefault="00674D5E" w:rsidP="00A36975">
            <w:pPr>
              <w:pStyle w:val="af"/>
              <w:spacing w:line="276" w:lineRule="auto"/>
              <w:rPr>
                <w:ins w:id="20" w:author="王会00041692" w:date="2016-08-10T15:55:00Z"/>
                <w:rFonts w:ascii="微软雅黑" w:eastAsia="微软雅黑" w:hAnsi="微软雅黑"/>
              </w:rPr>
            </w:pPr>
          </w:p>
        </w:tc>
        <w:tc>
          <w:tcPr>
            <w:tcW w:w="1418" w:type="dxa"/>
            <w:vAlign w:val="center"/>
          </w:tcPr>
          <w:p w:rsidR="00674D5E" w:rsidRDefault="00674D5E" w:rsidP="00C85777">
            <w:pPr>
              <w:pStyle w:val="af"/>
              <w:spacing w:line="276" w:lineRule="auto"/>
              <w:ind w:firstLineChars="20" w:firstLine="36"/>
              <w:rPr>
                <w:ins w:id="21" w:author="王会00041692" w:date="2016-08-24T16:01:00Z"/>
                <w:rFonts w:ascii="微软雅黑" w:eastAsia="微软雅黑" w:hAnsi="微软雅黑"/>
                <w:szCs w:val="18"/>
              </w:rPr>
            </w:pPr>
            <w:ins w:id="22" w:author="王会00041692" w:date="2016-08-24T16:01:00Z">
              <w:r w:rsidRPr="00A2367E">
                <w:rPr>
                  <w:rFonts w:ascii="微软雅黑" w:eastAsia="微软雅黑" w:hAnsi="微软雅黑" w:hint="eastAsia"/>
                  <w:szCs w:val="18"/>
                </w:rPr>
                <w:t>2016/0</w:t>
              </w:r>
              <w:r>
                <w:rPr>
                  <w:rFonts w:ascii="微软雅黑" w:eastAsia="微软雅黑" w:hAnsi="微软雅黑" w:hint="eastAsia"/>
                  <w:szCs w:val="18"/>
                </w:rPr>
                <w:t>8</w:t>
              </w:r>
              <w:r w:rsidRPr="00A2367E">
                <w:rPr>
                  <w:rFonts w:ascii="微软雅黑" w:eastAsia="微软雅黑" w:hAnsi="微软雅黑" w:hint="eastAsia"/>
                  <w:szCs w:val="18"/>
                </w:rPr>
                <w:t>/</w:t>
              </w:r>
              <w:r>
                <w:rPr>
                  <w:rFonts w:ascii="微软雅黑" w:eastAsia="微软雅黑" w:hAnsi="微软雅黑" w:hint="eastAsia"/>
                  <w:szCs w:val="18"/>
                </w:rPr>
                <w:t>24</w:t>
              </w:r>
            </w:ins>
          </w:p>
          <w:p w:rsidR="00F14CF4" w:rsidRDefault="00674D5E">
            <w:pPr>
              <w:pStyle w:val="af"/>
              <w:spacing w:line="276" w:lineRule="auto"/>
              <w:ind w:firstLineChars="20" w:firstLine="36"/>
              <w:rPr>
                <w:ins w:id="23" w:author="王会00041692" w:date="2016-08-10T15:55:00Z"/>
                <w:rFonts w:ascii="微软雅黑" w:eastAsia="微软雅黑" w:hAnsi="微软雅黑"/>
                <w:szCs w:val="18"/>
              </w:rPr>
            </w:pPr>
            <w:ins w:id="24" w:author="王会00041692" w:date="2016-08-24T16:01:00Z">
              <w:r>
                <w:rPr>
                  <w:rFonts w:ascii="微软雅黑" w:eastAsia="微软雅黑" w:hAnsi="微软雅黑" w:hint="eastAsia"/>
                  <w:szCs w:val="18"/>
                </w:rPr>
                <w:t>（Sprint5</w:t>
              </w:r>
            </w:ins>
            <w:ins w:id="25" w:author="王会00041692" w:date="2016-08-24T16:02:00Z">
              <w:r>
                <w:rPr>
                  <w:rFonts w:ascii="微软雅黑" w:eastAsia="微软雅黑" w:hAnsi="微软雅黑" w:hint="eastAsia"/>
                  <w:szCs w:val="18"/>
                </w:rPr>
                <w:t>7</w:t>
              </w:r>
            </w:ins>
            <w:ins w:id="26" w:author="王会00041692" w:date="2016-08-24T16:01:00Z">
              <w:r>
                <w:rPr>
                  <w:rFonts w:ascii="微软雅黑" w:eastAsia="微软雅黑" w:hAnsi="微软雅黑" w:hint="eastAsia"/>
                  <w:szCs w:val="18"/>
                </w:rPr>
                <w:t>）</w:t>
              </w:r>
            </w:ins>
          </w:p>
        </w:tc>
        <w:tc>
          <w:tcPr>
            <w:tcW w:w="1275" w:type="dxa"/>
            <w:vAlign w:val="center"/>
          </w:tcPr>
          <w:p w:rsidR="00674D5E" w:rsidRPr="00A2367E" w:rsidRDefault="00674D5E" w:rsidP="00A36975">
            <w:pPr>
              <w:pStyle w:val="af"/>
              <w:spacing w:line="276" w:lineRule="auto"/>
              <w:rPr>
                <w:ins w:id="27" w:author="王会00041692" w:date="2016-08-10T15:55:00Z"/>
                <w:rFonts w:ascii="微软雅黑" w:eastAsia="微软雅黑" w:hAnsi="微软雅黑"/>
                <w:szCs w:val="18"/>
              </w:rPr>
            </w:pPr>
            <w:ins w:id="28" w:author="王会00041692" w:date="2016-08-24T16:01:00Z">
              <w:r w:rsidRPr="00BE59FB">
                <w:rPr>
                  <w:rFonts w:ascii="微软雅黑" w:eastAsia="微软雅黑" w:hAnsi="微软雅黑" w:hint="eastAsia"/>
                </w:rPr>
                <w:t>修改</w:t>
              </w:r>
            </w:ins>
          </w:p>
        </w:tc>
        <w:tc>
          <w:tcPr>
            <w:tcW w:w="3937" w:type="dxa"/>
            <w:vAlign w:val="center"/>
          </w:tcPr>
          <w:p w:rsidR="00674D5E" w:rsidRDefault="00674D5E" w:rsidP="00A36975">
            <w:pPr>
              <w:pStyle w:val="af"/>
              <w:spacing w:line="276" w:lineRule="auto"/>
              <w:rPr>
                <w:ins w:id="29" w:author="王会00041692" w:date="2016-08-24T16:02:00Z"/>
                <w:rFonts w:ascii="微软雅黑" w:eastAsia="微软雅黑" w:hAnsi="微软雅黑"/>
              </w:rPr>
            </w:pPr>
            <w:ins w:id="30" w:author="王会00041692" w:date="2016-08-24T16:02:00Z">
              <w:r>
                <w:rPr>
                  <w:rFonts w:ascii="微软雅黑" w:eastAsia="微软雅黑" w:hAnsi="微软雅黑" w:hint="eastAsia"/>
                </w:rPr>
                <w:t>1）插入章节4 spark streaming流任务的配置说明</w:t>
              </w:r>
            </w:ins>
          </w:p>
          <w:p w:rsidR="00674D5E" w:rsidRPr="00F127A4" w:rsidRDefault="00674D5E" w:rsidP="00A36975">
            <w:pPr>
              <w:pStyle w:val="af"/>
              <w:spacing w:line="276" w:lineRule="auto"/>
              <w:rPr>
                <w:ins w:id="31" w:author="王会00041692" w:date="2016-08-24T16:03:00Z"/>
                <w:rFonts w:ascii="微软雅黑" w:eastAsia="微软雅黑" w:hAnsi="微软雅黑"/>
                <w:rPrChange w:id="32" w:author="王会00041692" w:date="2016-08-25T10:32:00Z">
                  <w:rPr>
                    <w:ins w:id="33" w:author="王会00041692" w:date="2016-08-24T16:03:00Z"/>
                    <w:rFonts w:ascii="微软雅黑" w:eastAsia="微软雅黑" w:hAnsi="微软雅黑" w:cs="╦╬╠Õ"/>
                    <w:kern w:val="0"/>
                    <w:sz w:val="20"/>
                    <w:szCs w:val="21"/>
                  </w:rPr>
                </w:rPrChange>
              </w:rPr>
            </w:pPr>
            <w:ins w:id="34" w:author="王会00041692" w:date="2016-08-24T16:02:00Z">
              <w:r>
                <w:rPr>
                  <w:rFonts w:ascii="微软雅黑" w:eastAsia="微软雅黑" w:hAnsi="微软雅黑" w:hint="eastAsia"/>
                </w:rPr>
                <w:t>2）修改章节3.3，增加</w:t>
              </w:r>
            </w:ins>
            <w:ins w:id="35" w:author="王会00041692" w:date="2016-08-24T16:03:00Z">
              <w:r>
                <w:rPr>
                  <w:rFonts w:ascii="微软雅黑" w:eastAsia="微软雅黑" w:hAnsi="微软雅黑" w:hint="eastAsia"/>
                </w:rPr>
                <w:t>公共sql提供</w:t>
              </w:r>
              <w:r w:rsidR="008D26BC" w:rsidRPr="008D26BC">
                <w:rPr>
                  <w:rFonts w:ascii="微软雅黑" w:eastAsia="微软雅黑" w:hAnsi="微软雅黑"/>
                  <w:rPrChange w:id="36" w:author="王会00041692" w:date="2016-08-25T10:32:00Z">
                    <w:rPr>
                      <w:rFonts w:ascii="微软雅黑" w:eastAsia="微软雅黑" w:hAnsi="微软雅黑" w:cs="╦╬╠Õ"/>
                      <w:kern w:val="0"/>
                      <w:sz w:val="20"/>
                      <w:szCs w:val="21"/>
                    </w:rPr>
                  </w:rPrChange>
                </w:rPr>
                <w:t>latestDayOfPartition</w:t>
              </w:r>
              <w:r w:rsidR="008D26BC" w:rsidRPr="008D26BC">
                <w:rPr>
                  <w:rFonts w:ascii="微软雅黑" w:eastAsia="微软雅黑" w:hAnsi="微软雅黑" w:hint="eastAsia"/>
                  <w:rPrChange w:id="37" w:author="王会00041692" w:date="2016-08-25T10:32:00Z">
                    <w:rPr>
                      <w:rFonts w:ascii="微软雅黑" w:eastAsia="微软雅黑" w:hAnsi="微软雅黑" w:cs="╦╬╠Õ" w:hint="eastAsia"/>
                      <w:kern w:val="0"/>
                      <w:sz w:val="20"/>
                      <w:szCs w:val="21"/>
                    </w:rPr>
                  </w:rPrChange>
                </w:rPr>
                <w:t>获取接口</w:t>
              </w:r>
            </w:ins>
          </w:p>
          <w:p w:rsidR="00674D5E" w:rsidRPr="00F127A4" w:rsidRDefault="008D26BC" w:rsidP="00A36975">
            <w:pPr>
              <w:pStyle w:val="af"/>
              <w:spacing w:line="276" w:lineRule="auto"/>
              <w:rPr>
                <w:ins w:id="38" w:author="王会00041692" w:date="2016-08-24T16:04:00Z"/>
                <w:rFonts w:ascii="微软雅黑" w:eastAsia="微软雅黑" w:hAnsi="微软雅黑"/>
                <w:rPrChange w:id="39" w:author="王会00041692" w:date="2016-08-25T10:32:00Z">
                  <w:rPr>
                    <w:ins w:id="40" w:author="王会00041692" w:date="2016-08-24T16:04:00Z"/>
                    <w:rFonts w:ascii="微软雅黑" w:eastAsia="微软雅黑" w:hAnsi="微软雅黑" w:cs="╦╬╠Õ"/>
                    <w:kern w:val="0"/>
                    <w:sz w:val="20"/>
                    <w:szCs w:val="21"/>
                  </w:rPr>
                </w:rPrChange>
              </w:rPr>
            </w:pPr>
            <w:ins w:id="41" w:author="王会00041692" w:date="2016-08-24T16:03:00Z">
              <w:r w:rsidRPr="008D26BC">
                <w:rPr>
                  <w:rFonts w:ascii="微软雅黑" w:eastAsia="微软雅黑" w:hAnsi="微软雅黑"/>
                  <w:rPrChange w:id="42" w:author="王会00041692" w:date="2016-08-25T10:32:00Z">
                    <w:rPr>
                      <w:rFonts w:ascii="微软雅黑" w:eastAsia="微软雅黑" w:hAnsi="微软雅黑" w:cs="╦╬╠Õ"/>
                      <w:kern w:val="0"/>
                      <w:sz w:val="20"/>
                      <w:szCs w:val="21"/>
                    </w:rPr>
                  </w:rPrChange>
                </w:rPr>
                <w:t>3）章节3.1.5表xml文件说明和3.1.6汇总表xml说明字段tabletype</w:t>
              </w:r>
            </w:ins>
            <w:ins w:id="43" w:author="王会00041692" w:date="2016-08-24T16:04:00Z">
              <w:r w:rsidRPr="008D26BC">
                <w:rPr>
                  <w:rFonts w:ascii="微软雅黑" w:eastAsia="微软雅黑" w:hAnsi="微软雅黑" w:hint="eastAsia"/>
                  <w:rPrChange w:id="44" w:author="王会00041692" w:date="2016-08-25T10:32:00Z">
                    <w:rPr>
                      <w:rFonts w:ascii="微软雅黑" w:eastAsia="微软雅黑" w:hAnsi="微软雅黑" w:cs="╦╬╠Õ" w:hint="eastAsia"/>
                      <w:kern w:val="0"/>
                      <w:sz w:val="20"/>
                      <w:szCs w:val="21"/>
                    </w:rPr>
                  </w:rPrChange>
                </w:rPr>
                <w:t>增加</w:t>
              </w:r>
              <w:r w:rsidRPr="008D26BC">
                <w:rPr>
                  <w:rFonts w:ascii="微软雅黑" w:eastAsia="微软雅黑" w:hAnsi="微软雅黑"/>
                  <w:rPrChange w:id="45" w:author="王会00041692" w:date="2016-08-25T10:32:00Z">
                    <w:rPr>
                      <w:rFonts w:ascii="微软雅黑" w:eastAsia="微软雅黑" w:hAnsi="微软雅黑" w:cs="╦╬╠Õ"/>
                      <w:kern w:val="0"/>
                      <w:sz w:val="20"/>
                      <w:szCs w:val="21"/>
                    </w:rPr>
                  </w:rPrChange>
                </w:rPr>
                <w:t>gbase_dynamic类型，支持核心网分表</w:t>
              </w:r>
            </w:ins>
          </w:p>
          <w:p w:rsidR="00674D5E" w:rsidRPr="00674D5E" w:rsidRDefault="008D26BC" w:rsidP="00A36975">
            <w:pPr>
              <w:pStyle w:val="af"/>
              <w:spacing w:line="276" w:lineRule="auto"/>
              <w:rPr>
                <w:ins w:id="46" w:author="王会00041692" w:date="2016-08-10T15:55:00Z"/>
                <w:rFonts w:ascii="微软雅黑" w:eastAsia="微软雅黑" w:hAnsi="微软雅黑"/>
              </w:rPr>
            </w:pPr>
            <w:ins w:id="47" w:author="王会00041692" w:date="2016-08-24T16:04:00Z">
              <w:r w:rsidRPr="008D26BC">
                <w:rPr>
                  <w:rFonts w:ascii="微软雅黑" w:eastAsia="微软雅黑" w:hAnsi="微软雅黑"/>
                  <w:rPrChange w:id="48" w:author="王会00041692" w:date="2016-08-25T10:32:00Z">
                    <w:rPr>
                      <w:rFonts w:ascii="微软雅黑" w:eastAsia="微软雅黑" w:hAnsi="微软雅黑" w:cs="╦╬╠Õ"/>
                      <w:kern w:val="0"/>
                      <w:sz w:val="20"/>
                      <w:szCs w:val="21"/>
                    </w:rPr>
                  </w:rPrChange>
                </w:rPr>
                <w:t>4）章节6.3数据到达检查配置增加</w:t>
              </w:r>
            </w:ins>
            <w:ins w:id="49" w:author="王会00041692" w:date="2016-08-24T16:05:00Z">
              <w:r w:rsidRPr="008D26BC">
                <w:rPr>
                  <w:rFonts w:ascii="微软雅黑" w:eastAsia="微软雅黑" w:hAnsi="微软雅黑"/>
                  <w:rPrChange w:id="50" w:author="王会00041692" w:date="2016-08-25T10:32:00Z">
                    <w:rPr>
                      <w:rFonts w:ascii="Times New Roman" w:hAnsi="Times New Roman"/>
                      <w:color w:val="3186E3"/>
                      <w:sz w:val="21"/>
                      <w:szCs w:val="24"/>
                    </w:rPr>
                  </w:rPrChange>
                </w:rPr>
                <w:t>streaming_partition</w:t>
              </w:r>
              <w:r w:rsidRPr="008D26BC">
                <w:rPr>
                  <w:rFonts w:ascii="微软雅黑" w:eastAsia="微软雅黑" w:hAnsi="微软雅黑" w:hint="eastAsia"/>
                  <w:rPrChange w:id="51" w:author="王会00041692" w:date="2016-08-25T10:32:00Z">
                    <w:rPr>
                      <w:rFonts w:ascii="Times New Roman" w:hAnsi="Times New Roman" w:hint="eastAsia"/>
                      <w:color w:val="3186E3"/>
                      <w:sz w:val="21"/>
                      <w:szCs w:val="24"/>
                    </w:rPr>
                  </w:rPrChange>
                </w:rPr>
                <w:t>和</w:t>
              </w:r>
              <w:r w:rsidRPr="008D26BC">
                <w:rPr>
                  <w:rFonts w:ascii="微软雅黑" w:eastAsia="微软雅黑" w:hAnsi="微软雅黑"/>
                  <w:rPrChange w:id="52" w:author="王会00041692" w:date="2016-08-25T10:32:00Z">
                    <w:rPr>
                      <w:rFonts w:ascii="Times New Roman" w:hAnsi="Times New Roman"/>
                      <w:color w:val="3186E3"/>
                      <w:sz w:val="21"/>
                      <w:szCs w:val="24"/>
                    </w:rPr>
                  </w:rPrChange>
                </w:rPr>
                <w:t>spark_txt_file2</w:t>
              </w:r>
              <w:r w:rsidRPr="008D26BC">
                <w:rPr>
                  <w:rFonts w:ascii="微软雅黑" w:eastAsia="微软雅黑" w:hAnsi="微软雅黑" w:hint="eastAsia"/>
                  <w:rPrChange w:id="53" w:author="王会00041692" w:date="2016-08-25T10:32:00Z">
                    <w:rPr>
                      <w:rFonts w:ascii="Times New Roman" w:hAnsi="Times New Roman" w:hint="eastAsia"/>
                      <w:color w:val="3186E3"/>
                      <w:sz w:val="21"/>
                      <w:szCs w:val="24"/>
                    </w:rPr>
                  </w:rPrChange>
                </w:rPr>
                <w:t>检查方式</w:t>
              </w:r>
            </w:ins>
          </w:p>
        </w:tc>
      </w:tr>
      <w:tr w:rsidR="007C43E3" w:rsidRPr="00DA5AB8" w:rsidTr="00520C54">
        <w:trPr>
          <w:trHeight w:val="2089"/>
          <w:jc w:val="center"/>
          <w:ins w:id="54" w:author="00086893" w:date="2016-09-08T08:32:00Z"/>
        </w:trPr>
        <w:tc>
          <w:tcPr>
            <w:tcW w:w="870" w:type="dxa"/>
            <w:vAlign w:val="center"/>
          </w:tcPr>
          <w:p w:rsidR="007C43E3" w:rsidRPr="00DE5659" w:rsidRDefault="007C43E3" w:rsidP="00A36975">
            <w:pPr>
              <w:pStyle w:val="af"/>
              <w:spacing w:line="276" w:lineRule="auto"/>
              <w:rPr>
                <w:ins w:id="55" w:author="00086893" w:date="2016-09-08T08:32:00Z"/>
                <w:rFonts w:ascii="微软雅黑" w:eastAsia="微软雅黑" w:hAnsi="微软雅黑"/>
              </w:rPr>
            </w:pPr>
          </w:p>
        </w:tc>
        <w:tc>
          <w:tcPr>
            <w:tcW w:w="1134" w:type="dxa"/>
            <w:vAlign w:val="center"/>
          </w:tcPr>
          <w:p w:rsidR="007C43E3" w:rsidRPr="00DA5AB8" w:rsidRDefault="007C43E3" w:rsidP="00A36975">
            <w:pPr>
              <w:pStyle w:val="af"/>
              <w:spacing w:line="276" w:lineRule="auto"/>
              <w:rPr>
                <w:ins w:id="56" w:author="00086893" w:date="2016-09-08T08:32:00Z"/>
                <w:rFonts w:ascii="微软雅黑" w:eastAsia="微软雅黑" w:hAnsi="微软雅黑"/>
              </w:rPr>
            </w:pPr>
          </w:p>
        </w:tc>
        <w:tc>
          <w:tcPr>
            <w:tcW w:w="1418" w:type="dxa"/>
            <w:vAlign w:val="center"/>
          </w:tcPr>
          <w:p w:rsidR="007C43E3" w:rsidRPr="00A2367E" w:rsidRDefault="007C43E3" w:rsidP="00C85777">
            <w:pPr>
              <w:pStyle w:val="af"/>
              <w:spacing w:line="276" w:lineRule="auto"/>
              <w:ind w:firstLineChars="20" w:firstLine="36"/>
              <w:rPr>
                <w:ins w:id="57" w:author="00086893" w:date="2016-09-08T08:32:00Z"/>
                <w:rFonts w:ascii="微软雅黑" w:eastAsia="微软雅黑" w:hAnsi="微软雅黑"/>
                <w:szCs w:val="18"/>
              </w:rPr>
            </w:pPr>
            <w:ins w:id="58" w:author="00086893" w:date="2016-09-08T08:32:00Z">
              <w:r>
                <w:rPr>
                  <w:rFonts w:ascii="微软雅黑" w:eastAsia="微软雅黑" w:hAnsi="微软雅黑" w:hint="eastAsia"/>
                  <w:szCs w:val="18"/>
                </w:rPr>
                <w:t>2016/09/07（Sprint58）</w:t>
              </w:r>
            </w:ins>
          </w:p>
        </w:tc>
        <w:tc>
          <w:tcPr>
            <w:tcW w:w="1275" w:type="dxa"/>
            <w:vAlign w:val="center"/>
          </w:tcPr>
          <w:p w:rsidR="007C43E3" w:rsidRPr="00BE59FB" w:rsidRDefault="00F45D17" w:rsidP="00A36975">
            <w:pPr>
              <w:pStyle w:val="af"/>
              <w:spacing w:line="276" w:lineRule="auto"/>
              <w:rPr>
                <w:ins w:id="59" w:author="00086893" w:date="2016-09-08T08:32:00Z"/>
                <w:rFonts w:ascii="微软雅黑" w:eastAsia="微软雅黑" w:hAnsi="微软雅黑"/>
              </w:rPr>
            </w:pPr>
            <w:ins w:id="60" w:author="00086893" w:date="2016-09-08T08:32:00Z">
              <w:r>
                <w:rPr>
                  <w:rFonts w:ascii="微软雅黑" w:eastAsia="微软雅黑" w:hAnsi="微软雅黑" w:hint="eastAsia"/>
                </w:rPr>
                <w:t>修改</w:t>
              </w:r>
            </w:ins>
          </w:p>
        </w:tc>
        <w:tc>
          <w:tcPr>
            <w:tcW w:w="3937" w:type="dxa"/>
            <w:vAlign w:val="center"/>
          </w:tcPr>
          <w:p w:rsidR="00F45D17" w:rsidRDefault="008D26BC" w:rsidP="00F45D17">
            <w:pPr>
              <w:pStyle w:val="af2"/>
              <w:rPr>
                <w:ins w:id="61" w:author="00086893" w:date="2016-09-08T08:34:00Z"/>
              </w:rPr>
            </w:pPr>
            <w:ins w:id="62" w:author="00086893" w:date="2016-09-08T08:32:00Z">
              <w:r w:rsidRPr="008D26BC">
                <w:rPr>
                  <w:rFonts w:ascii="微软雅黑" w:eastAsia="微软雅黑" w:hAnsi="微软雅黑" w:cs="Times New Roman"/>
                  <w:kern w:val="2"/>
                  <w:sz w:val="18"/>
                  <w:szCs w:val="20"/>
                  <w:rPrChange w:id="63" w:author="00086893" w:date="2016-09-08T08:34:00Z">
                    <w:rPr>
                      <w:rFonts w:ascii="微软雅黑" w:eastAsia="微软雅黑" w:hAnsi="微软雅黑" w:cs="Times New Roman"/>
                      <w:kern w:val="2"/>
                      <w:sz w:val="21"/>
                    </w:rPr>
                  </w:rPrChange>
                </w:rPr>
                <w:t>1）章节3.1.1</w:t>
              </w:r>
            </w:ins>
            <w:ins w:id="64" w:author="00086893" w:date="2016-09-08T08:33:00Z">
              <w:r w:rsidRPr="008D26BC">
                <w:rPr>
                  <w:rFonts w:ascii="微软雅黑" w:eastAsia="微软雅黑" w:hAnsi="微软雅黑" w:cs="Times New Roman"/>
                  <w:kern w:val="2"/>
                  <w:sz w:val="18"/>
                  <w:szCs w:val="20"/>
                  <w:rPrChange w:id="65" w:author="00086893" w:date="2016-09-08T08:34:00Z">
                    <w:rPr>
                      <w:rFonts w:ascii="微软雅黑" w:eastAsia="微软雅黑" w:hAnsi="微软雅黑" w:cs="Times New Roman"/>
                      <w:kern w:val="2"/>
                      <w:sz w:val="21"/>
                    </w:rPr>
                  </w:rPrChange>
                </w:rPr>
                <w:t xml:space="preserve">.1 </w:t>
              </w:r>
              <w:r w:rsidRPr="008D26BC">
                <w:rPr>
                  <w:rFonts w:ascii="微软雅黑" w:eastAsia="微软雅黑" w:hAnsi="微软雅黑" w:cs="Times New Roman" w:hint="eastAsia"/>
                  <w:kern w:val="2"/>
                  <w:sz w:val="18"/>
                  <w:szCs w:val="20"/>
                  <w:rPrChange w:id="66" w:author="00086893" w:date="2016-09-08T08:34:00Z">
                    <w:rPr>
                      <w:rFonts w:ascii="微软雅黑" w:eastAsia="微软雅黑" w:hAnsi="微软雅黑" w:cs="Times New Roman" w:hint="eastAsia"/>
                      <w:kern w:val="2"/>
                      <w:sz w:val="21"/>
                    </w:rPr>
                  </w:rPrChange>
                </w:rPr>
                <w:t>算法</w:t>
              </w:r>
              <w:r w:rsidRPr="008D26BC">
                <w:rPr>
                  <w:rFonts w:ascii="微软雅黑" w:eastAsia="微软雅黑" w:hAnsi="微软雅黑" w:cs="Times New Roman"/>
                  <w:kern w:val="2"/>
                  <w:sz w:val="18"/>
                  <w:szCs w:val="20"/>
                  <w:rPrChange w:id="67" w:author="00086893" w:date="2016-09-08T08:34:00Z">
                    <w:rPr>
                      <w:rFonts w:ascii="微软雅黑" w:eastAsia="微软雅黑" w:hAnsi="微软雅黑" w:cs="Times New Roman"/>
                      <w:kern w:val="2"/>
                      <w:sz w:val="21"/>
                    </w:rPr>
                  </w:rPrChange>
                </w:rPr>
                <w:t>xml文件说明字段说明，字段executecycle</w:t>
              </w:r>
              <w:r w:rsidRPr="008D26BC">
                <w:rPr>
                  <w:rFonts w:ascii="微软雅黑" w:eastAsia="微软雅黑" w:hAnsi="微软雅黑" w:cs="Times New Roman" w:hint="eastAsia"/>
                  <w:kern w:val="2"/>
                  <w:sz w:val="18"/>
                  <w:szCs w:val="20"/>
                  <w:rPrChange w:id="68" w:author="00086893" w:date="2016-09-08T08:34:00Z">
                    <w:rPr>
                      <w:rFonts w:ascii="微软雅黑" w:eastAsia="微软雅黑" w:hAnsi="微软雅黑" w:cs="Times New Roman" w:hint="eastAsia"/>
                      <w:color w:val="000000"/>
                      <w:kern w:val="2"/>
                      <w:sz w:val="13"/>
                      <w:szCs w:val="13"/>
                    </w:rPr>
                  </w:rPrChange>
                </w:rPr>
                <w:t>增加</w:t>
              </w:r>
              <w:r w:rsidRPr="008D26BC">
                <w:rPr>
                  <w:rFonts w:ascii="微软雅黑" w:eastAsia="微软雅黑" w:hAnsi="微软雅黑"/>
                  <w:sz w:val="18"/>
                  <w:szCs w:val="20"/>
                  <w:rPrChange w:id="69" w:author="00086893" w:date="2016-09-08T08:34:00Z">
                    <w:rPr>
                      <w:rStyle w:val="ad"/>
                      <w:rFonts w:ascii="Times New Roman" w:hAnsi="Times New Roman" w:cs="Times New Roman"/>
                      <w:kern w:val="2"/>
                      <w:sz w:val="21"/>
                    </w:rPr>
                  </w:rPrChange>
                </w:rPr>
                <w:t>checkpointrecovery</w:t>
              </w:r>
              <w:r w:rsidRPr="008D26BC">
                <w:rPr>
                  <w:rFonts w:ascii="微软雅黑" w:eastAsia="微软雅黑" w:hAnsi="微软雅黑" w:hint="eastAsia"/>
                  <w:sz w:val="18"/>
                  <w:szCs w:val="20"/>
                  <w:rPrChange w:id="70" w:author="00086893" w:date="2016-09-08T08:34:00Z">
                    <w:rPr>
                      <w:rStyle w:val="ad"/>
                      <w:rFonts w:ascii="Times New Roman" w:hAnsi="Times New Roman" w:cs="Times New Roman" w:hint="eastAsia"/>
                      <w:kern w:val="2"/>
                      <w:sz w:val="21"/>
                    </w:rPr>
                  </w:rPrChange>
                </w:rPr>
                <w:t>标签，</w:t>
              </w:r>
            </w:ins>
            <w:ins w:id="71" w:author="00086893" w:date="2016-09-08T08:34:00Z">
              <w:r w:rsidRPr="008D26BC">
                <w:rPr>
                  <w:rFonts w:ascii="微软雅黑" w:eastAsia="微软雅黑" w:hAnsi="微软雅黑" w:cs="Times New Roman" w:hint="eastAsia"/>
                  <w:kern w:val="2"/>
                  <w:sz w:val="18"/>
                  <w:szCs w:val="20"/>
                  <w:rPrChange w:id="72" w:author="00086893" w:date="2016-09-08T08:34:00Z">
                    <w:rPr>
                      <w:rFonts w:ascii="Times New Roman" w:hAnsi="Times New Roman" w:cs="Times New Roman" w:hint="eastAsia"/>
                      <w:b/>
                      <w:bCs/>
                      <w:kern w:val="2"/>
                      <w:sz w:val="21"/>
                    </w:rPr>
                  </w:rPrChange>
                </w:rPr>
                <w:t>作用：</w:t>
              </w:r>
              <w:r w:rsidRPr="008D26BC">
                <w:rPr>
                  <w:rFonts w:ascii="微软雅黑" w:eastAsia="微软雅黑" w:hAnsi="微软雅黑" w:cs="Times New Roman"/>
                  <w:kern w:val="2"/>
                  <w:sz w:val="18"/>
                  <w:szCs w:val="20"/>
                  <w:rPrChange w:id="73" w:author="00086893" w:date="2016-09-08T08:34:00Z">
                    <w:rPr>
                      <w:rFonts w:ascii="Times New Roman" w:hAnsi="Times New Roman" w:cs="Times New Roman"/>
                      <w:b/>
                      <w:bCs/>
                      <w:kern w:val="2"/>
                      <w:sz w:val="21"/>
                    </w:rPr>
                  </w:rPrChange>
                </w:rPr>
                <w:t xml:space="preserve"> </w:t>
              </w:r>
              <w:r w:rsidRPr="008D26BC">
                <w:rPr>
                  <w:rFonts w:ascii="微软雅黑" w:eastAsia="微软雅黑" w:hAnsi="微软雅黑" w:cs="Times New Roman" w:hint="eastAsia"/>
                  <w:kern w:val="2"/>
                  <w:sz w:val="18"/>
                  <w:szCs w:val="20"/>
                  <w:rPrChange w:id="74" w:author="00086893" w:date="2016-09-08T08:34:00Z">
                    <w:rPr>
                      <w:rFonts w:ascii="Times New Roman" w:hAnsi="Times New Roman" w:cs="Times New Roman" w:hint="eastAsia"/>
                      <w:b/>
                      <w:bCs/>
                      <w:kern w:val="2"/>
                      <w:sz w:val="21"/>
                    </w:rPr>
                  </w:rPrChange>
                </w:rPr>
                <w:t>是否在上电时生成该时间点以前的当天所有定时任务。</w:t>
              </w:r>
            </w:ins>
            <w:ins w:id="75" w:author="00086893" w:date="2016-09-08T08:35:00Z">
              <w:r w:rsidR="00F772EA">
                <w:rPr>
                  <w:rFonts w:ascii="微软雅黑" w:eastAsia="微软雅黑" w:hAnsi="微软雅黑" w:cs="Times New Roman" w:hint="eastAsia"/>
                  <w:kern w:val="2"/>
                  <w:sz w:val="18"/>
                  <w:szCs w:val="20"/>
                </w:rPr>
                <w:t>（gbase/spark准实时定时驱动任务）</w:t>
              </w:r>
            </w:ins>
          </w:p>
          <w:p w:rsidR="007C43E3" w:rsidRPr="00F45D17" w:rsidRDefault="007C43E3" w:rsidP="00A36975">
            <w:pPr>
              <w:pStyle w:val="af"/>
              <w:spacing w:line="276" w:lineRule="auto"/>
              <w:rPr>
                <w:ins w:id="76" w:author="00086893" w:date="2016-09-08T08:32:00Z"/>
                <w:rFonts w:ascii="微软雅黑" w:eastAsia="微软雅黑" w:hAnsi="微软雅黑"/>
              </w:rPr>
            </w:pPr>
          </w:p>
        </w:tc>
      </w:tr>
    </w:tbl>
    <w:p w:rsidR="000771E4" w:rsidRPr="00DA5AB8" w:rsidRDefault="005D705B" w:rsidP="001733E8">
      <w:pPr>
        <w:pStyle w:val="40"/>
        <w:spacing w:line="276" w:lineRule="auto"/>
        <w:ind w:firstLine="643"/>
        <w:jc w:val="both"/>
        <w:rPr>
          <w:rFonts w:ascii="微软雅黑" w:eastAsia="微软雅黑" w:hAnsi="微软雅黑"/>
        </w:rPr>
      </w:pPr>
      <w:r w:rsidRPr="00DA5AB8">
        <w:rPr>
          <w:rFonts w:ascii="微软雅黑" w:eastAsia="微软雅黑" w:hAnsi="微软雅黑"/>
        </w:rPr>
        <w:t xml:space="preserve"> </w:t>
      </w:r>
    </w:p>
    <w:p w:rsidR="000771E4" w:rsidRPr="00DA5AB8" w:rsidRDefault="000771E4" w:rsidP="001733E8">
      <w:pPr>
        <w:widowControl/>
        <w:ind w:firstLine="420"/>
        <w:jc w:val="left"/>
        <w:rPr>
          <w:rFonts w:ascii="微软雅黑" w:eastAsia="微软雅黑" w:hAnsi="微软雅黑"/>
          <w:b/>
          <w:sz w:val="32"/>
          <w:szCs w:val="20"/>
        </w:rPr>
      </w:pPr>
      <w:r w:rsidRPr="00DA5AB8">
        <w:rPr>
          <w:rFonts w:ascii="微软雅黑" w:eastAsia="微软雅黑" w:hAnsi="微软雅黑"/>
        </w:rPr>
        <w:br w:type="page"/>
      </w:r>
    </w:p>
    <w:p w:rsidR="00657B8F" w:rsidRPr="00DA5AB8" w:rsidRDefault="00657B8F" w:rsidP="008437F5">
      <w:pPr>
        <w:pStyle w:val="1"/>
        <w:rPr>
          <w:rFonts w:ascii="微软雅黑" w:eastAsia="微软雅黑" w:hAnsi="微软雅黑"/>
        </w:rPr>
      </w:pPr>
      <w:r w:rsidRPr="00DA5AB8">
        <w:rPr>
          <w:rFonts w:ascii="微软雅黑" w:eastAsia="微软雅黑" w:hAnsi="微软雅黑" w:hint="eastAsia"/>
        </w:rPr>
        <w:t>文档说明</w:t>
      </w:r>
    </w:p>
    <w:p w:rsidR="000919FD" w:rsidRPr="00DA5AB8" w:rsidRDefault="00C04FEC" w:rsidP="001733E8">
      <w:pPr>
        <w:ind w:firstLine="420"/>
        <w:rPr>
          <w:rFonts w:ascii="微软雅黑" w:eastAsia="微软雅黑" w:hAnsi="微软雅黑"/>
        </w:rPr>
      </w:pPr>
      <w:r w:rsidRPr="00DA5AB8">
        <w:rPr>
          <w:rFonts w:ascii="微软雅黑" w:eastAsia="微软雅黑" w:hAnsi="微软雅黑" w:hint="eastAsia"/>
        </w:rPr>
        <w:t>本文档用于</w:t>
      </w:r>
      <w:r w:rsidR="00095F27" w:rsidRPr="00DA5AB8">
        <w:rPr>
          <w:rFonts w:ascii="微软雅黑" w:eastAsia="微软雅黑" w:hAnsi="微软雅黑" w:hint="eastAsia"/>
        </w:rPr>
        <w:t>对基于</w:t>
      </w:r>
      <w:r w:rsidRPr="00DA5AB8">
        <w:rPr>
          <w:rFonts w:ascii="微软雅黑" w:eastAsia="微软雅黑" w:hAnsi="微软雅黑" w:hint="eastAsia"/>
        </w:rPr>
        <w:t>元数据平台</w:t>
      </w:r>
      <w:r w:rsidR="00095F27" w:rsidRPr="00DA5AB8">
        <w:rPr>
          <w:rFonts w:ascii="微软雅黑" w:eastAsia="微软雅黑" w:hAnsi="微软雅黑" w:hint="eastAsia"/>
        </w:rPr>
        <w:t>的应用开发使用指导</w:t>
      </w:r>
      <w:r w:rsidRPr="00DA5AB8">
        <w:rPr>
          <w:rFonts w:ascii="微软雅黑" w:eastAsia="微软雅黑" w:hAnsi="微软雅黑" w:hint="eastAsia"/>
        </w:rPr>
        <w:t>，用于说明应用特性如何在元数据平台上进行功能开发和应用实现的注意事项。</w:t>
      </w:r>
    </w:p>
    <w:p w:rsidR="00281BFF" w:rsidRPr="00DA5AB8" w:rsidRDefault="00973709" w:rsidP="002C2096">
      <w:pPr>
        <w:pStyle w:val="1"/>
        <w:rPr>
          <w:rFonts w:ascii="微软雅黑" w:eastAsia="微软雅黑" w:hAnsi="微软雅黑"/>
        </w:rPr>
      </w:pPr>
      <w:r w:rsidRPr="00DA5AB8">
        <w:rPr>
          <w:rFonts w:ascii="微软雅黑" w:eastAsia="微软雅黑" w:hAnsi="微软雅黑" w:hint="eastAsia"/>
        </w:rPr>
        <w:t>应用</w:t>
      </w:r>
      <w:r w:rsidR="00281BFF" w:rsidRPr="00DA5AB8">
        <w:rPr>
          <w:rFonts w:ascii="微软雅黑" w:eastAsia="微软雅黑" w:hAnsi="微软雅黑" w:hint="eastAsia"/>
        </w:rPr>
        <w:t>算法</w:t>
      </w:r>
      <w:r w:rsidR="008B21A7" w:rsidRPr="00DA5AB8">
        <w:rPr>
          <w:rFonts w:ascii="微软雅黑" w:eastAsia="微软雅黑" w:hAnsi="微软雅黑" w:hint="eastAsia"/>
        </w:rPr>
        <w:t>实现</w:t>
      </w:r>
      <w:r w:rsidR="00735C51" w:rsidRPr="00DA5AB8">
        <w:rPr>
          <w:rFonts w:ascii="微软雅黑" w:eastAsia="微软雅黑" w:hAnsi="微软雅黑" w:hint="eastAsia"/>
        </w:rPr>
        <w:t>概述</w:t>
      </w:r>
    </w:p>
    <w:p w:rsidR="00B96C01" w:rsidRPr="00DA5AB8" w:rsidRDefault="002A4341" w:rsidP="001733E8">
      <w:pPr>
        <w:ind w:firstLine="420"/>
        <w:rPr>
          <w:rFonts w:ascii="微软雅黑" w:eastAsia="微软雅黑" w:hAnsi="微软雅黑"/>
        </w:rPr>
      </w:pPr>
      <w:r w:rsidRPr="00DA5AB8">
        <w:rPr>
          <w:rFonts w:ascii="微软雅黑" w:eastAsia="微软雅黑" w:hAnsi="微软雅黑" w:hint="eastAsia"/>
        </w:rPr>
        <w:t xml:space="preserve">   </w:t>
      </w:r>
      <w:r w:rsidR="0044276B" w:rsidRPr="00DA5AB8">
        <w:rPr>
          <w:rFonts w:ascii="微软雅黑" w:eastAsia="微软雅黑" w:hAnsi="微软雅黑" w:hint="eastAsia"/>
          <w:noProof/>
        </w:rPr>
        <w:drawing>
          <wp:inline distT="0" distB="0" distL="0" distR="0">
            <wp:extent cx="5267325" cy="394335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srcRect/>
                    <a:stretch>
                      <a:fillRect/>
                    </a:stretch>
                  </pic:blipFill>
                  <pic:spPr bwMode="auto">
                    <a:xfrm>
                      <a:off x="0" y="0"/>
                      <a:ext cx="5267325" cy="3943350"/>
                    </a:xfrm>
                    <a:prstGeom prst="rect">
                      <a:avLst/>
                    </a:prstGeom>
                    <a:noFill/>
                    <a:ln w="9525">
                      <a:noFill/>
                      <a:miter lim="800000"/>
                      <a:headEnd/>
                      <a:tailEnd/>
                    </a:ln>
                  </pic:spPr>
                </pic:pic>
              </a:graphicData>
            </a:graphic>
          </wp:inline>
        </w:drawing>
      </w:r>
    </w:p>
    <w:p w:rsidR="00CE683F" w:rsidRPr="00DA5AB8" w:rsidRDefault="00CE683F" w:rsidP="001733E8">
      <w:pPr>
        <w:ind w:firstLine="420"/>
        <w:rPr>
          <w:rFonts w:ascii="微软雅黑" w:eastAsia="微软雅黑" w:hAnsi="微软雅黑"/>
        </w:rPr>
      </w:pPr>
    </w:p>
    <w:p w:rsidR="00CE683F" w:rsidRPr="00DA5AB8" w:rsidRDefault="00CE683F" w:rsidP="00D52222">
      <w:pPr>
        <w:ind w:firstLine="420"/>
        <w:rPr>
          <w:rFonts w:ascii="微软雅黑" w:eastAsia="微软雅黑" w:hAnsi="微软雅黑"/>
        </w:rPr>
      </w:pPr>
      <w:r w:rsidRPr="00DA5AB8">
        <w:rPr>
          <w:rFonts w:ascii="微软雅黑" w:eastAsia="微软雅黑" w:hAnsi="微软雅黑" w:hint="eastAsia"/>
        </w:rPr>
        <w:t>应用</w:t>
      </w:r>
      <w:r w:rsidR="00D52222" w:rsidRPr="00DA5AB8">
        <w:rPr>
          <w:rFonts w:ascii="微软雅黑" w:eastAsia="微软雅黑" w:hAnsi="微软雅黑" w:hint="eastAsia"/>
        </w:rPr>
        <w:t>算法</w:t>
      </w:r>
      <w:r w:rsidRPr="00DA5AB8">
        <w:rPr>
          <w:rFonts w:ascii="微软雅黑" w:eastAsia="微软雅黑" w:hAnsi="微软雅黑" w:hint="eastAsia"/>
        </w:rPr>
        <w:t>实现</w:t>
      </w:r>
      <w:r w:rsidR="00D52222" w:rsidRPr="00DA5AB8">
        <w:rPr>
          <w:rFonts w:ascii="微软雅黑" w:eastAsia="微软雅黑" w:hAnsi="微软雅黑" w:hint="eastAsia"/>
        </w:rPr>
        <w:t>主要包括表建模，算法建模和任务建模三部分。这三部分的工作可以同步进行。其中，</w:t>
      </w:r>
    </w:p>
    <w:p w:rsidR="00CE683F" w:rsidRPr="00DA5AB8" w:rsidRDefault="00D52222" w:rsidP="00D158EB">
      <w:pPr>
        <w:pStyle w:val="a9"/>
        <w:numPr>
          <w:ilvl w:val="0"/>
          <w:numId w:val="6"/>
        </w:numPr>
        <w:ind w:left="709" w:firstLineChars="0" w:hanging="431"/>
        <w:rPr>
          <w:rFonts w:ascii="微软雅黑" w:eastAsia="微软雅黑" w:hAnsi="微软雅黑"/>
        </w:rPr>
      </w:pPr>
      <w:r w:rsidRPr="00DA5AB8">
        <w:rPr>
          <w:rFonts w:ascii="微软雅黑" w:eastAsia="微软雅黑" w:hAnsi="微软雅黑" w:hint="eastAsia"/>
        </w:rPr>
        <w:t>表建模主要是完成表的xml文件和汇总表的xml文件，</w:t>
      </w:r>
      <w:r w:rsidR="000E56B5" w:rsidRPr="00DA5AB8">
        <w:rPr>
          <w:rFonts w:ascii="微软雅黑" w:eastAsia="微软雅黑" w:hAnsi="微软雅黑" w:hint="eastAsia"/>
        </w:rPr>
        <w:t>表xml文件对应生成表的建表脚本，</w:t>
      </w:r>
      <w:r w:rsidR="00897585" w:rsidRPr="00DA5AB8">
        <w:rPr>
          <w:rFonts w:ascii="微软雅黑" w:eastAsia="微软雅黑" w:hAnsi="微软雅黑" w:hint="eastAsia"/>
        </w:rPr>
        <w:t>汇总表xml说明</w:t>
      </w:r>
      <w:r w:rsidR="0077784B" w:rsidRPr="00DA5AB8">
        <w:rPr>
          <w:rFonts w:ascii="微软雅黑" w:eastAsia="微软雅黑" w:hAnsi="微软雅黑" w:hint="eastAsia"/>
        </w:rPr>
        <w:t>表的建表路径等信息</w:t>
      </w:r>
      <w:r w:rsidRPr="00DA5AB8">
        <w:rPr>
          <w:rFonts w:ascii="微软雅黑" w:eastAsia="微软雅黑" w:hAnsi="微软雅黑" w:hint="eastAsia"/>
        </w:rPr>
        <w:t>；</w:t>
      </w:r>
    </w:p>
    <w:p w:rsidR="00921DF8" w:rsidRPr="00DA5AB8" w:rsidRDefault="00D52222" w:rsidP="00D158EB">
      <w:pPr>
        <w:pStyle w:val="a9"/>
        <w:numPr>
          <w:ilvl w:val="0"/>
          <w:numId w:val="6"/>
        </w:numPr>
        <w:ind w:left="709" w:firstLineChars="0" w:hanging="431"/>
        <w:rPr>
          <w:rFonts w:ascii="微软雅黑" w:eastAsia="微软雅黑" w:hAnsi="微软雅黑"/>
        </w:rPr>
      </w:pPr>
      <w:r w:rsidRPr="00DA5AB8">
        <w:rPr>
          <w:rFonts w:ascii="微软雅黑" w:eastAsia="微软雅黑" w:hAnsi="微软雅黑" w:hint="eastAsia"/>
        </w:rPr>
        <w:t>算法建模主要分两种形式：sql和rdd</w:t>
      </w:r>
      <w:r w:rsidR="00921DF8" w:rsidRPr="00DA5AB8">
        <w:rPr>
          <w:rFonts w:ascii="微软雅黑" w:eastAsia="微软雅黑" w:hAnsi="微软雅黑" w:hint="eastAsia"/>
        </w:rPr>
        <w:t>。</w:t>
      </w:r>
    </w:p>
    <w:p w:rsidR="00921DF8" w:rsidRPr="00DA5AB8" w:rsidRDefault="00D52222" w:rsidP="00D158EB">
      <w:pPr>
        <w:pStyle w:val="a9"/>
        <w:numPr>
          <w:ilvl w:val="0"/>
          <w:numId w:val="7"/>
        </w:numPr>
        <w:ind w:firstLineChars="0"/>
        <w:rPr>
          <w:rFonts w:ascii="微软雅黑" w:eastAsia="微软雅黑" w:hAnsi="微软雅黑"/>
        </w:rPr>
      </w:pPr>
      <w:r w:rsidRPr="00DA5AB8">
        <w:rPr>
          <w:rFonts w:ascii="微软雅黑" w:eastAsia="微软雅黑" w:hAnsi="微软雅黑" w:hint="eastAsia"/>
        </w:rPr>
        <w:t>对于通过sql实现的算法，需要配置算法.sql文件，算法.xml文件和算法.conf文件，这三种文件相互关联组成一个实例化的sql算法</w:t>
      </w:r>
    </w:p>
    <w:p w:rsidR="000D588F" w:rsidRPr="00DA5AB8" w:rsidRDefault="00D52222" w:rsidP="00D158EB">
      <w:pPr>
        <w:pStyle w:val="a9"/>
        <w:numPr>
          <w:ilvl w:val="0"/>
          <w:numId w:val="7"/>
        </w:numPr>
        <w:ind w:firstLineChars="0"/>
        <w:rPr>
          <w:rFonts w:ascii="微软雅黑" w:eastAsia="微软雅黑" w:hAnsi="微软雅黑"/>
        </w:rPr>
      </w:pPr>
      <w:r w:rsidRPr="00DA5AB8">
        <w:rPr>
          <w:rFonts w:ascii="微软雅黑" w:eastAsia="微软雅黑" w:hAnsi="微软雅黑" w:hint="eastAsia"/>
        </w:rPr>
        <w:t>对于通过rdd实现的算法，需要打成jar包；</w:t>
      </w:r>
    </w:p>
    <w:p w:rsidR="00A5682C" w:rsidRPr="00DA5AB8" w:rsidRDefault="00D52222" w:rsidP="00D158EB">
      <w:pPr>
        <w:pStyle w:val="a9"/>
        <w:numPr>
          <w:ilvl w:val="0"/>
          <w:numId w:val="6"/>
        </w:numPr>
        <w:ind w:left="709" w:firstLineChars="0" w:hanging="431"/>
        <w:rPr>
          <w:rFonts w:ascii="微软雅黑" w:eastAsia="微软雅黑" w:hAnsi="微软雅黑"/>
        </w:rPr>
      </w:pPr>
      <w:r w:rsidRPr="00DA5AB8">
        <w:rPr>
          <w:rFonts w:ascii="微软雅黑" w:eastAsia="微软雅黑" w:hAnsi="微软雅黑" w:hint="eastAsia"/>
        </w:rPr>
        <w:t>任务建模包括任务xml文件和虚拟任务xml文件的生成</w:t>
      </w:r>
    </w:p>
    <w:p w:rsidR="00B96C01" w:rsidRPr="00DA5AB8" w:rsidRDefault="00501C24" w:rsidP="008A736A">
      <w:pPr>
        <w:pStyle w:val="a9"/>
        <w:numPr>
          <w:ilvl w:val="0"/>
          <w:numId w:val="6"/>
        </w:numPr>
        <w:ind w:left="709" w:firstLineChars="0" w:hanging="431"/>
        <w:rPr>
          <w:rFonts w:ascii="微软雅黑" w:eastAsia="微软雅黑" w:hAnsi="微软雅黑"/>
        </w:rPr>
      </w:pPr>
      <w:r w:rsidRPr="00DA5AB8">
        <w:rPr>
          <w:rFonts w:ascii="微软雅黑" w:eastAsia="微软雅黑" w:hAnsi="微软雅黑" w:hint="eastAsia"/>
        </w:rPr>
        <w:t>应用算法</w:t>
      </w:r>
      <w:r w:rsidR="00D963B5" w:rsidRPr="00DA5AB8">
        <w:rPr>
          <w:rFonts w:ascii="微软雅黑" w:eastAsia="微软雅黑" w:hAnsi="微软雅黑" w:hint="eastAsia"/>
        </w:rPr>
        <w:t>实现</w:t>
      </w:r>
      <w:r w:rsidRPr="00DA5AB8">
        <w:rPr>
          <w:rFonts w:ascii="微软雅黑" w:eastAsia="微软雅黑" w:hAnsi="微软雅黑" w:hint="eastAsia"/>
        </w:rPr>
        <w:t>步骤说明如下：</w:t>
      </w:r>
    </w:p>
    <w:tbl>
      <w:tblPr>
        <w:tblW w:w="9630" w:type="dxa"/>
        <w:jc w:val="center"/>
        <w:tblInd w:w="-583" w:type="dxa"/>
        <w:tblLook w:val="04A0"/>
      </w:tblPr>
      <w:tblGrid>
        <w:gridCol w:w="537"/>
        <w:gridCol w:w="1085"/>
        <w:gridCol w:w="2046"/>
        <w:gridCol w:w="5801"/>
        <w:gridCol w:w="146"/>
        <w:gridCol w:w="15"/>
      </w:tblGrid>
      <w:tr w:rsidR="00501C24" w:rsidRPr="00DA5AB8" w:rsidTr="008A736A">
        <w:trPr>
          <w:gridAfter w:val="2"/>
          <w:wAfter w:w="161" w:type="dxa"/>
          <w:trHeight w:val="336"/>
          <w:tblHeader/>
          <w:jc w:val="center"/>
        </w:trPr>
        <w:tc>
          <w:tcPr>
            <w:tcW w:w="537" w:type="dxa"/>
            <w:tcBorders>
              <w:top w:val="single" w:sz="4" w:space="0" w:color="auto"/>
              <w:left w:val="single" w:sz="4" w:space="0" w:color="auto"/>
              <w:bottom w:val="single" w:sz="4" w:space="0" w:color="auto"/>
              <w:right w:val="single" w:sz="4" w:space="0" w:color="auto"/>
            </w:tcBorders>
            <w:shd w:val="clear" w:color="000000" w:fill="C2D69A"/>
            <w:hideMark/>
          </w:tcPr>
          <w:p w:rsidR="00EF3FAB" w:rsidRPr="00DA5AB8" w:rsidRDefault="00EF3FAB" w:rsidP="000B0898">
            <w:pPr>
              <w:widowControl/>
              <w:ind w:leftChars="-10" w:left="-9" w:hangingChars="9" w:hanging="12"/>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工作步骤</w:t>
            </w:r>
          </w:p>
        </w:tc>
        <w:tc>
          <w:tcPr>
            <w:tcW w:w="1085" w:type="dxa"/>
            <w:tcBorders>
              <w:top w:val="single" w:sz="4" w:space="0" w:color="auto"/>
              <w:left w:val="nil"/>
              <w:bottom w:val="single" w:sz="4" w:space="0" w:color="auto"/>
              <w:right w:val="single" w:sz="4" w:space="0" w:color="auto"/>
            </w:tcBorders>
            <w:shd w:val="clear" w:color="000000" w:fill="C2D69A"/>
            <w:hideMark/>
          </w:tcPr>
          <w:p w:rsidR="00EF3FAB" w:rsidRPr="00DA5AB8" w:rsidRDefault="00EF3FAB" w:rsidP="000B0898">
            <w:pPr>
              <w:widowControl/>
              <w:ind w:leftChars="-5" w:left="-10"/>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工作</w:t>
            </w:r>
          </w:p>
        </w:tc>
        <w:tc>
          <w:tcPr>
            <w:tcW w:w="7847" w:type="dxa"/>
            <w:gridSpan w:val="2"/>
            <w:tcBorders>
              <w:top w:val="single" w:sz="4" w:space="0" w:color="auto"/>
              <w:left w:val="nil"/>
              <w:bottom w:val="single" w:sz="4" w:space="0" w:color="auto"/>
              <w:right w:val="single" w:sz="4" w:space="0" w:color="auto"/>
            </w:tcBorders>
            <w:shd w:val="clear" w:color="000000" w:fill="C2D69A"/>
            <w:hideMark/>
          </w:tcPr>
          <w:p w:rsidR="00EF3FAB" w:rsidRPr="00DA5AB8" w:rsidRDefault="00EF3FAB" w:rsidP="000B0898">
            <w:pPr>
              <w:widowControl/>
              <w:ind w:leftChars="-5" w:left="-10"/>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关注点</w:t>
            </w:r>
          </w:p>
        </w:tc>
      </w:tr>
      <w:tr w:rsidR="008977B1" w:rsidRPr="00DA5AB8" w:rsidTr="008A736A">
        <w:trPr>
          <w:gridAfter w:val="2"/>
          <w:wAfter w:w="161" w:type="dxa"/>
          <w:jc w:val="center"/>
        </w:trPr>
        <w:tc>
          <w:tcPr>
            <w:tcW w:w="537" w:type="dxa"/>
            <w:vMerge w:val="restart"/>
            <w:tcBorders>
              <w:top w:val="nil"/>
              <w:left w:val="single" w:sz="4" w:space="0" w:color="auto"/>
              <w:bottom w:val="nil"/>
              <w:right w:val="single" w:sz="4" w:space="0" w:color="auto"/>
            </w:tcBorders>
            <w:shd w:val="clear" w:color="auto" w:fill="auto"/>
            <w:hideMark/>
          </w:tcPr>
          <w:p w:rsidR="00EF3FAB" w:rsidRPr="00DA5AB8" w:rsidRDefault="00EF3FAB" w:rsidP="000B0898">
            <w:pPr>
              <w:widowControl/>
              <w:ind w:leftChars="-10" w:left="-9" w:hangingChars="9" w:hanging="12"/>
              <w:rPr>
                <w:rFonts w:ascii="微软雅黑" w:eastAsia="微软雅黑" w:hAnsi="微软雅黑" w:cs="宋体"/>
                <w:b/>
                <w:kern w:val="0"/>
                <w:sz w:val="13"/>
                <w:szCs w:val="13"/>
              </w:rPr>
            </w:pPr>
            <w:r w:rsidRPr="00DA5AB8">
              <w:rPr>
                <w:rFonts w:ascii="微软雅黑" w:eastAsia="微软雅黑" w:hAnsi="微软雅黑" w:cs="宋体" w:hint="eastAsia"/>
                <w:b/>
                <w:kern w:val="0"/>
                <w:sz w:val="13"/>
                <w:szCs w:val="13"/>
              </w:rPr>
              <w:t>业务梳理</w:t>
            </w:r>
          </w:p>
        </w:tc>
        <w:tc>
          <w:tcPr>
            <w:tcW w:w="1085" w:type="dxa"/>
            <w:vMerge w:val="restart"/>
            <w:tcBorders>
              <w:top w:val="nil"/>
              <w:left w:val="single" w:sz="4" w:space="0" w:color="auto"/>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etl算法流程梳理</w:t>
            </w:r>
          </w:p>
        </w:tc>
        <w:tc>
          <w:tcPr>
            <w:tcW w:w="7847" w:type="dxa"/>
            <w:gridSpan w:val="2"/>
            <w:tcBorders>
              <w:top w:val="nil"/>
              <w:left w:val="nil"/>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注意事项：</w:t>
            </w:r>
            <w:r w:rsidRPr="00DA5AB8">
              <w:rPr>
                <w:rFonts w:ascii="微软雅黑" w:eastAsia="微软雅黑" w:hAnsi="微软雅黑" w:cs="宋体" w:hint="eastAsia"/>
                <w:kern w:val="0"/>
                <w:sz w:val="13"/>
                <w:szCs w:val="13"/>
              </w:rPr>
              <w:br/>
              <w:t xml:space="preserve">    1）算法粒度尽量小：</w:t>
            </w:r>
            <w:r w:rsidRPr="00DA5AB8">
              <w:rPr>
                <w:rFonts w:ascii="微软雅黑" w:eastAsia="微软雅黑" w:hAnsi="微软雅黑" w:cs="宋体" w:hint="eastAsia"/>
                <w:kern w:val="0"/>
                <w:sz w:val="13"/>
                <w:szCs w:val="13"/>
              </w:rPr>
              <w:br/>
              <w:t xml:space="preserve">         一个算法就做一件事情；</w:t>
            </w:r>
            <w:r w:rsidRPr="00DA5AB8">
              <w:rPr>
                <w:rFonts w:ascii="微软雅黑" w:eastAsia="微软雅黑" w:hAnsi="微软雅黑" w:cs="宋体" w:hint="eastAsia"/>
                <w:kern w:val="0"/>
                <w:sz w:val="13"/>
                <w:szCs w:val="13"/>
              </w:rPr>
              <w:br/>
              <w:t xml:space="preserve">         算法事件涉及的运行环境要单一：只有spark或sybase或hbase等，如从spark清洗后又同步到sybase，则拆开，目前只实现spark-spark即可，同步后续再统一考虑；</w:t>
            </w:r>
            <w:r w:rsidRPr="00DA5AB8">
              <w:rPr>
                <w:rFonts w:ascii="微软雅黑" w:eastAsia="微软雅黑" w:hAnsi="微软雅黑" w:cs="宋体" w:hint="eastAsia"/>
                <w:kern w:val="0"/>
                <w:sz w:val="13"/>
                <w:szCs w:val="13"/>
              </w:rPr>
              <w:br/>
              <w:t xml:space="preserve">    2）系统目前只支持spark-&gt;spark：因此算法中有如sybase-sybase这种，需要修改为由spark清洗，清洗后再同步到sybase</w:t>
            </w:r>
            <w:r w:rsidRPr="00DA5AB8">
              <w:rPr>
                <w:rFonts w:ascii="微软雅黑" w:eastAsia="微软雅黑" w:hAnsi="微软雅黑" w:cs="宋体" w:hint="eastAsia"/>
                <w:kern w:val="0"/>
                <w:sz w:val="13"/>
                <w:szCs w:val="13"/>
              </w:rPr>
              <w:br/>
              <w:t xml:space="preserve">    3）算法形式为.sql或jar包：若纯sql则以.sql形式提供，若使用了rdd则以jar包形式提供，若使用了sql和rdd混合形式则以jar包形式提供</w:t>
            </w:r>
            <w:r w:rsidRPr="00DA5AB8">
              <w:rPr>
                <w:rFonts w:ascii="微软雅黑" w:eastAsia="微软雅黑" w:hAnsi="微软雅黑" w:cs="宋体" w:hint="eastAsia"/>
                <w:kern w:val="0"/>
                <w:sz w:val="13"/>
                <w:szCs w:val="13"/>
              </w:rPr>
              <w:br/>
              <w:t xml:space="preserve">    4）临时表处理：</w:t>
            </w:r>
            <w:r w:rsidRPr="00DA5AB8">
              <w:rPr>
                <w:rFonts w:ascii="微软雅黑" w:eastAsia="微软雅黑" w:hAnsi="微软雅黑" w:cs="宋体" w:hint="eastAsia"/>
                <w:kern w:val="0"/>
                <w:sz w:val="13"/>
                <w:szCs w:val="13"/>
              </w:rPr>
              <w:br/>
              <w:t xml:space="preserve">          a）若临时表只是给本算法使用，则该临时表放到算法内，同放在一个.sql文件中，或同放到一个jar包中，且算法xml中输出表名没有该临时表   </w:t>
            </w:r>
            <w:r w:rsidRPr="00DA5AB8">
              <w:rPr>
                <w:rFonts w:ascii="微软雅黑" w:eastAsia="微软雅黑" w:hAnsi="微软雅黑" w:cs="宋体" w:hint="eastAsia"/>
                <w:kern w:val="0"/>
                <w:sz w:val="13"/>
                <w:szCs w:val="13"/>
              </w:rPr>
              <w:br/>
              <w:t xml:space="preserve">          b）若一个job中产生的临时表被多个job共用，则该临时表需要独立成正式表;</w:t>
            </w:r>
          </w:p>
        </w:tc>
      </w:tr>
      <w:tr w:rsidR="008977B1" w:rsidRPr="00DA5AB8" w:rsidTr="008A736A">
        <w:trPr>
          <w:gridAfter w:val="2"/>
          <w:wAfter w:w="161" w:type="dxa"/>
          <w:trHeight w:val="2160"/>
          <w:jc w:val="center"/>
        </w:trPr>
        <w:tc>
          <w:tcPr>
            <w:tcW w:w="537" w:type="dxa"/>
            <w:vMerge/>
            <w:tcBorders>
              <w:top w:val="nil"/>
              <w:left w:val="single" w:sz="4" w:space="0" w:color="auto"/>
              <w:bottom w:val="nil"/>
              <w:right w:val="single" w:sz="4" w:space="0" w:color="auto"/>
            </w:tcBorders>
            <w:hideMark/>
          </w:tcPr>
          <w:p w:rsidR="00EF3FAB" w:rsidRPr="00DA5AB8" w:rsidRDefault="00EF3FAB" w:rsidP="000B0898">
            <w:pPr>
              <w:widowControl/>
              <w:ind w:leftChars="-10" w:left="-9" w:hangingChars="9" w:hanging="12"/>
              <w:rPr>
                <w:rFonts w:ascii="微软雅黑" w:eastAsia="微软雅黑" w:hAnsi="微软雅黑" w:cs="宋体"/>
                <w:kern w:val="0"/>
                <w:sz w:val="13"/>
                <w:szCs w:val="13"/>
              </w:rPr>
            </w:pPr>
          </w:p>
        </w:tc>
        <w:tc>
          <w:tcPr>
            <w:tcW w:w="1085" w:type="dxa"/>
            <w:vMerge/>
            <w:tcBorders>
              <w:top w:val="nil"/>
              <w:left w:val="single" w:sz="4" w:space="0" w:color="auto"/>
              <w:bottom w:val="single" w:sz="4" w:space="0" w:color="auto"/>
              <w:right w:val="single" w:sz="4" w:space="0" w:color="auto"/>
            </w:tcBorders>
            <w:hideMark/>
          </w:tcPr>
          <w:p w:rsidR="00EF3FAB" w:rsidRPr="00DA5AB8" w:rsidRDefault="00EF3FAB" w:rsidP="000B0898">
            <w:pPr>
              <w:widowControl/>
              <w:ind w:leftChars="-5" w:left="-10"/>
              <w:rPr>
                <w:rFonts w:ascii="微软雅黑" w:eastAsia="微软雅黑" w:hAnsi="微软雅黑" w:cs="宋体"/>
                <w:kern w:val="0"/>
                <w:sz w:val="13"/>
                <w:szCs w:val="13"/>
              </w:rPr>
            </w:pPr>
          </w:p>
        </w:tc>
        <w:tc>
          <w:tcPr>
            <w:tcW w:w="7847" w:type="dxa"/>
            <w:gridSpan w:val="2"/>
            <w:tcBorders>
              <w:top w:val="nil"/>
              <w:left w:val="nil"/>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输入：</w:t>
            </w:r>
            <w:r w:rsidRPr="00DA5AB8">
              <w:rPr>
                <w:rFonts w:ascii="微软雅黑" w:eastAsia="微软雅黑" w:hAnsi="微软雅黑" w:cs="宋体" w:hint="eastAsia"/>
                <w:kern w:val="0"/>
                <w:sz w:val="13"/>
                <w:szCs w:val="13"/>
              </w:rPr>
              <w:br/>
              <w:t xml:space="preserve">    1）方案文档（如果没有请脑补）；</w:t>
            </w:r>
            <w:r w:rsidRPr="00DA5AB8">
              <w:rPr>
                <w:rFonts w:ascii="微软雅黑" w:eastAsia="微软雅黑" w:hAnsi="微软雅黑" w:cs="宋体" w:hint="eastAsia"/>
                <w:kern w:val="0"/>
                <w:sz w:val="13"/>
                <w:szCs w:val="13"/>
              </w:rPr>
              <w:br/>
              <w:t xml:space="preserve">     2）功能代码（UT输出的SQL以及代码），特指一个功能（比如cdma 1x综合分析）</w:t>
            </w:r>
            <w:r w:rsidRPr="00DA5AB8">
              <w:rPr>
                <w:rFonts w:ascii="微软雅黑" w:eastAsia="微软雅黑" w:hAnsi="微软雅黑" w:cs="宋体" w:hint="eastAsia"/>
                <w:kern w:val="0"/>
                <w:sz w:val="13"/>
                <w:szCs w:val="13"/>
              </w:rPr>
              <w:br/>
              <w:t>输出：</w:t>
            </w:r>
            <w:r w:rsidRPr="00DA5AB8">
              <w:rPr>
                <w:rFonts w:ascii="微软雅黑" w:eastAsia="微软雅黑" w:hAnsi="微软雅黑" w:cs="宋体" w:hint="eastAsia"/>
                <w:kern w:val="0"/>
                <w:sz w:val="13"/>
                <w:szCs w:val="13"/>
              </w:rPr>
              <w:br/>
              <w:t xml:space="preserve">    1）给出需要被建模的表的列表（含NetMAX主题表、清洗中间生成的表、SybaseIQ的表、Hbase暂时不必建模）</w:t>
            </w:r>
            <w:r w:rsidRPr="00DA5AB8">
              <w:rPr>
                <w:rFonts w:ascii="微软雅黑" w:eastAsia="微软雅黑" w:hAnsi="微软雅黑" w:cs="宋体" w:hint="eastAsia"/>
                <w:kern w:val="0"/>
                <w:sz w:val="13"/>
                <w:szCs w:val="13"/>
              </w:rPr>
              <w:br/>
              <w:t xml:space="preserve">    2）给出需要被建模的算法列表：将当前的功能代码中SQL分拆为多个算法。</w:t>
            </w:r>
            <w:r w:rsidRPr="00DA5AB8">
              <w:rPr>
                <w:rFonts w:ascii="微软雅黑" w:eastAsia="微软雅黑" w:hAnsi="微软雅黑" w:cs="宋体" w:hint="eastAsia"/>
                <w:kern w:val="0"/>
                <w:sz w:val="13"/>
                <w:szCs w:val="13"/>
              </w:rPr>
              <w:br/>
              <w:t xml:space="preserve">    3）文本文件：包含功能相关的所有UT生成的SQL代码；</w:t>
            </w:r>
          </w:p>
        </w:tc>
      </w:tr>
      <w:tr w:rsidR="008977B1" w:rsidRPr="00DA5AB8" w:rsidTr="008A736A">
        <w:trPr>
          <w:gridAfter w:val="2"/>
          <w:wAfter w:w="161" w:type="dxa"/>
          <w:trHeight w:val="612"/>
          <w:jc w:val="center"/>
        </w:trPr>
        <w:tc>
          <w:tcPr>
            <w:tcW w:w="537" w:type="dxa"/>
            <w:vMerge w:val="restart"/>
            <w:tcBorders>
              <w:top w:val="single" w:sz="4" w:space="0" w:color="auto"/>
              <w:left w:val="single" w:sz="4" w:space="0" w:color="auto"/>
              <w:bottom w:val="nil"/>
              <w:right w:val="single" w:sz="4" w:space="0" w:color="auto"/>
            </w:tcBorders>
            <w:shd w:val="clear" w:color="auto" w:fill="auto"/>
            <w:hideMark/>
          </w:tcPr>
          <w:p w:rsidR="00EF3FAB" w:rsidRPr="00DA5AB8" w:rsidRDefault="00EF3FAB" w:rsidP="000B0898">
            <w:pPr>
              <w:widowControl/>
              <w:ind w:leftChars="-10" w:left="-9" w:hangingChars="9" w:hanging="12"/>
              <w:rPr>
                <w:rFonts w:ascii="微软雅黑" w:eastAsia="微软雅黑" w:hAnsi="微软雅黑" w:cs="宋体"/>
                <w:b/>
                <w:kern w:val="0"/>
                <w:sz w:val="13"/>
                <w:szCs w:val="13"/>
              </w:rPr>
            </w:pPr>
            <w:r w:rsidRPr="00DA5AB8">
              <w:rPr>
                <w:rFonts w:ascii="微软雅黑" w:eastAsia="微软雅黑" w:hAnsi="微软雅黑" w:cs="宋体" w:hint="eastAsia"/>
                <w:b/>
                <w:kern w:val="0"/>
                <w:sz w:val="13"/>
                <w:szCs w:val="13"/>
              </w:rPr>
              <w:t>表建模</w:t>
            </w:r>
          </w:p>
        </w:tc>
        <w:tc>
          <w:tcPr>
            <w:tcW w:w="1085" w:type="dxa"/>
            <w:tcBorders>
              <w:top w:val="nil"/>
              <w:left w:val="nil"/>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生成表的xml文件</w:t>
            </w:r>
          </w:p>
        </w:tc>
        <w:tc>
          <w:tcPr>
            <w:tcW w:w="7847" w:type="dxa"/>
            <w:gridSpan w:val="2"/>
            <w:tcBorders>
              <w:top w:val="nil"/>
              <w:left w:val="nil"/>
              <w:bottom w:val="single" w:sz="4" w:space="0" w:color="auto"/>
              <w:right w:val="single" w:sz="4" w:space="0" w:color="auto"/>
            </w:tcBorders>
            <w:shd w:val="clear" w:color="auto" w:fill="auto"/>
            <w:hideMark/>
          </w:tcPr>
          <w:p w:rsidR="00EF3FAB" w:rsidRPr="00DA5AB8" w:rsidRDefault="00177667" w:rsidP="00177667">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对应设计的表填写表xml文件</w:t>
            </w:r>
            <w:r w:rsidR="00EF3FAB" w:rsidRPr="00DA5AB8">
              <w:rPr>
                <w:rFonts w:ascii="微软雅黑" w:eastAsia="微软雅黑" w:hAnsi="微软雅黑" w:cs="宋体" w:hint="eastAsia"/>
                <w:kern w:val="0"/>
                <w:sz w:val="13"/>
                <w:szCs w:val="13"/>
              </w:rPr>
              <w:t>；</w:t>
            </w:r>
            <w:r w:rsidR="00C128DB" w:rsidRPr="00DA5AB8">
              <w:rPr>
                <w:rFonts w:ascii="微软雅黑" w:eastAsia="微软雅黑" w:hAnsi="微软雅黑" w:cs="宋体" w:hint="eastAsia"/>
                <w:kern w:val="0"/>
                <w:sz w:val="13"/>
                <w:szCs w:val="13"/>
              </w:rPr>
              <w:t>详细说明见</w:t>
            </w:r>
            <w:r w:rsidRPr="00DA5AB8">
              <w:rPr>
                <w:rFonts w:ascii="微软雅黑" w:eastAsia="微软雅黑" w:hAnsi="微软雅黑" w:cs="宋体" w:hint="eastAsia"/>
                <w:kern w:val="0"/>
                <w:sz w:val="13"/>
                <w:szCs w:val="13"/>
              </w:rPr>
              <w:t>章节</w:t>
            </w:r>
            <w:hyperlink w:anchor="_表XML文件说明" w:history="1">
              <w:r w:rsidRPr="00DA5AB8">
                <w:rPr>
                  <w:rStyle w:val="ab"/>
                  <w:rFonts w:ascii="微软雅黑" w:eastAsia="微软雅黑" w:hAnsi="微软雅黑" w:cs="宋体" w:hint="eastAsia"/>
                  <w:kern w:val="0"/>
                  <w:sz w:val="13"/>
                  <w:szCs w:val="13"/>
                </w:rPr>
                <w:t>表</w:t>
              </w:r>
              <w:r w:rsidRPr="00DA5AB8">
                <w:rPr>
                  <w:rStyle w:val="ab"/>
                  <w:rFonts w:ascii="微软雅黑" w:eastAsia="微软雅黑" w:hAnsi="微软雅黑" w:cs="宋体"/>
                  <w:kern w:val="0"/>
                  <w:sz w:val="13"/>
                  <w:szCs w:val="13"/>
                </w:rPr>
                <w:t>XML文件说明</w:t>
              </w:r>
            </w:hyperlink>
          </w:p>
        </w:tc>
      </w:tr>
      <w:tr w:rsidR="008977B1" w:rsidRPr="00DA5AB8" w:rsidTr="008A736A">
        <w:trPr>
          <w:gridAfter w:val="2"/>
          <w:wAfter w:w="161" w:type="dxa"/>
          <w:trHeight w:val="552"/>
          <w:jc w:val="center"/>
        </w:trPr>
        <w:tc>
          <w:tcPr>
            <w:tcW w:w="537" w:type="dxa"/>
            <w:vMerge/>
            <w:tcBorders>
              <w:top w:val="single" w:sz="4" w:space="0" w:color="auto"/>
              <w:left w:val="single" w:sz="4" w:space="0" w:color="auto"/>
              <w:bottom w:val="nil"/>
              <w:right w:val="single" w:sz="4" w:space="0" w:color="auto"/>
            </w:tcBorders>
            <w:hideMark/>
          </w:tcPr>
          <w:p w:rsidR="00EF3FAB" w:rsidRPr="00DA5AB8" w:rsidRDefault="00EF3FAB" w:rsidP="000B0898">
            <w:pPr>
              <w:widowControl/>
              <w:ind w:leftChars="-10" w:left="-9" w:hangingChars="9" w:hanging="12"/>
              <w:rPr>
                <w:rFonts w:ascii="微软雅黑" w:eastAsia="微软雅黑" w:hAnsi="微软雅黑" w:cs="宋体"/>
                <w:kern w:val="0"/>
                <w:sz w:val="13"/>
                <w:szCs w:val="13"/>
              </w:rPr>
            </w:pPr>
          </w:p>
        </w:tc>
        <w:tc>
          <w:tcPr>
            <w:tcW w:w="1085" w:type="dxa"/>
            <w:tcBorders>
              <w:top w:val="nil"/>
              <w:left w:val="nil"/>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生成汇总表的xml文件</w:t>
            </w:r>
          </w:p>
        </w:tc>
        <w:tc>
          <w:tcPr>
            <w:tcW w:w="7847" w:type="dxa"/>
            <w:gridSpan w:val="2"/>
            <w:tcBorders>
              <w:top w:val="nil"/>
              <w:left w:val="nil"/>
              <w:bottom w:val="single" w:sz="4" w:space="0" w:color="auto"/>
              <w:right w:val="single" w:sz="4" w:space="0" w:color="auto"/>
            </w:tcBorders>
            <w:shd w:val="clear" w:color="auto" w:fill="auto"/>
            <w:hideMark/>
          </w:tcPr>
          <w:p w:rsidR="00EF3FAB" w:rsidRPr="00DA5AB8" w:rsidRDefault="00177667" w:rsidP="00177667">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对应表存放的路径，数据库等类型填写</w:t>
            </w:r>
            <w:r w:rsidR="00EF3FAB" w:rsidRPr="00DA5AB8">
              <w:rPr>
                <w:rFonts w:ascii="微软雅黑" w:eastAsia="微软雅黑" w:hAnsi="微软雅黑" w:cs="宋体" w:hint="eastAsia"/>
                <w:kern w:val="0"/>
                <w:sz w:val="13"/>
                <w:szCs w:val="13"/>
              </w:rPr>
              <w:t>汇总表xml</w:t>
            </w:r>
            <w:r w:rsidRPr="00DA5AB8">
              <w:rPr>
                <w:rFonts w:ascii="微软雅黑" w:eastAsia="微软雅黑" w:hAnsi="微软雅黑" w:cs="宋体" w:hint="eastAsia"/>
                <w:kern w:val="0"/>
                <w:sz w:val="13"/>
                <w:szCs w:val="13"/>
              </w:rPr>
              <w:t>文件，详细说明见章节</w:t>
            </w:r>
            <w:hyperlink w:anchor="_汇总表xml说明" w:history="1">
              <w:r w:rsidRPr="00DA5AB8">
                <w:rPr>
                  <w:rStyle w:val="ab"/>
                  <w:rFonts w:ascii="微软雅黑" w:eastAsia="微软雅黑" w:hAnsi="微软雅黑" w:cs="宋体" w:hint="eastAsia"/>
                  <w:kern w:val="0"/>
                  <w:sz w:val="13"/>
                  <w:szCs w:val="13"/>
                </w:rPr>
                <w:t>汇总表</w:t>
              </w:r>
              <w:r w:rsidRPr="00DA5AB8">
                <w:rPr>
                  <w:rStyle w:val="ab"/>
                  <w:rFonts w:ascii="微软雅黑" w:eastAsia="微软雅黑" w:hAnsi="微软雅黑" w:cs="宋体"/>
                  <w:kern w:val="0"/>
                  <w:sz w:val="13"/>
                  <w:szCs w:val="13"/>
                </w:rPr>
                <w:t>xml说明</w:t>
              </w:r>
            </w:hyperlink>
          </w:p>
        </w:tc>
      </w:tr>
      <w:tr w:rsidR="002F06ED" w:rsidRPr="00DA5AB8" w:rsidTr="008A736A">
        <w:trPr>
          <w:gridAfter w:val="1"/>
          <w:wAfter w:w="15" w:type="dxa"/>
          <w:trHeight w:val="519"/>
          <w:jc w:val="center"/>
        </w:trPr>
        <w:tc>
          <w:tcPr>
            <w:tcW w:w="537" w:type="dxa"/>
            <w:vMerge w:val="restart"/>
            <w:tcBorders>
              <w:top w:val="single" w:sz="4" w:space="0" w:color="auto"/>
              <w:left w:val="single" w:sz="4" w:space="0" w:color="auto"/>
              <w:bottom w:val="nil"/>
              <w:right w:val="single" w:sz="4" w:space="0" w:color="auto"/>
            </w:tcBorders>
            <w:shd w:val="clear" w:color="auto" w:fill="auto"/>
            <w:hideMark/>
          </w:tcPr>
          <w:p w:rsidR="002F06ED" w:rsidRPr="00DA5AB8" w:rsidRDefault="002F06ED" w:rsidP="000B0898">
            <w:pPr>
              <w:widowControl/>
              <w:ind w:leftChars="-10" w:left="-9" w:hangingChars="9" w:hanging="12"/>
              <w:rPr>
                <w:rFonts w:ascii="微软雅黑" w:eastAsia="微软雅黑" w:hAnsi="微软雅黑" w:cs="宋体"/>
                <w:b/>
                <w:kern w:val="0"/>
                <w:sz w:val="13"/>
                <w:szCs w:val="13"/>
              </w:rPr>
            </w:pPr>
            <w:r w:rsidRPr="00DA5AB8">
              <w:rPr>
                <w:rFonts w:ascii="微软雅黑" w:eastAsia="微软雅黑" w:hAnsi="微软雅黑" w:cs="宋体" w:hint="eastAsia"/>
                <w:b/>
                <w:kern w:val="0"/>
                <w:sz w:val="13"/>
                <w:szCs w:val="13"/>
              </w:rPr>
              <w:t>算法与检查算法建模</w:t>
            </w:r>
          </w:p>
        </w:tc>
        <w:tc>
          <w:tcPr>
            <w:tcW w:w="1085" w:type="dxa"/>
            <w:tcBorders>
              <w:top w:val="nil"/>
              <w:left w:val="nil"/>
              <w:bottom w:val="single" w:sz="4" w:space="0" w:color="auto"/>
              <w:right w:val="single" w:sz="4" w:space="0" w:color="auto"/>
            </w:tcBorders>
            <w:shd w:val="clear" w:color="auto" w:fill="auto"/>
            <w:hideMark/>
          </w:tcPr>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生成算法.sql文件</w:t>
            </w:r>
          </w:p>
        </w:tc>
        <w:tc>
          <w:tcPr>
            <w:tcW w:w="2046" w:type="dxa"/>
            <w:vMerge w:val="restart"/>
            <w:tcBorders>
              <w:top w:val="nil"/>
              <w:left w:val="nil"/>
              <w:right w:val="single" w:sz="4" w:space="0" w:color="auto"/>
            </w:tcBorders>
            <w:shd w:val="clear" w:color="auto" w:fill="auto"/>
            <w:hideMark/>
          </w:tcPr>
          <w:p w:rsidR="0067703F" w:rsidRPr="00DA5AB8" w:rsidRDefault="002F06ED" w:rsidP="00F307AA">
            <w:pPr>
              <w:widowControl/>
              <w:ind w:leftChars="-5" w:left="-10" w:firstLineChars="100" w:firstLine="13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算法建模主要分两种形式：sql和rdd，在算法xml配置算法类型subtype用于区分。</w:t>
            </w:r>
          </w:p>
          <w:p w:rsidR="0067703F" w:rsidRPr="00DA5AB8" w:rsidRDefault="002F06ED" w:rsidP="0067703F">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对于通过sql实现的算法，需要配置算法.sql文件，算法.xml文件（元数据说明文件）和算法.conf（一些需要配置的参数）文件，这三种文件相互关联组成一个实例化的sql算法；对于通过rdd实现的算法，需要打成jar包；配置算法.xml文件和算法.conf文件等，由算法jar包自行完成算法的实例化。</w:t>
            </w:r>
          </w:p>
          <w:p w:rsidR="002F06ED" w:rsidRPr="00DA5AB8" w:rsidRDefault="002F06ED" w:rsidP="0067703F">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算法拆分拆分的原则：算法尽量小，且一个算法内的sql执行体，必须同属于一种执行环境，如都基于spark运行</w:t>
            </w:r>
          </w:p>
        </w:tc>
        <w:tc>
          <w:tcPr>
            <w:tcW w:w="5947" w:type="dxa"/>
            <w:gridSpan w:val="2"/>
            <w:tcBorders>
              <w:top w:val="nil"/>
              <w:left w:val="nil"/>
              <w:bottom w:val="single" w:sz="4" w:space="0" w:color="auto"/>
              <w:right w:val="single" w:sz="4" w:space="0" w:color="auto"/>
            </w:tcBorders>
            <w:shd w:val="clear" w:color="auto" w:fill="auto"/>
          </w:tcPr>
          <w:p w:rsidR="002F06ED" w:rsidRPr="00DA5AB8" w:rsidRDefault="002F06ED" w:rsidP="00F33CE5">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根据算法逻辑实现算法sql文件，将算法的sql语句摘取出来，支持一个.sql文件内有多个sql执行语句，以分号分隔；详细说明见章</w:t>
            </w:r>
          </w:p>
          <w:p w:rsidR="002F06ED" w:rsidRPr="00DA5AB8" w:rsidRDefault="002F06ED" w:rsidP="00F33CE5">
            <w:pPr>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节</w:t>
            </w:r>
            <w:hyperlink w:anchor="_Sql文件说明" w:history="1">
              <w:r w:rsidRPr="00DA5AB8">
                <w:rPr>
                  <w:rStyle w:val="ab"/>
                  <w:rFonts w:ascii="微软雅黑" w:eastAsia="微软雅黑" w:hAnsi="微软雅黑" w:cs="宋体"/>
                  <w:kern w:val="0"/>
                  <w:sz w:val="13"/>
                  <w:szCs w:val="13"/>
                </w:rPr>
                <w:t>Sql文件说明</w:t>
              </w:r>
            </w:hyperlink>
          </w:p>
        </w:tc>
      </w:tr>
      <w:tr w:rsidR="002F06ED" w:rsidRPr="00DA5AB8" w:rsidTr="008A736A">
        <w:trPr>
          <w:trHeight w:val="564"/>
          <w:jc w:val="center"/>
        </w:trPr>
        <w:tc>
          <w:tcPr>
            <w:tcW w:w="537" w:type="dxa"/>
            <w:vMerge/>
            <w:tcBorders>
              <w:top w:val="single" w:sz="4" w:space="0" w:color="auto"/>
              <w:left w:val="single" w:sz="4" w:space="0" w:color="auto"/>
              <w:bottom w:val="nil"/>
              <w:right w:val="single" w:sz="4" w:space="0" w:color="auto"/>
            </w:tcBorders>
            <w:hideMark/>
          </w:tcPr>
          <w:p w:rsidR="002F06ED" w:rsidRPr="00DA5AB8" w:rsidRDefault="002F06ED" w:rsidP="000B0898">
            <w:pPr>
              <w:widowControl/>
              <w:ind w:leftChars="-10" w:left="-9" w:hangingChars="9" w:hanging="12"/>
              <w:rPr>
                <w:rFonts w:ascii="微软雅黑" w:eastAsia="微软雅黑" w:hAnsi="微软雅黑" w:cs="宋体"/>
                <w:kern w:val="0"/>
                <w:sz w:val="13"/>
                <w:szCs w:val="13"/>
              </w:rPr>
            </w:pPr>
          </w:p>
        </w:tc>
        <w:tc>
          <w:tcPr>
            <w:tcW w:w="1085" w:type="dxa"/>
            <w:tcBorders>
              <w:top w:val="nil"/>
              <w:left w:val="nil"/>
              <w:bottom w:val="single" w:sz="4" w:space="0" w:color="auto"/>
              <w:right w:val="single" w:sz="4" w:space="0" w:color="auto"/>
            </w:tcBorders>
            <w:shd w:val="clear" w:color="auto" w:fill="auto"/>
            <w:hideMark/>
          </w:tcPr>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生成算法</w:t>
            </w:r>
          </w:p>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.rdd的jar包</w:t>
            </w:r>
          </w:p>
        </w:tc>
        <w:tc>
          <w:tcPr>
            <w:tcW w:w="2046" w:type="dxa"/>
            <w:vMerge/>
            <w:tcBorders>
              <w:left w:val="nil"/>
              <w:right w:val="single" w:sz="4" w:space="0" w:color="auto"/>
            </w:tcBorders>
            <w:shd w:val="clear" w:color="auto" w:fill="auto"/>
            <w:hideMark/>
          </w:tcPr>
          <w:p w:rsidR="002F06ED" w:rsidRPr="00DA5AB8" w:rsidRDefault="002F06ED" w:rsidP="002F06ED">
            <w:pPr>
              <w:rPr>
                <w:rFonts w:ascii="微软雅黑" w:eastAsia="微软雅黑" w:hAnsi="微软雅黑" w:cs="宋体"/>
                <w:kern w:val="0"/>
                <w:sz w:val="13"/>
                <w:szCs w:val="13"/>
              </w:rPr>
            </w:pPr>
          </w:p>
        </w:tc>
        <w:tc>
          <w:tcPr>
            <w:tcW w:w="5962" w:type="dxa"/>
            <w:gridSpan w:val="3"/>
            <w:tcBorders>
              <w:top w:val="nil"/>
              <w:left w:val="nil"/>
              <w:bottom w:val="single" w:sz="4" w:space="0" w:color="auto"/>
              <w:right w:val="single" w:sz="4" w:space="0" w:color="auto"/>
            </w:tcBorders>
            <w:shd w:val="clear" w:color="auto" w:fill="auto"/>
          </w:tcPr>
          <w:p w:rsidR="002F06ED" w:rsidRPr="00DA5AB8" w:rsidRDefault="002F06ED" w:rsidP="004D5D94">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对于使用sql文件无法实现的算法逻辑或需要调用特殊jar包的，使用RDD完成的算法，需要将代码生成jar包，系统通过执行jar包</w:t>
            </w:r>
          </w:p>
          <w:p w:rsidR="002F06ED" w:rsidRPr="00DA5AB8" w:rsidRDefault="002F06ED" w:rsidP="004D5D94">
            <w:pPr>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完成算法，详细说明见章节</w:t>
            </w:r>
            <w:hyperlink w:anchor="_Rdd_jar包说明" w:history="1">
              <w:r w:rsidRPr="00DA5AB8">
                <w:rPr>
                  <w:rStyle w:val="ab"/>
                  <w:rFonts w:ascii="微软雅黑" w:eastAsia="微软雅黑" w:hAnsi="微软雅黑" w:cs="宋体"/>
                  <w:kern w:val="0"/>
                  <w:sz w:val="13"/>
                  <w:szCs w:val="13"/>
                </w:rPr>
                <w:t>Rdd jar包说明</w:t>
              </w:r>
            </w:hyperlink>
          </w:p>
        </w:tc>
      </w:tr>
      <w:tr w:rsidR="002F06ED" w:rsidRPr="00DA5AB8" w:rsidTr="008A736A">
        <w:trPr>
          <w:trHeight w:val="1404"/>
          <w:jc w:val="center"/>
        </w:trPr>
        <w:tc>
          <w:tcPr>
            <w:tcW w:w="537" w:type="dxa"/>
            <w:vMerge/>
            <w:tcBorders>
              <w:top w:val="single" w:sz="4" w:space="0" w:color="auto"/>
              <w:left w:val="single" w:sz="4" w:space="0" w:color="auto"/>
              <w:bottom w:val="nil"/>
              <w:right w:val="single" w:sz="4" w:space="0" w:color="auto"/>
            </w:tcBorders>
            <w:hideMark/>
          </w:tcPr>
          <w:p w:rsidR="002F06ED" w:rsidRPr="00DA5AB8" w:rsidRDefault="002F06ED" w:rsidP="000B0898">
            <w:pPr>
              <w:widowControl/>
              <w:ind w:leftChars="-10" w:left="-9" w:hangingChars="9" w:hanging="12"/>
              <w:rPr>
                <w:rFonts w:ascii="微软雅黑" w:eastAsia="微软雅黑" w:hAnsi="微软雅黑" w:cs="宋体"/>
                <w:kern w:val="0"/>
                <w:sz w:val="13"/>
                <w:szCs w:val="13"/>
              </w:rPr>
            </w:pPr>
          </w:p>
        </w:tc>
        <w:tc>
          <w:tcPr>
            <w:tcW w:w="1085" w:type="dxa"/>
            <w:tcBorders>
              <w:top w:val="nil"/>
              <w:left w:val="nil"/>
              <w:bottom w:val="single" w:sz="4" w:space="0" w:color="auto"/>
              <w:right w:val="single" w:sz="4" w:space="0" w:color="auto"/>
            </w:tcBorders>
            <w:shd w:val="clear" w:color="auto" w:fill="auto"/>
            <w:hideMark/>
          </w:tcPr>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生成算法.xml文件</w:t>
            </w:r>
          </w:p>
        </w:tc>
        <w:tc>
          <w:tcPr>
            <w:tcW w:w="2046" w:type="dxa"/>
            <w:vMerge/>
            <w:tcBorders>
              <w:left w:val="nil"/>
              <w:right w:val="single" w:sz="4" w:space="0" w:color="auto"/>
            </w:tcBorders>
            <w:shd w:val="clear" w:color="auto" w:fill="auto"/>
            <w:hideMark/>
          </w:tcPr>
          <w:p w:rsidR="002F06ED" w:rsidRPr="00DA5AB8" w:rsidRDefault="002F06ED" w:rsidP="002F06ED">
            <w:pPr>
              <w:rPr>
                <w:rFonts w:ascii="微软雅黑" w:eastAsia="微软雅黑" w:hAnsi="微软雅黑" w:cs="宋体"/>
                <w:kern w:val="0"/>
                <w:sz w:val="13"/>
                <w:szCs w:val="13"/>
              </w:rPr>
            </w:pPr>
          </w:p>
        </w:tc>
        <w:tc>
          <w:tcPr>
            <w:tcW w:w="5962" w:type="dxa"/>
            <w:gridSpan w:val="3"/>
            <w:tcBorders>
              <w:top w:val="nil"/>
              <w:left w:val="nil"/>
              <w:bottom w:val="single" w:sz="4" w:space="0" w:color="auto"/>
              <w:right w:val="single" w:sz="4" w:space="0" w:color="auto"/>
            </w:tcBorders>
            <w:shd w:val="clear" w:color="auto" w:fill="auto"/>
          </w:tcPr>
          <w:p w:rsidR="002F06ED" w:rsidRPr="00DA5AB8" w:rsidRDefault="002F06ED" w:rsidP="002F06ED">
            <w:pPr>
              <w:rPr>
                <w:rFonts w:ascii="微软雅黑" w:eastAsia="微软雅黑" w:hAnsi="微软雅黑" w:cs="宋体"/>
                <w:i/>
                <w:iCs/>
                <w:kern w:val="0"/>
                <w:sz w:val="13"/>
                <w:szCs w:val="13"/>
              </w:rPr>
            </w:pPr>
            <w:r w:rsidRPr="00DA5AB8">
              <w:rPr>
                <w:rFonts w:ascii="微软雅黑" w:eastAsia="微软雅黑" w:hAnsi="微软雅黑" w:cs="宋体" w:hint="eastAsia"/>
                <w:kern w:val="0"/>
                <w:sz w:val="13"/>
                <w:szCs w:val="13"/>
              </w:rPr>
              <w:t>输入：整理算法运行依赖的表和分区</w:t>
            </w:r>
            <w:r w:rsidRPr="00DA5AB8">
              <w:rPr>
                <w:rFonts w:ascii="微软雅黑" w:eastAsia="微软雅黑" w:hAnsi="微软雅黑" w:cs="宋体" w:hint="eastAsia"/>
                <w:kern w:val="0"/>
                <w:sz w:val="13"/>
                <w:szCs w:val="13"/>
              </w:rPr>
              <w:br/>
              <w:t>输出：算法输出的表，可以有多张</w:t>
            </w:r>
            <w:r w:rsidRPr="00DA5AB8">
              <w:rPr>
                <w:rFonts w:ascii="微软雅黑" w:eastAsia="微软雅黑" w:hAnsi="微软雅黑" w:cs="宋体" w:hint="eastAsia"/>
                <w:kern w:val="0"/>
                <w:sz w:val="13"/>
                <w:szCs w:val="13"/>
              </w:rPr>
              <w:br/>
            </w:r>
            <w:r w:rsidRPr="00DA5AB8">
              <w:rPr>
                <w:rFonts w:ascii="微软雅黑" w:eastAsia="微软雅黑" w:hAnsi="微软雅黑" w:cs="宋体" w:hint="eastAsia"/>
                <w:i/>
                <w:iCs/>
                <w:kern w:val="0"/>
                <w:sz w:val="13"/>
                <w:szCs w:val="13"/>
              </w:rPr>
              <w:t>备注：1）算法中输出表和依赖的输入表相同时，不作为入参，如周利用昨天周+今天天，周表不作为入参，同时，此表使用的分区，需要依赖其他表的分区计算 2）对于需要同步到sybase、GBase、Hbase等数据库的表，需要配置相应的*_sybase.xml、*_Gbase.xml或*_Hbase.xml文件，算法格式基本一致，通过subtype算法类型实现区分。3）对于需生成webgis预处理文件的算法，需配置*_webgis.xml和*</w:t>
            </w:r>
            <w:r w:rsidRPr="00DA5AB8">
              <w:rPr>
                <w:rFonts w:ascii="微软雅黑" w:eastAsia="微软雅黑" w:hAnsi="微软雅黑" w:cs="宋体"/>
                <w:i/>
                <w:iCs/>
                <w:kern w:val="0"/>
                <w:sz w:val="13"/>
                <w:szCs w:val="13"/>
              </w:rPr>
              <w:t>_webgis.conf</w:t>
            </w:r>
            <w:r w:rsidRPr="00DA5AB8">
              <w:rPr>
                <w:rFonts w:ascii="微软雅黑" w:eastAsia="微软雅黑" w:hAnsi="微软雅黑" w:cs="宋体" w:hint="eastAsia"/>
                <w:i/>
                <w:iCs/>
                <w:kern w:val="0"/>
                <w:sz w:val="13"/>
                <w:szCs w:val="13"/>
              </w:rPr>
              <w:t>。</w:t>
            </w:r>
          </w:p>
          <w:p w:rsidR="002F06ED" w:rsidRPr="00DA5AB8" w:rsidRDefault="002F06ED" w:rsidP="00F536BC">
            <w:pPr>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详细说明见章节</w:t>
            </w:r>
            <w:hyperlink w:anchor="_算法XML文件说明" w:history="1">
              <w:r w:rsidRPr="00DA5AB8">
                <w:rPr>
                  <w:rStyle w:val="ab"/>
                  <w:rFonts w:ascii="微软雅黑" w:eastAsia="微软雅黑" w:hAnsi="微软雅黑" w:cs="宋体" w:hint="eastAsia"/>
                  <w:kern w:val="0"/>
                  <w:sz w:val="13"/>
                  <w:szCs w:val="13"/>
                </w:rPr>
                <w:t>算法</w:t>
              </w:r>
              <w:r w:rsidRPr="00DA5AB8">
                <w:rPr>
                  <w:rStyle w:val="ab"/>
                  <w:rFonts w:ascii="微软雅黑" w:eastAsia="微软雅黑" w:hAnsi="微软雅黑" w:cs="宋体"/>
                  <w:kern w:val="0"/>
                  <w:sz w:val="13"/>
                  <w:szCs w:val="13"/>
                </w:rPr>
                <w:t>XML文件说明</w:t>
              </w:r>
            </w:hyperlink>
          </w:p>
        </w:tc>
      </w:tr>
      <w:tr w:rsidR="002F06ED" w:rsidRPr="00DA5AB8" w:rsidTr="008A736A">
        <w:trPr>
          <w:trHeight w:val="504"/>
          <w:jc w:val="center"/>
        </w:trPr>
        <w:tc>
          <w:tcPr>
            <w:tcW w:w="537" w:type="dxa"/>
            <w:vMerge/>
            <w:tcBorders>
              <w:top w:val="single" w:sz="4" w:space="0" w:color="auto"/>
              <w:left w:val="single" w:sz="4" w:space="0" w:color="auto"/>
              <w:bottom w:val="nil"/>
              <w:right w:val="single" w:sz="4" w:space="0" w:color="auto"/>
            </w:tcBorders>
            <w:hideMark/>
          </w:tcPr>
          <w:p w:rsidR="002F06ED" w:rsidRPr="00DA5AB8" w:rsidRDefault="002F06ED" w:rsidP="000B0898">
            <w:pPr>
              <w:widowControl/>
              <w:ind w:leftChars="-10" w:left="-9" w:hangingChars="9" w:hanging="12"/>
              <w:rPr>
                <w:rFonts w:ascii="微软雅黑" w:eastAsia="微软雅黑" w:hAnsi="微软雅黑" w:cs="宋体"/>
                <w:kern w:val="0"/>
                <w:sz w:val="13"/>
                <w:szCs w:val="13"/>
              </w:rPr>
            </w:pPr>
          </w:p>
        </w:tc>
        <w:tc>
          <w:tcPr>
            <w:tcW w:w="1085" w:type="dxa"/>
            <w:tcBorders>
              <w:top w:val="nil"/>
              <w:left w:val="nil"/>
              <w:bottom w:val="single" w:sz="4" w:space="0" w:color="auto"/>
              <w:right w:val="single" w:sz="4" w:space="0" w:color="auto"/>
            </w:tcBorders>
            <w:shd w:val="clear" w:color="auto" w:fill="auto"/>
            <w:hideMark/>
          </w:tcPr>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生成算法.conf文件</w:t>
            </w:r>
          </w:p>
        </w:tc>
        <w:tc>
          <w:tcPr>
            <w:tcW w:w="2046" w:type="dxa"/>
            <w:vMerge/>
            <w:tcBorders>
              <w:left w:val="nil"/>
              <w:bottom w:val="single" w:sz="4" w:space="0" w:color="auto"/>
              <w:right w:val="single" w:sz="4" w:space="0" w:color="auto"/>
            </w:tcBorders>
            <w:shd w:val="clear" w:color="auto" w:fill="auto"/>
            <w:hideMark/>
          </w:tcPr>
          <w:p w:rsidR="002F06ED" w:rsidRPr="00DA5AB8" w:rsidRDefault="002F06ED" w:rsidP="002F06ED">
            <w:pPr>
              <w:widowControl/>
              <w:rPr>
                <w:rFonts w:ascii="微软雅黑" w:eastAsia="微软雅黑" w:hAnsi="微软雅黑" w:cs="宋体"/>
                <w:kern w:val="0"/>
                <w:sz w:val="13"/>
                <w:szCs w:val="13"/>
              </w:rPr>
            </w:pPr>
          </w:p>
        </w:tc>
        <w:tc>
          <w:tcPr>
            <w:tcW w:w="5962" w:type="dxa"/>
            <w:gridSpan w:val="3"/>
            <w:tcBorders>
              <w:top w:val="nil"/>
              <w:left w:val="nil"/>
              <w:bottom w:val="single" w:sz="4" w:space="0" w:color="auto"/>
              <w:right w:val="single" w:sz="4" w:space="0" w:color="auto"/>
            </w:tcBorders>
            <w:shd w:val="clear" w:color="auto" w:fill="auto"/>
          </w:tcPr>
          <w:p w:rsidR="002F06ED" w:rsidRPr="00DA5AB8" w:rsidRDefault="002F06ED"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算法实现中需要使用的配置参数等存放的文件；原定每个算法一个.conf文件，业务可根据实际需要灵活确定，比如一个功能一个也可。</w:t>
            </w:r>
          </w:p>
          <w:p w:rsidR="002F06ED" w:rsidRPr="00DA5AB8" w:rsidRDefault="002F06ED" w:rsidP="000B0898">
            <w:pPr>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详细说明见章节</w:t>
            </w:r>
            <w:hyperlink w:anchor="_Conf文件说明" w:history="1">
              <w:r w:rsidRPr="00DA5AB8">
                <w:rPr>
                  <w:rStyle w:val="ab"/>
                  <w:rFonts w:ascii="微软雅黑" w:eastAsia="微软雅黑" w:hAnsi="微软雅黑" w:cs="宋体"/>
                  <w:kern w:val="0"/>
                  <w:sz w:val="13"/>
                  <w:szCs w:val="13"/>
                </w:rPr>
                <w:t>Conf文件说明</w:t>
              </w:r>
            </w:hyperlink>
          </w:p>
        </w:tc>
      </w:tr>
      <w:tr w:rsidR="008977B1" w:rsidRPr="00DA5AB8" w:rsidTr="008A736A">
        <w:trPr>
          <w:gridAfter w:val="1"/>
          <w:wAfter w:w="15" w:type="dxa"/>
          <w:trHeight w:val="639"/>
          <w:jc w:val="center"/>
        </w:trPr>
        <w:tc>
          <w:tcPr>
            <w:tcW w:w="537" w:type="dxa"/>
            <w:tcBorders>
              <w:top w:val="single" w:sz="4" w:space="0" w:color="auto"/>
              <w:left w:val="single" w:sz="4" w:space="0" w:color="auto"/>
              <w:bottom w:val="single" w:sz="4" w:space="0" w:color="auto"/>
              <w:right w:val="single" w:sz="4" w:space="0" w:color="auto"/>
            </w:tcBorders>
            <w:shd w:val="clear" w:color="auto" w:fill="auto"/>
            <w:hideMark/>
          </w:tcPr>
          <w:p w:rsidR="00EF3FAB" w:rsidRPr="00DA5AB8" w:rsidRDefault="00EF3FAB" w:rsidP="000B0898">
            <w:pPr>
              <w:widowControl/>
              <w:ind w:leftChars="-10" w:left="-9" w:hangingChars="9" w:hanging="12"/>
              <w:rPr>
                <w:rFonts w:ascii="微软雅黑" w:eastAsia="微软雅黑" w:hAnsi="微软雅黑" w:cs="宋体"/>
                <w:b/>
                <w:kern w:val="0"/>
                <w:sz w:val="13"/>
                <w:szCs w:val="13"/>
              </w:rPr>
            </w:pPr>
            <w:r w:rsidRPr="00DA5AB8">
              <w:rPr>
                <w:rFonts w:ascii="微软雅黑" w:eastAsia="微软雅黑" w:hAnsi="微软雅黑" w:cs="宋体" w:hint="eastAsia"/>
                <w:b/>
                <w:kern w:val="0"/>
                <w:sz w:val="13"/>
                <w:szCs w:val="13"/>
              </w:rPr>
              <w:t>任务建模</w:t>
            </w:r>
          </w:p>
        </w:tc>
        <w:tc>
          <w:tcPr>
            <w:tcW w:w="1085" w:type="dxa"/>
            <w:tcBorders>
              <w:top w:val="nil"/>
              <w:left w:val="nil"/>
              <w:bottom w:val="single" w:sz="4" w:space="0" w:color="auto"/>
              <w:right w:val="single" w:sz="4" w:space="0" w:color="auto"/>
            </w:tcBorders>
            <w:shd w:val="clear" w:color="auto" w:fill="auto"/>
            <w:hideMark/>
          </w:tcPr>
          <w:p w:rsidR="00EF3FAB" w:rsidRPr="00DA5AB8" w:rsidRDefault="00EF3FAB"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生成任务xml &amp; 虚拟任务xml文件</w:t>
            </w:r>
          </w:p>
        </w:tc>
        <w:tc>
          <w:tcPr>
            <w:tcW w:w="7993" w:type="dxa"/>
            <w:gridSpan w:val="3"/>
            <w:tcBorders>
              <w:top w:val="nil"/>
              <w:left w:val="nil"/>
              <w:bottom w:val="single" w:sz="4" w:space="0" w:color="auto"/>
              <w:right w:val="single" w:sz="4" w:space="0" w:color="auto"/>
            </w:tcBorders>
            <w:shd w:val="clear" w:color="auto" w:fill="auto"/>
            <w:hideMark/>
          </w:tcPr>
          <w:p w:rsidR="00EF3FAB" w:rsidRPr="00DA5AB8" w:rsidRDefault="00B525D1" w:rsidP="000B0898">
            <w:pPr>
              <w:widowControl/>
              <w:ind w:leftChars="-5" w:left="-1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应用功能实现时的多个算法形成一个任务或虚拟任务，形成任务xml，详细说明见章节</w:t>
            </w:r>
            <w:hyperlink w:anchor="_任务XML文件说明" w:history="1">
              <w:r w:rsidRPr="00DA5AB8">
                <w:rPr>
                  <w:rStyle w:val="ab"/>
                  <w:rFonts w:ascii="微软雅黑" w:eastAsia="微软雅黑" w:hAnsi="微软雅黑" w:cs="宋体" w:hint="eastAsia"/>
                  <w:kern w:val="0"/>
                  <w:sz w:val="13"/>
                  <w:szCs w:val="13"/>
                </w:rPr>
                <w:t>任务</w:t>
              </w:r>
              <w:r w:rsidRPr="00DA5AB8">
                <w:rPr>
                  <w:rStyle w:val="ab"/>
                  <w:rFonts w:ascii="微软雅黑" w:eastAsia="微软雅黑" w:hAnsi="微软雅黑" w:cs="宋体"/>
                  <w:kern w:val="0"/>
                  <w:sz w:val="13"/>
                  <w:szCs w:val="13"/>
                </w:rPr>
                <w:t>XML文件说明</w:t>
              </w:r>
            </w:hyperlink>
          </w:p>
        </w:tc>
      </w:tr>
    </w:tbl>
    <w:p w:rsidR="001F5F2B" w:rsidRPr="00DA5AB8" w:rsidRDefault="001F5F2B" w:rsidP="001F5F2B">
      <w:pPr>
        <w:pStyle w:val="1"/>
        <w:rPr>
          <w:rFonts w:ascii="微软雅黑" w:eastAsia="微软雅黑" w:hAnsi="微软雅黑"/>
        </w:rPr>
      </w:pPr>
      <w:bookmarkStart w:id="77" w:name="_开发实现文件说明"/>
      <w:bookmarkEnd w:id="77"/>
      <w:r w:rsidRPr="00DA5AB8">
        <w:rPr>
          <w:rFonts w:ascii="微软雅黑" w:eastAsia="微软雅黑" w:hAnsi="微软雅黑" w:hint="eastAsia"/>
        </w:rPr>
        <w:t>开发实现文件说明</w:t>
      </w:r>
    </w:p>
    <w:p w:rsidR="00617891" w:rsidRPr="00DA5AB8" w:rsidRDefault="00617891" w:rsidP="00742F28">
      <w:pPr>
        <w:pStyle w:val="2"/>
        <w:rPr>
          <w:rFonts w:ascii="微软雅黑" w:eastAsia="微软雅黑" w:hAnsi="微软雅黑"/>
        </w:rPr>
      </w:pPr>
      <w:r w:rsidRPr="00DA5AB8">
        <w:rPr>
          <w:rFonts w:ascii="微软雅黑" w:eastAsia="微软雅黑" w:hAnsi="微软雅黑" w:hint="eastAsia"/>
        </w:rPr>
        <w:t>XML</w:t>
      </w:r>
      <w:r w:rsidR="004D6875" w:rsidRPr="00DA5AB8">
        <w:rPr>
          <w:rFonts w:ascii="微软雅黑" w:eastAsia="微软雅黑" w:hAnsi="微软雅黑" w:hint="eastAsia"/>
        </w:rPr>
        <w:t>文件</w:t>
      </w:r>
      <w:r w:rsidRPr="00DA5AB8">
        <w:rPr>
          <w:rFonts w:ascii="微软雅黑" w:eastAsia="微软雅黑" w:hAnsi="微软雅黑" w:hint="eastAsia"/>
        </w:rPr>
        <w:t>说明</w:t>
      </w:r>
    </w:p>
    <w:p w:rsidR="008D26BC" w:rsidRDefault="00DC3B0D" w:rsidP="008D26BC">
      <w:pPr>
        <w:ind w:firstLine="420"/>
        <w:jc w:val="left"/>
        <w:rPr>
          <w:rFonts w:ascii="微软雅黑" w:eastAsia="微软雅黑" w:hAnsi="微软雅黑"/>
        </w:rPr>
        <w:pPrChange w:id="78" w:author="王会00041692" w:date="2016-08-23T15:29:00Z">
          <w:pPr>
            <w:ind w:firstLine="420"/>
            <w:jc w:val="right"/>
          </w:pPr>
        </w:pPrChange>
      </w:pPr>
      <w:r w:rsidRPr="00DA5AB8">
        <w:rPr>
          <w:rFonts w:ascii="微软雅黑" w:eastAsia="微软雅黑" w:hAnsi="微软雅黑" w:hint="eastAsia"/>
        </w:rPr>
        <w:t>元数据平台下有多种XML文件，用于描述算法、任务</w:t>
      </w:r>
      <w:r w:rsidR="00B87304" w:rsidRPr="00DA5AB8">
        <w:rPr>
          <w:rFonts w:ascii="微软雅黑" w:eastAsia="微软雅黑" w:hAnsi="微软雅黑" w:hint="eastAsia"/>
        </w:rPr>
        <w:t>、</w:t>
      </w:r>
      <w:r w:rsidRPr="00DA5AB8">
        <w:rPr>
          <w:rFonts w:ascii="微软雅黑" w:eastAsia="微软雅黑" w:hAnsi="微软雅黑" w:hint="eastAsia"/>
        </w:rPr>
        <w:t>表等的元数据属性。</w:t>
      </w:r>
      <w:r w:rsidR="00B87304" w:rsidRPr="00DA5AB8">
        <w:rPr>
          <w:rFonts w:ascii="微软雅黑" w:eastAsia="微软雅黑" w:hAnsi="微软雅黑" w:hint="eastAsia"/>
        </w:rPr>
        <w:t>基于元数据平台的开发过程，就是XML文件的建模过程，必须正确配置各类XMl文件才能实现算法功能。以下将对各类</w:t>
      </w:r>
      <w:r w:rsidR="00BA080F" w:rsidRPr="00DA5AB8">
        <w:rPr>
          <w:rFonts w:ascii="微软雅黑" w:eastAsia="微软雅黑" w:hAnsi="微软雅黑" w:hint="eastAsia"/>
        </w:rPr>
        <w:t>xml</w:t>
      </w:r>
      <w:r w:rsidR="00B87304" w:rsidRPr="00DA5AB8">
        <w:rPr>
          <w:rFonts w:ascii="微软雅黑" w:eastAsia="微软雅黑" w:hAnsi="微软雅黑" w:hint="eastAsia"/>
        </w:rPr>
        <w:t>的内容字段的用法进行说明，并配以示例说明。</w:t>
      </w:r>
    </w:p>
    <w:p w:rsidR="00A711DF" w:rsidRPr="00DA5AB8" w:rsidRDefault="00A711DF" w:rsidP="008437F5">
      <w:pPr>
        <w:pStyle w:val="3"/>
        <w:ind w:left="0" w:firstLine="0"/>
        <w:rPr>
          <w:rStyle w:val="ad"/>
          <w:rFonts w:ascii="微软雅黑" w:eastAsia="微软雅黑" w:hAnsi="微软雅黑"/>
          <w:sz w:val="28"/>
          <w:szCs w:val="28"/>
        </w:rPr>
      </w:pPr>
      <w:bookmarkStart w:id="79" w:name="_算法XML文件说明"/>
      <w:bookmarkEnd w:id="79"/>
      <w:r w:rsidRPr="00DA5AB8">
        <w:rPr>
          <w:rStyle w:val="ad"/>
          <w:rFonts w:ascii="微软雅黑" w:eastAsia="微软雅黑" w:hAnsi="微软雅黑" w:hint="eastAsia"/>
          <w:sz w:val="28"/>
          <w:szCs w:val="28"/>
        </w:rPr>
        <w:t>算法XML文件说明</w:t>
      </w:r>
    </w:p>
    <w:p w:rsidR="00A711DF" w:rsidRPr="00DA5AB8" w:rsidRDefault="00A711DF" w:rsidP="0067258B">
      <w:pPr>
        <w:pStyle w:val="4"/>
        <w:rPr>
          <w:rFonts w:ascii="微软雅黑" w:eastAsia="微软雅黑" w:hAnsi="微软雅黑"/>
        </w:rPr>
      </w:pPr>
      <w:r w:rsidRPr="00DA5AB8">
        <w:rPr>
          <w:rFonts w:ascii="微软雅黑" w:eastAsia="微软雅黑" w:hAnsi="微软雅黑" w:hint="eastAsia"/>
        </w:rPr>
        <w:t>字段说明</w:t>
      </w:r>
    </w:p>
    <w:tbl>
      <w:tblPr>
        <w:tblpPr w:leftFromText="180" w:rightFromText="180" w:vertAnchor="text" w:horzAnchor="margin" w:tblpXSpec="center" w:tblpY="188"/>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2"/>
        <w:gridCol w:w="709"/>
        <w:gridCol w:w="992"/>
        <w:gridCol w:w="709"/>
        <w:gridCol w:w="1134"/>
        <w:gridCol w:w="1559"/>
        <w:gridCol w:w="2694"/>
        <w:gridCol w:w="1275"/>
      </w:tblGrid>
      <w:tr w:rsidR="004847DA" w:rsidRPr="00DA5AB8" w:rsidTr="00F6773D">
        <w:trPr>
          <w:trHeight w:val="348"/>
          <w:tblHeader/>
        </w:trPr>
        <w:tc>
          <w:tcPr>
            <w:tcW w:w="1242" w:type="dxa"/>
            <w:shd w:val="clear" w:color="000000" w:fill="D7E4BC"/>
            <w:hideMark/>
          </w:tcPr>
          <w:p w:rsidR="004847DA" w:rsidRPr="00DA5AB8" w:rsidRDefault="004847DA"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字段名</w:t>
            </w:r>
          </w:p>
        </w:tc>
        <w:tc>
          <w:tcPr>
            <w:tcW w:w="709" w:type="dxa"/>
            <w:shd w:val="clear" w:color="000000" w:fill="D7E4BC"/>
            <w:hideMark/>
          </w:tcPr>
          <w:p w:rsidR="004847DA" w:rsidRPr="00DA5AB8" w:rsidRDefault="004847DA"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子字段</w:t>
            </w:r>
          </w:p>
        </w:tc>
        <w:tc>
          <w:tcPr>
            <w:tcW w:w="992" w:type="dxa"/>
            <w:shd w:val="clear" w:color="000000" w:fill="D7E4BC"/>
            <w:hideMark/>
          </w:tcPr>
          <w:p w:rsidR="004847DA" w:rsidRPr="00DA5AB8" w:rsidRDefault="004847DA"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字段说明</w:t>
            </w:r>
          </w:p>
        </w:tc>
        <w:tc>
          <w:tcPr>
            <w:tcW w:w="709" w:type="dxa"/>
            <w:shd w:val="clear" w:color="000000" w:fill="D7E4BC"/>
            <w:hideMark/>
          </w:tcPr>
          <w:p w:rsidR="004847DA" w:rsidRPr="00DA5AB8" w:rsidRDefault="004847DA"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类型</w:t>
            </w:r>
          </w:p>
        </w:tc>
        <w:tc>
          <w:tcPr>
            <w:tcW w:w="1134" w:type="dxa"/>
            <w:shd w:val="clear" w:color="000000" w:fill="D7E4BC"/>
            <w:hideMark/>
          </w:tcPr>
          <w:p w:rsidR="004847DA" w:rsidRPr="00DA5AB8" w:rsidRDefault="004847DA"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取值范围</w:t>
            </w:r>
          </w:p>
        </w:tc>
        <w:tc>
          <w:tcPr>
            <w:tcW w:w="1559" w:type="dxa"/>
            <w:shd w:val="clear" w:color="000000" w:fill="D7E4BC"/>
          </w:tcPr>
          <w:p w:rsidR="004847DA" w:rsidRPr="00DA5AB8" w:rsidRDefault="004847DA" w:rsidP="004847DA">
            <w:pPr>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示例</w:t>
            </w:r>
          </w:p>
        </w:tc>
        <w:tc>
          <w:tcPr>
            <w:tcW w:w="2694" w:type="dxa"/>
            <w:shd w:val="clear" w:color="000000" w:fill="D7E4BC"/>
            <w:hideMark/>
          </w:tcPr>
          <w:p w:rsidR="004847DA" w:rsidRPr="00DA5AB8" w:rsidRDefault="004847DA" w:rsidP="004847DA">
            <w:pPr>
              <w:widowControl/>
              <w:ind w:firstLine="260"/>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说明</w:t>
            </w:r>
          </w:p>
        </w:tc>
        <w:tc>
          <w:tcPr>
            <w:tcW w:w="1275" w:type="dxa"/>
            <w:shd w:val="clear" w:color="000000" w:fill="D7E4BC"/>
          </w:tcPr>
          <w:p w:rsidR="004847DA" w:rsidRPr="00DA5AB8" w:rsidRDefault="00FE7CDB" w:rsidP="004847DA">
            <w:pPr>
              <w:widowControl/>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平台版本</w:t>
            </w:r>
          </w:p>
        </w:tc>
      </w:tr>
      <w:tr w:rsidR="004847DA" w:rsidRPr="00DA5AB8" w:rsidTr="00F6773D">
        <w:trPr>
          <w:trHeight w:val="300"/>
        </w:trPr>
        <w:tc>
          <w:tcPr>
            <w:tcW w:w="1242"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name</w:t>
            </w:r>
          </w:p>
        </w:tc>
        <w:tc>
          <w:tcPr>
            <w:tcW w:w="709"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算法名</w:t>
            </w:r>
          </w:p>
        </w:tc>
        <w:tc>
          <w:tcPr>
            <w:tcW w:w="709"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p>
        </w:tc>
        <w:tc>
          <w:tcPr>
            <w:tcW w:w="1559" w:type="dxa"/>
            <w:shd w:val="clear" w:color="auto" w:fill="auto"/>
          </w:tcPr>
          <w:p w:rsidR="004847DA" w:rsidRPr="00DA5AB8" w:rsidRDefault="004847DA" w:rsidP="004847DA">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umts_overcoverage</w:t>
            </w:r>
          </w:p>
        </w:tc>
        <w:tc>
          <w:tcPr>
            <w:tcW w:w="2694" w:type="dxa"/>
            <w:shd w:val="clear" w:color="auto" w:fill="auto"/>
            <w:hideMark/>
          </w:tcPr>
          <w:p w:rsidR="004847DA" w:rsidRPr="00DA5AB8" w:rsidRDefault="004847DA"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与生成表名一致</w:t>
            </w:r>
          </w:p>
        </w:tc>
        <w:tc>
          <w:tcPr>
            <w:tcW w:w="1275" w:type="dxa"/>
            <w:shd w:val="clear" w:color="auto" w:fill="auto"/>
          </w:tcPr>
          <w:p w:rsidR="004847DA" w:rsidRPr="00DA5AB8" w:rsidRDefault="00A9403E" w:rsidP="004847DA">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275"/>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version </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算法版本号</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V1.0</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算法版本号</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2"/>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netmax_version </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主题表版本号</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V1.52</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netmax主题表版本号</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1055"/>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type</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算法运行环境</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6A7EE3" w:rsidP="00A9403E">
            <w:pPr>
              <w:rPr>
                <w:rFonts w:ascii="微软雅黑" w:eastAsia="微软雅黑" w:hAnsi="微软雅黑" w:cs="宋体"/>
                <w:kern w:val="0"/>
                <w:sz w:val="13"/>
                <w:szCs w:val="13"/>
              </w:rPr>
            </w:pPr>
            <w:r>
              <w:rPr>
                <w:rFonts w:ascii="微软雅黑" w:eastAsia="微软雅黑" w:hAnsi="微软雅黑" w:cs="宋体" w:hint="eastAsia"/>
                <w:kern w:val="0"/>
                <w:sz w:val="13"/>
                <w:szCs w:val="13"/>
              </w:rPr>
              <w:t>s</w:t>
            </w:r>
            <w:r w:rsidR="00A9403E" w:rsidRPr="00DA5AB8">
              <w:rPr>
                <w:rFonts w:ascii="微软雅黑" w:eastAsia="微软雅黑" w:hAnsi="微软雅黑" w:cs="宋体" w:hint="eastAsia"/>
                <w:kern w:val="0"/>
                <w:sz w:val="13"/>
                <w:szCs w:val="13"/>
              </w:rPr>
              <w:t>park</w:t>
            </w:r>
            <w:r>
              <w:rPr>
                <w:rFonts w:ascii="微软雅黑" w:eastAsia="微软雅黑" w:hAnsi="微软雅黑" w:cs="宋体" w:hint="eastAsia"/>
                <w:kern w:val="0"/>
                <w:sz w:val="13"/>
                <w:szCs w:val="13"/>
              </w:rPr>
              <w:t>、gbase</w:t>
            </w:r>
          </w:p>
        </w:tc>
        <w:tc>
          <w:tcPr>
            <w:tcW w:w="2694" w:type="dxa"/>
            <w:shd w:val="clear" w:color="auto" w:fill="auto"/>
            <w:hideMark/>
          </w:tcPr>
          <w:p w:rsidR="00533D69" w:rsidRDefault="00A9403E" w:rsidP="00533D69">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算法运行环境，取值：spark、sybase、</w:t>
            </w:r>
            <w:r w:rsidR="00533D69">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等</w:t>
            </w:r>
            <w:r w:rsidR="004B5112">
              <w:rPr>
                <w:rFonts w:ascii="微软雅黑" w:eastAsia="微软雅黑" w:hAnsi="微软雅黑" w:cs="宋体" w:hint="eastAsia"/>
                <w:kern w:val="0"/>
                <w:sz w:val="13"/>
                <w:szCs w:val="13"/>
              </w:rPr>
              <w:t>。</w:t>
            </w:r>
          </w:p>
          <w:p w:rsidR="00A9403E" w:rsidRPr="00DA5AB8" w:rsidRDefault="00A9403E" w:rsidP="00533D69">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说明：1）每个任务只支持单一运行环境，任务内不能同时涉及两个及以上运行环境，比如spark清洗表，表又同步到</w:t>
            </w:r>
            <w:r w:rsidR="00533D69">
              <w:rPr>
                <w:rFonts w:ascii="微软雅黑" w:eastAsia="微软雅黑" w:hAnsi="微软雅黑" w:cs="宋体" w:hint="eastAsia"/>
                <w:kern w:val="0"/>
                <w:sz w:val="13"/>
                <w:szCs w:val="13"/>
              </w:rPr>
              <w:t>g</w:t>
            </w:r>
            <w:r w:rsidRPr="00DA5AB8">
              <w:rPr>
                <w:rFonts w:ascii="微软雅黑" w:eastAsia="微软雅黑" w:hAnsi="微软雅黑" w:cs="宋体" w:hint="eastAsia"/>
                <w:kern w:val="0"/>
                <w:sz w:val="13"/>
                <w:szCs w:val="13"/>
              </w:rPr>
              <w:t>base，这种任务要拆成两个任务</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378"/>
        </w:trPr>
        <w:tc>
          <w:tcPr>
            <w:tcW w:w="1242" w:type="dxa"/>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parameter</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自定义参数</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一般不需要填写</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979"/>
        </w:trPr>
        <w:tc>
          <w:tcPr>
            <w:tcW w:w="1242" w:type="dxa"/>
            <w:vMerge w:val="restart"/>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executecycle</w:t>
            </w:r>
          </w:p>
        </w:tc>
        <w:tc>
          <w:tcPr>
            <w:tcW w:w="709" w:type="dxa"/>
            <w:shd w:val="clear" w:color="auto" w:fill="auto"/>
            <w:hideMark/>
          </w:tcPr>
          <w:p w:rsidR="00205549" w:rsidRPr="00DA5AB8" w:rsidRDefault="00205549" w:rsidP="00A9403E">
            <w:pPr>
              <w:widowControl/>
              <w:ind w:firstLine="260"/>
              <w:rPr>
                <w:rFonts w:ascii="微软雅黑" w:eastAsia="微软雅黑" w:hAnsi="微软雅黑" w:cs="宋体"/>
                <w:color w:val="000000"/>
                <w:kern w:val="0"/>
                <w:sz w:val="13"/>
                <w:szCs w:val="13"/>
              </w:rPr>
            </w:pPr>
          </w:p>
        </w:tc>
        <w:tc>
          <w:tcPr>
            <w:tcW w:w="992"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执行周期</w:t>
            </w:r>
          </w:p>
        </w:tc>
        <w:tc>
          <w:tcPr>
            <w:tcW w:w="709"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province,</w:t>
            </w:r>
            <w:r w:rsidRPr="00DA5AB8">
              <w:rPr>
                <w:rFonts w:ascii="微软雅黑" w:eastAsia="微软雅黑" w:hAnsi="微软雅黑" w:cs="宋体" w:hint="eastAsia"/>
                <w:kern w:val="0"/>
                <w:sz w:val="13"/>
                <w:szCs w:val="13"/>
              </w:rPr>
              <w:t>day:按省每天执行一次</w:t>
            </w:r>
          </w:p>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province,week</w:t>
            </w:r>
            <w:r w:rsidRPr="00DA5AB8">
              <w:rPr>
                <w:rFonts w:ascii="微软雅黑" w:eastAsia="微软雅黑" w:hAnsi="微软雅黑" w:cs="宋体" w:hint="eastAsia"/>
                <w:kern w:val="0"/>
                <w:sz w:val="13"/>
                <w:szCs w:val="13"/>
              </w:rPr>
              <w:t>：按省每周执行一次</w:t>
            </w:r>
          </w:p>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province,</w:t>
            </w:r>
            <w:r w:rsidRPr="00DA5AB8">
              <w:rPr>
                <w:rFonts w:ascii="微软雅黑" w:eastAsia="微软雅黑" w:hAnsi="微软雅黑" w:cs="宋体" w:hint="eastAsia"/>
                <w:kern w:val="0"/>
                <w:sz w:val="13"/>
                <w:szCs w:val="13"/>
              </w:rPr>
              <w:t>month：按省每月执行一次</w:t>
            </w:r>
          </w:p>
        </w:tc>
        <w:tc>
          <w:tcPr>
            <w:tcW w:w="1559" w:type="dxa"/>
            <w:shd w:val="clear" w:color="auto" w:fill="auto"/>
          </w:tcPr>
          <w:p w:rsidR="00205549" w:rsidRPr="00DA5AB8" w:rsidRDefault="00205549" w:rsidP="00A9403E">
            <w:pPr>
              <w:rPr>
                <w:rFonts w:ascii="微软雅黑" w:eastAsia="微软雅黑" w:hAnsi="微软雅黑" w:cs="宋体"/>
                <w:kern w:val="0"/>
                <w:sz w:val="13"/>
                <w:szCs w:val="13"/>
              </w:rPr>
            </w:pPr>
            <w:r w:rsidRPr="00DA5AB8">
              <w:rPr>
                <w:rFonts w:ascii="微软雅黑" w:eastAsia="微软雅黑" w:hAnsi="微软雅黑" w:cs="宋体"/>
                <w:kern w:val="0"/>
                <w:sz w:val="13"/>
                <w:szCs w:val="13"/>
              </w:rPr>
              <w:t>province,week</w:t>
            </w:r>
          </w:p>
        </w:tc>
        <w:tc>
          <w:tcPr>
            <w:tcW w:w="2694"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任务执行的周期</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666"/>
        </w:trPr>
        <w:tc>
          <w:tcPr>
            <w:tcW w:w="1242" w:type="dxa"/>
            <w:vMerge/>
            <w:shd w:val="clear" w:color="auto" w:fill="auto"/>
            <w:hideMark/>
          </w:tcPr>
          <w:p w:rsidR="00205549" w:rsidRPr="00DA5AB8" w:rsidRDefault="00205549"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executestart</w:t>
            </w:r>
          </w:p>
        </w:tc>
        <w:tc>
          <w:tcPr>
            <w:tcW w:w="992"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算法执行周期的开始时间</w:t>
            </w:r>
          </w:p>
        </w:tc>
        <w:tc>
          <w:tcPr>
            <w:tcW w:w="709"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W</w:t>
            </w:r>
            <w:r w:rsidRPr="00DA5AB8">
              <w:rPr>
                <w:rFonts w:ascii="微软雅黑" w:eastAsia="微软雅黑" w:hAnsi="微软雅黑" w:cs="宋体" w:hint="eastAsia"/>
                <w:color w:val="000000"/>
                <w:kern w:val="0"/>
                <w:sz w:val="13"/>
                <w:szCs w:val="13"/>
              </w:rPr>
              <w:t>eek:[1,7]</w:t>
            </w:r>
          </w:p>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M</w:t>
            </w:r>
            <w:r w:rsidRPr="00DA5AB8">
              <w:rPr>
                <w:rFonts w:ascii="微软雅黑" w:eastAsia="微软雅黑" w:hAnsi="微软雅黑" w:cs="宋体" w:hint="eastAsia"/>
                <w:color w:val="000000"/>
                <w:kern w:val="0"/>
                <w:sz w:val="13"/>
                <w:szCs w:val="13"/>
              </w:rPr>
              <w:t>onth：[1,自然月末]</w:t>
            </w:r>
          </w:p>
        </w:tc>
        <w:tc>
          <w:tcPr>
            <w:tcW w:w="1559" w:type="dxa"/>
            <w:shd w:val="clear" w:color="auto" w:fill="auto"/>
          </w:tcPr>
          <w:p w:rsidR="00205549" w:rsidRPr="00DA5AB8" w:rsidRDefault="00205549"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1</w:t>
            </w:r>
          </w:p>
        </w:tc>
        <w:tc>
          <w:tcPr>
            <w:tcW w:w="269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缺省值：空，表示每天执行；</w:t>
            </w:r>
            <w:r w:rsidRPr="00DA5AB8">
              <w:rPr>
                <w:rFonts w:ascii="微软雅黑" w:eastAsia="微软雅黑" w:hAnsi="微软雅黑" w:cs="宋体" w:hint="eastAsia"/>
                <w:color w:val="000000"/>
                <w:kern w:val="0"/>
                <w:sz w:val="13"/>
                <w:szCs w:val="13"/>
              </w:rPr>
              <w:t>取值为整数，若为周任务，取值为1到7，月任务取值为1到30或28或31，执行周期是day，hour任务时不需要填写</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444"/>
        </w:trPr>
        <w:tc>
          <w:tcPr>
            <w:tcW w:w="1242" w:type="dxa"/>
            <w:vMerge/>
            <w:hideMark/>
          </w:tcPr>
          <w:p w:rsidR="00205549" w:rsidRPr="00DA5AB8" w:rsidRDefault="00205549"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datastart</w:t>
            </w:r>
          </w:p>
        </w:tc>
        <w:tc>
          <w:tcPr>
            <w:tcW w:w="992"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依赖的数据开始时间</w:t>
            </w:r>
          </w:p>
        </w:tc>
        <w:tc>
          <w:tcPr>
            <w:tcW w:w="709"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W</w:t>
            </w:r>
            <w:r w:rsidRPr="00DA5AB8">
              <w:rPr>
                <w:rFonts w:ascii="微软雅黑" w:eastAsia="微软雅黑" w:hAnsi="微软雅黑" w:cs="宋体" w:hint="eastAsia"/>
                <w:color w:val="000000"/>
                <w:kern w:val="0"/>
                <w:sz w:val="13"/>
                <w:szCs w:val="13"/>
              </w:rPr>
              <w:t>eek:[1,7]</w:t>
            </w:r>
          </w:p>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M</w:t>
            </w:r>
            <w:r w:rsidRPr="00DA5AB8">
              <w:rPr>
                <w:rFonts w:ascii="微软雅黑" w:eastAsia="微软雅黑" w:hAnsi="微软雅黑" w:cs="宋体" w:hint="eastAsia"/>
                <w:color w:val="000000"/>
                <w:kern w:val="0"/>
                <w:sz w:val="13"/>
                <w:szCs w:val="13"/>
              </w:rPr>
              <w:t>onth:[1,自然月末]</w:t>
            </w:r>
          </w:p>
        </w:tc>
        <w:tc>
          <w:tcPr>
            <w:tcW w:w="1559" w:type="dxa"/>
            <w:shd w:val="clear" w:color="auto" w:fill="auto"/>
          </w:tcPr>
          <w:p w:rsidR="00205549" w:rsidRPr="00DA5AB8" w:rsidRDefault="00205549"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1</w:t>
            </w:r>
          </w:p>
        </w:tc>
        <w:tc>
          <w:tcPr>
            <w:tcW w:w="269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若执行的是周一到周日的任务，则取值为1；执行周期是</w:t>
            </w:r>
            <w:r w:rsidRPr="00DA5AB8">
              <w:rPr>
                <w:rFonts w:ascii="微软雅黑" w:eastAsia="微软雅黑" w:hAnsi="微软雅黑" w:cs="宋体"/>
                <w:color w:val="000000"/>
                <w:kern w:val="0"/>
                <w:sz w:val="13"/>
                <w:szCs w:val="13"/>
              </w:rPr>
              <w:t>day</w:t>
            </w:r>
            <w:r w:rsidRPr="00DA5AB8">
              <w:rPr>
                <w:rFonts w:ascii="微软雅黑" w:eastAsia="微软雅黑" w:hAnsi="微软雅黑" w:cs="宋体" w:hint="eastAsia"/>
                <w:color w:val="000000"/>
                <w:kern w:val="0"/>
                <w:sz w:val="13"/>
                <w:szCs w:val="13"/>
              </w:rPr>
              <w:t>和</w:t>
            </w:r>
            <w:r w:rsidRPr="00DA5AB8">
              <w:rPr>
                <w:rFonts w:ascii="微软雅黑" w:eastAsia="微软雅黑" w:hAnsi="微软雅黑" w:cs="宋体"/>
                <w:color w:val="000000"/>
                <w:kern w:val="0"/>
                <w:sz w:val="13"/>
                <w:szCs w:val="13"/>
              </w:rPr>
              <w:t>hour</w:t>
            </w:r>
            <w:r w:rsidRPr="00DA5AB8">
              <w:rPr>
                <w:rFonts w:ascii="微软雅黑" w:eastAsia="微软雅黑" w:hAnsi="微软雅黑" w:cs="宋体" w:hint="eastAsia"/>
                <w:color w:val="000000"/>
                <w:kern w:val="0"/>
                <w:sz w:val="13"/>
                <w:szCs w:val="13"/>
              </w:rPr>
              <w:t>，则无需填写</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444"/>
        </w:trPr>
        <w:tc>
          <w:tcPr>
            <w:tcW w:w="1242" w:type="dxa"/>
            <w:vMerge/>
            <w:hideMark/>
          </w:tcPr>
          <w:p w:rsidR="00205549" w:rsidRPr="00DA5AB8" w:rsidRDefault="00205549"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dataend</w:t>
            </w:r>
          </w:p>
        </w:tc>
        <w:tc>
          <w:tcPr>
            <w:tcW w:w="992"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依赖的数据结束时间</w:t>
            </w:r>
          </w:p>
        </w:tc>
        <w:tc>
          <w:tcPr>
            <w:tcW w:w="709"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W</w:t>
            </w:r>
            <w:r w:rsidRPr="00DA5AB8">
              <w:rPr>
                <w:rFonts w:ascii="微软雅黑" w:eastAsia="微软雅黑" w:hAnsi="微软雅黑" w:cs="宋体" w:hint="eastAsia"/>
                <w:color w:val="000000"/>
                <w:kern w:val="0"/>
                <w:sz w:val="13"/>
                <w:szCs w:val="13"/>
              </w:rPr>
              <w:t>eek:[1,7]</w:t>
            </w:r>
          </w:p>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M</w:t>
            </w:r>
            <w:r w:rsidRPr="00DA5AB8">
              <w:rPr>
                <w:rFonts w:ascii="微软雅黑" w:eastAsia="微软雅黑" w:hAnsi="微软雅黑" w:cs="宋体" w:hint="eastAsia"/>
                <w:color w:val="000000"/>
                <w:kern w:val="0"/>
                <w:sz w:val="13"/>
                <w:szCs w:val="13"/>
              </w:rPr>
              <w:t>onth:[1,自然月末]</w:t>
            </w:r>
          </w:p>
          <w:p w:rsidR="00205549" w:rsidRPr="00DA5AB8" w:rsidRDefault="00205549" w:rsidP="00A9403E">
            <w:pPr>
              <w:widowControl/>
              <w:rPr>
                <w:rFonts w:ascii="微软雅黑" w:eastAsia="微软雅黑" w:hAnsi="微软雅黑" w:cs="宋体"/>
                <w:color w:val="000000"/>
                <w:kern w:val="0"/>
                <w:sz w:val="13"/>
                <w:szCs w:val="13"/>
              </w:rPr>
            </w:pPr>
          </w:p>
        </w:tc>
        <w:tc>
          <w:tcPr>
            <w:tcW w:w="1559" w:type="dxa"/>
            <w:shd w:val="clear" w:color="auto" w:fill="auto"/>
          </w:tcPr>
          <w:p w:rsidR="00205549" w:rsidRPr="00DA5AB8" w:rsidRDefault="00205549"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7</w:t>
            </w:r>
          </w:p>
        </w:tc>
        <w:tc>
          <w:tcPr>
            <w:tcW w:w="269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若执行的是周一到周日的任务，则取值为7；执行周期是</w:t>
            </w:r>
            <w:r w:rsidRPr="00DA5AB8">
              <w:rPr>
                <w:rFonts w:ascii="微软雅黑" w:eastAsia="微软雅黑" w:hAnsi="微软雅黑" w:cs="宋体"/>
                <w:color w:val="000000"/>
                <w:kern w:val="0"/>
                <w:sz w:val="13"/>
                <w:szCs w:val="13"/>
              </w:rPr>
              <w:t>day</w:t>
            </w:r>
            <w:r w:rsidRPr="00DA5AB8">
              <w:rPr>
                <w:rFonts w:ascii="微软雅黑" w:eastAsia="微软雅黑" w:hAnsi="微软雅黑" w:cs="宋体" w:hint="eastAsia"/>
                <w:color w:val="000000"/>
                <w:kern w:val="0"/>
                <w:sz w:val="13"/>
                <w:szCs w:val="13"/>
              </w:rPr>
              <w:t>和</w:t>
            </w:r>
            <w:r w:rsidRPr="00DA5AB8">
              <w:rPr>
                <w:rFonts w:ascii="微软雅黑" w:eastAsia="微软雅黑" w:hAnsi="微软雅黑" w:cs="宋体"/>
                <w:color w:val="000000"/>
                <w:kern w:val="0"/>
                <w:sz w:val="13"/>
                <w:szCs w:val="13"/>
              </w:rPr>
              <w:t>hour</w:t>
            </w:r>
            <w:r w:rsidRPr="00DA5AB8">
              <w:rPr>
                <w:rFonts w:ascii="微软雅黑" w:eastAsia="微软雅黑" w:hAnsi="微软雅黑" w:cs="宋体" w:hint="eastAsia"/>
                <w:color w:val="000000"/>
                <w:kern w:val="0"/>
                <w:sz w:val="13"/>
                <w:szCs w:val="13"/>
              </w:rPr>
              <w:t>，则无需填写；如果依赖的数据是月末结束，则无需填写，因为存在是否30,31的情况</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443"/>
        </w:trPr>
        <w:tc>
          <w:tcPr>
            <w:tcW w:w="1242" w:type="dxa"/>
            <w:vMerge/>
            <w:hideMark/>
          </w:tcPr>
          <w:p w:rsidR="00205549" w:rsidRPr="00DA5AB8" w:rsidRDefault="00205549"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cycle</w:t>
            </w:r>
          </w:p>
        </w:tc>
        <w:tc>
          <w:tcPr>
            <w:tcW w:w="992" w:type="dxa"/>
            <w:shd w:val="clear" w:color="auto" w:fill="auto"/>
            <w:hideMark/>
          </w:tcPr>
          <w:p w:rsidR="00205549" w:rsidRPr="00DA5AB8" w:rsidRDefault="00205549" w:rsidP="00A9403E">
            <w:pPr>
              <w:widowControl/>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709" w:type="dxa"/>
            <w:shd w:val="clear" w:color="auto" w:fill="auto"/>
            <w:hideMark/>
          </w:tcPr>
          <w:p w:rsidR="00205549" w:rsidRPr="00DA5AB8" w:rsidRDefault="00205549"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134" w:type="dxa"/>
            <w:shd w:val="clear" w:color="auto" w:fill="auto"/>
            <w:hideMark/>
          </w:tcPr>
          <w:p w:rsidR="00205549" w:rsidRPr="00DA5AB8" w:rsidRDefault="00205549" w:rsidP="00A9403E">
            <w:pPr>
              <w:widowControl/>
              <w:rPr>
                <w:rFonts w:ascii="微软雅黑" w:eastAsia="微软雅黑" w:hAnsi="微软雅黑" w:cs="宋体"/>
                <w:color w:val="000000"/>
                <w:kern w:val="0"/>
                <w:sz w:val="13"/>
                <w:szCs w:val="13"/>
              </w:rPr>
            </w:pPr>
          </w:p>
        </w:tc>
        <w:tc>
          <w:tcPr>
            <w:tcW w:w="1559" w:type="dxa"/>
            <w:shd w:val="clear" w:color="auto" w:fill="auto"/>
          </w:tcPr>
          <w:p w:rsidR="00205549" w:rsidRPr="00DA5AB8" w:rsidRDefault="00205549"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2694" w:type="dxa"/>
            <w:shd w:val="clear" w:color="auto" w:fill="auto"/>
            <w:hideMark/>
          </w:tcPr>
          <w:p w:rsidR="00205549" w:rsidRPr="00DA5AB8" w:rsidRDefault="00205549" w:rsidP="00A9403E">
            <w:pPr>
              <w:widowControl/>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407"/>
        </w:trPr>
        <w:tc>
          <w:tcPr>
            <w:tcW w:w="1242" w:type="dxa"/>
            <w:vMerge/>
            <w:hideMark/>
          </w:tcPr>
          <w:p w:rsidR="00205549" w:rsidRPr="00DA5AB8" w:rsidRDefault="00205549"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cron</w:t>
            </w:r>
          </w:p>
        </w:tc>
        <w:tc>
          <w:tcPr>
            <w:tcW w:w="992"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定时执行时间</w:t>
            </w:r>
          </w:p>
        </w:tc>
        <w:tc>
          <w:tcPr>
            <w:tcW w:w="709" w:type="dxa"/>
            <w:shd w:val="clear" w:color="auto" w:fill="auto"/>
            <w:hideMark/>
          </w:tcPr>
          <w:p w:rsidR="00205549" w:rsidRPr="00DA5AB8" w:rsidRDefault="00205549" w:rsidP="00A9403E">
            <w:pPr>
              <w:widowControl/>
              <w:ind w:firstLine="260"/>
              <w:rPr>
                <w:rFonts w:ascii="微软雅黑" w:eastAsia="微软雅黑" w:hAnsi="微软雅黑" w:cs="宋体"/>
                <w:kern w:val="0"/>
                <w:sz w:val="13"/>
                <w:szCs w:val="13"/>
              </w:rPr>
            </w:pPr>
          </w:p>
        </w:tc>
        <w:tc>
          <w:tcPr>
            <w:tcW w:w="1134"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p>
        </w:tc>
        <w:tc>
          <w:tcPr>
            <w:tcW w:w="1559" w:type="dxa"/>
            <w:shd w:val="clear" w:color="auto" w:fill="auto"/>
          </w:tcPr>
          <w:p w:rsidR="00205549" w:rsidRPr="00DA5AB8" w:rsidRDefault="00205549" w:rsidP="00A9403E">
            <w:pPr>
              <w:rPr>
                <w:rFonts w:ascii="微软雅黑" w:eastAsia="微软雅黑" w:hAnsi="微软雅黑" w:cs="宋体"/>
                <w:kern w:val="0"/>
                <w:sz w:val="13"/>
                <w:szCs w:val="13"/>
              </w:rPr>
            </w:pPr>
            <w:r w:rsidRPr="00DA5AB8">
              <w:rPr>
                <w:rFonts w:ascii="微软雅黑" w:eastAsia="微软雅黑" w:hAnsi="微软雅黑" w:cs="宋体"/>
                <w:kern w:val="0"/>
                <w:sz w:val="13"/>
                <w:szCs w:val="13"/>
              </w:rPr>
              <w:t>0 37 8 * * ? *</w:t>
            </w:r>
          </w:p>
        </w:tc>
        <w:tc>
          <w:tcPr>
            <w:tcW w:w="2694"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配置</w:t>
            </w:r>
            <w:r w:rsidRPr="00DA5AB8">
              <w:rPr>
                <w:rFonts w:ascii="微软雅黑" w:eastAsia="微软雅黑" w:hAnsi="微软雅黑" w:cs="宋体"/>
                <w:kern w:val="0"/>
                <w:sz w:val="13"/>
                <w:szCs w:val="13"/>
              </w:rPr>
              <w:t xml:space="preserve"> cron</w:t>
            </w:r>
            <w:r w:rsidRPr="00DA5AB8">
              <w:rPr>
                <w:rFonts w:ascii="微软雅黑" w:eastAsia="微软雅黑" w:hAnsi="微软雅黑" w:cs="宋体" w:hint="eastAsia"/>
                <w:kern w:val="0"/>
                <w:sz w:val="13"/>
                <w:szCs w:val="13"/>
              </w:rPr>
              <w:t>时，同时需将</w:t>
            </w:r>
            <w:hyperlink w:anchor="_任务XML文件说明" w:history="1">
              <w:r w:rsidRPr="00DA5AB8">
                <w:rPr>
                  <w:rStyle w:val="ab"/>
                  <w:rFonts w:ascii="微软雅黑" w:eastAsia="微软雅黑" w:hAnsi="微软雅黑" w:cs="宋体" w:hint="eastAsia"/>
                  <w:kern w:val="0"/>
                  <w:sz w:val="13"/>
                  <w:szCs w:val="13"/>
                </w:rPr>
                <w:t>任务</w:t>
              </w:r>
              <w:r w:rsidRPr="00DA5AB8">
                <w:rPr>
                  <w:rStyle w:val="ab"/>
                  <w:rFonts w:ascii="微软雅黑" w:eastAsia="微软雅黑" w:hAnsi="微软雅黑" w:cs="宋体"/>
                  <w:kern w:val="0"/>
                  <w:sz w:val="13"/>
                  <w:szCs w:val="13"/>
                </w:rPr>
                <w:t>XML文件说明</w:t>
              </w:r>
            </w:hyperlink>
            <w:r w:rsidRPr="00DA5AB8">
              <w:rPr>
                <w:rFonts w:ascii="微软雅黑" w:eastAsia="微软雅黑" w:hAnsi="微软雅黑" w:cs="宋体" w:hint="eastAsia"/>
                <w:kern w:val="0"/>
                <w:sz w:val="13"/>
                <w:szCs w:val="13"/>
              </w:rPr>
              <w:t>中的type修改为timedriver；如</w:t>
            </w:r>
            <w:r w:rsidRPr="00DA5AB8">
              <w:rPr>
                <w:rFonts w:ascii="微软雅黑" w:eastAsia="微软雅黑" w:hAnsi="微软雅黑" w:cs="宋体"/>
                <w:kern w:val="0"/>
                <w:sz w:val="13"/>
                <w:szCs w:val="13"/>
              </w:rPr>
              <w:t>0 37 8 * * ? *</w:t>
            </w:r>
            <w:r w:rsidRPr="00DA5AB8">
              <w:rPr>
                <w:rFonts w:ascii="微软雅黑" w:eastAsia="微软雅黑" w:hAnsi="微软雅黑" w:cs="宋体" w:hint="eastAsia"/>
                <w:kern w:val="0"/>
                <w:sz w:val="13"/>
                <w:szCs w:val="13"/>
              </w:rPr>
              <w:t>表示每天的8点37分执行</w:t>
            </w:r>
          </w:p>
        </w:tc>
        <w:tc>
          <w:tcPr>
            <w:tcW w:w="1275" w:type="dxa"/>
            <w:shd w:val="clear" w:color="auto" w:fill="auto"/>
          </w:tcPr>
          <w:p w:rsidR="00205549" w:rsidRPr="00DA5AB8" w:rsidRDefault="00205549"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205549" w:rsidRPr="00DA5AB8" w:rsidTr="00F6773D">
        <w:trPr>
          <w:trHeight w:val="407"/>
        </w:trPr>
        <w:tc>
          <w:tcPr>
            <w:tcW w:w="1242" w:type="dxa"/>
            <w:vMerge/>
            <w:hideMark/>
          </w:tcPr>
          <w:p w:rsidR="00205549" w:rsidRPr="00DA5AB8" w:rsidRDefault="00205549"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205549" w:rsidRPr="00DA5AB8" w:rsidRDefault="008D26BC" w:rsidP="00A9403E">
            <w:pPr>
              <w:widowControl/>
              <w:rPr>
                <w:rFonts w:ascii="微软雅黑" w:eastAsia="微软雅黑" w:hAnsi="微软雅黑" w:cs="宋体"/>
                <w:kern w:val="0"/>
                <w:sz w:val="13"/>
                <w:szCs w:val="13"/>
              </w:rPr>
            </w:pPr>
            <w:ins w:id="80" w:author="00086893" w:date="2016-09-07T15:35:00Z">
              <w:r w:rsidRPr="008D26BC">
                <w:rPr>
                  <w:rFonts w:ascii="微软雅黑" w:eastAsia="微软雅黑" w:hAnsi="微软雅黑" w:cs="宋体"/>
                  <w:kern w:val="0"/>
                  <w:rPrChange w:id="81" w:author="00086893" w:date="2016-09-08T08:31:00Z">
                    <w:rPr>
                      <w:rStyle w:val="ad"/>
                      <w:sz w:val="13"/>
                      <w:szCs w:val="13"/>
                    </w:rPr>
                  </w:rPrChange>
                </w:rPr>
                <w:t>checkpointrecovery</w:t>
              </w:r>
            </w:ins>
          </w:p>
        </w:tc>
        <w:tc>
          <w:tcPr>
            <w:tcW w:w="992" w:type="dxa"/>
            <w:shd w:val="clear" w:color="auto" w:fill="auto"/>
            <w:hideMark/>
          </w:tcPr>
          <w:p w:rsidR="00205549" w:rsidRPr="00DA5AB8" w:rsidRDefault="008D26BC" w:rsidP="00A9403E">
            <w:pPr>
              <w:widowControl/>
              <w:rPr>
                <w:rFonts w:ascii="微软雅黑" w:eastAsia="微软雅黑" w:hAnsi="微软雅黑" w:cs="宋体"/>
                <w:kern w:val="0"/>
                <w:sz w:val="13"/>
                <w:szCs w:val="13"/>
              </w:rPr>
            </w:pPr>
            <w:ins w:id="82" w:author="00086893" w:date="2016-09-07T15:35:00Z">
              <w:r w:rsidRPr="008D26BC">
                <w:rPr>
                  <w:rFonts w:ascii="微软雅黑" w:eastAsia="微软雅黑" w:hAnsi="微软雅黑" w:cs="宋体" w:hint="eastAsia"/>
                  <w:kern w:val="0"/>
                  <w:sz w:val="13"/>
                  <w:szCs w:val="13"/>
                  <w:rPrChange w:id="83" w:author="00086893" w:date="2016-09-07T15:35:00Z">
                    <w:rPr>
                      <w:rFonts w:hint="eastAsia"/>
                      <w:b/>
                      <w:bCs/>
                    </w:rPr>
                  </w:rPrChange>
                </w:rPr>
                <w:t>是否在上电时生成该时间点以前的当天所有定时任务</w:t>
              </w:r>
            </w:ins>
          </w:p>
        </w:tc>
        <w:tc>
          <w:tcPr>
            <w:tcW w:w="709" w:type="dxa"/>
            <w:shd w:val="clear" w:color="auto" w:fill="auto"/>
            <w:hideMark/>
          </w:tcPr>
          <w:p w:rsidR="00205549" w:rsidRPr="00DA5AB8" w:rsidRDefault="00205549" w:rsidP="00A9403E">
            <w:pPr>
              <w:widowControl/>
              <w:ind w:firstLine="260"/>
              <w:rPr>
                <w:rFonts w:ascii="微软雅黑" w:eastAsia="微软雅黑" w:hAnsi="微软雅黑" w:cs="宋体"/>
                <w:kern w:val="0"/>
                <w:sz w:val="13"/>
                <w:szCs w:val="13"/>
              </w:rPr>
            </w:pPr>
          </w:p>
        </w:tc>
        <w:tc>
          <w:tcPr>
            <w:tcW w:w="1134" w:type="dxa"/>
            <w:shd w:val="clear" w:color="auto" w:fill="auto"/>
            <w:hideMark/>
          </w:tcPr>
          <w:p w:rsidR="00205549" w:rsidRPr="00DA5AB8" w:rsidRDefault="00205549" w:rsidP="00A9403E">
            <w:pPr>
              <w:widowControl/>
              <w:rPr>
                <w:rFonts w:ascii="微软雅黑" w:eastAsia="微软雅黑" w:hAnsi="微软雅黑" w:cs="宋体"/>
                <w:kern w:val="0"/>
                <w:sz w:val="13"/>
                <w:szCs w:val="13"/>
              </w:rPr>
            </w:pPr>
          </w:p>
        </w:tc>
        <w:tc>
          <w:tcPr>
            <w:tcW w:w="1559" w:type="dxa"/>
            <w:shd w:val="clear" w:color="auto" w:fill="auto"/>
          </w:tcPr>
          <w:p w:rsidR="00205549" w:rsidRPr="00DA5AB8" w:rsidRDefault="000128A7" w:rsidP="00A9403E">
            <w:pPr>
              <w:rPr>
                <w:rFonts w:ascii="微软雅黑" w:eastAsia="微软雅黑" w:hAnsi="微软雅黑" w:cs="宋体"/>
                <w:kern w:val="0"/>
                <w:sz w:val="13"/>
                <w:szCs w:val="13"/>
              </w:rPr>
            </w:pPr>
            <w:ins w:id="84" w:author="00086893" w:date="2016-09-07T15:36:00Z">
              <w:r>
                <w:rPr>
                  <w:rFonts w:ascii="微软雅黑" w:eastAsia="微软雅黑" w:hAnsi="微软雅黑" w:cs="宋体" w:hint="eastAsia"/>
                  <w:kern w:val="0"/>
                  <w:sz w:val="13"/>
                  <w:szCs w:val="13"/>
                </w:rPr>
                <w:t>true/false</w:t>
              </w:r>
            </w:ins>
          </w:p>
        </w:tc>
        <w:tc>
          <w:tcPr>
            <w:tcW w:w="2694" w:type="dxa"/>
            <w:shd w:val="clear" w:color="auto" w:fill="auto"/>
            <w:hideMark/>
          </w:tcPr>
          <w:p w:rsidR="00000000" w:rsidRDefault="008D26BC">
            <w:pPr>
              <w:widowControl/>
              <w:rPr>
                <w:ins w:id="85" w:author="00086893" w:date="2016-09-07T15:37:00Z"/>
                <w:rFonts w:ascii="微软雅黑" w:eastAsia="微软雅黑" w:hAnsi="微软雅黑"/>
                <w:sz w:val="13"/>
                <w:szCs w:val="13"/>
                <w:rPrChange w:id="86" w:author="00086893" w:date="2016-09-07T15:37:00Z">
                  <w:rPr>
                    <w:ins w:id="87" w:author="00086893" w:date="2016-09-07T15:37:00Z"/>
                  </w:rPr>
                </w:rPrChange>
              </w:rPr>
              <w:pPrChange w:id="88" w:author="00086893" w:date="2016-09-07T15:37:00Z">
                <w:pPr>
                  <w:pStyle w:val="af2"/>
                </w:pPr>
              </w:pPrChange>
            </w:pPr>
            <w:ins w:id="89" w:author="00086893" w:date="2016-09-07T15:37:00Z">
              <w:r w:rsidRPr="008D26BC">
                <w:rPr>
                  <w:rFonts w:ascii="微软雅黑" w:eastAsia="微软雅黑" w:hAnsi="微软雅黑" w:cs="宋体"/>
                  <w:kern w:val="0"/>
                  <w:sz w:val="13"/>
                  <w:szCs w:val="13"/>
                  <w:rPrChange w:id="90" w:author="00086893" w:date="2016-09-07T15:37:00Z">
                    <w:rPr>
                      <w:b/>
                      <w:bCs/>
                    </w:rPr>
                  </w:rPrChange>
                </w:rPr>
                <w:t>作用： 是否在上电时生成该时间点以前的当天所有定时任务。</w:t>
              </w:r>
            </w:ins>
          </w:p>
          <w:p w:rsidR="00000000" w:rsidRDefault="008D26BC">
            <w:pPr>
              <w:widowControl/>
              <w:rPr>
                <w:ins w:id="91" w:author="00086893" w:date="2016-09-07T15:37:00Z"/>
                <w:rFonts w:ascii="微软雅黑" w:eastAsia="微软雅黑" w:hAnsi="微软雅黑"/>
                <w:sz w:val="13"/>
                <w:szCs w:val="13"/>
                <w:rPrChange w:id="92" w:author="00086893" w:date="2016-09-07T15:37:00Z">
                  <w:rPr>
                    <w:ins w:id="93" w:author="00086893" w:date="2016-09-07T15:37:00Z"/>
                  </w:rPr>
                </w:rPrChange>
              </w:rPr>
              <w:pPrChange w:id="94" w:author="00086893" w:date="2016-09-07T15:37:00Z">
                <w:pPr>
                  <w:pStyle w:val="af2"/>
                </w:pPr>
              </w:pPrChange>
            </w:pPr>
            <w:ins w:id="95" w:author="00086893" w:date="2016-09-07T15:37:00Z">
              <w:r w:rsidRPr="008D26BC">
                <w:rPr>
                  <w:rFonts w:ascii="微软雅黑" w:eastAsia="微软雅黑" w:hAnsi="微软雅黑"/>
                  <w:sz w:val="13"/>
                  <w:szCs w:val="13"/>
                  <w:rPrChange w:id="96" w:author="00086893" w:date="2016-09-07T15:37:00Z">
                    <w:rPr>
                      <w:rStyle w:val="ad"/>
                      <w:sz w:val="17"/>
                      <w:szCs w:val="17"/>
                    </w:rPr>
                  </w:rPrChange>
                </w:rPr>
                <w:t>默认不填为ture即生成所有任务，填为false的话只生成该上电时间点以后的定时任务</w:t>
              </w:r>
            </w:ins>
          </w:p>
          <w:p w:rsidR="00205549" w:rsidRPr="000128A7" w:rsidRDefault="00205549" w:rsidP="00A9403E">
            <w:pPr>
              <w:widowControl/>
              <w:rPr>
                <w:rFonts w:ascii="微软雅黑" w:eastAsia="微软雅黑" w:hAnsi="微软雅黑" w:cs="宋体"/>
                <w:kern w:val="0"/>
                <w:sz w:val="13"/>
                <w:szCs w:val="13"/>
              </w:rPr>
            </w:pPr>
          </w:p>
        </w:tc>
        <w:tc>
          <w:tcPr>
            <w:tcW w:w="1275" w:type="dxa"/>
            <w:shd w:val="clear" w:color="auto" w:fill="auto"/>
          </w:tcPr>
          <w:p w:rsidR="00205549" w:rsidRPr="00DA5AB8" w:rsidRDefault="005F56B7" w:rsidP="00A9403E">
            <w:pPr>
              <w:widowControl/>
              <w:rPr>
                <w:rFonts w:ascii="微软雅黑" w:eastAsia="微软雅黑" w:hAnsi="微软雅黑" w:cs="宋体"/>
                <w:kern w:val="0"/>
                <w:sz w:val="13"/>
                <w:szCs w:val="13"/>
              </w:rPr>
            </w:pPr>
            <w:ins w:id="97" w:author="00086893" w:date="2016-09-07T15:38:00Z">
              <w:r>
                <w:rPr>
                  <w:rFonts w:ascii="微软雅黑" w:eastAsia="微软雅黑" w:hAnsi="微软雅黑" w:cs="宋体" w:hint="eastAsia"/>
                  <w:kern w:val="0"/>
                  <w:sz w:val="13"/>
                  <w:szCs w:val="13"/>
                </w:rPr>
                <w:t>6.15.6</w:t>
              </w:r>
              <w:r w:rsidRPr="00DA5AB8">
                <w:rPr>
                  <w:rFonts w:ascii="微软雅黑" w:eastAsia="微软雅黑" w:hAnsi="微软雅黑" w:cs="宋体" w:hint="eastAsia"/>
                  <w:kern w:val="0"/>
                  <w:sz w:val="13"/>
                  <w:szCs w:val="13"/>
                </w:rPr>
                <w:t>0.03-0</w:t>
              </w:r>
              <w:r>
                <w:rPr>
                  <w:rFonts w:ascii="微软雅黑" w:eastAsia="微软雅黑" w:hAnsi="微软雅黑" w:cs="宋体" w:hint="eastAsia"/>
                  <w:kern w:val="0"/>
                  <w:sz w:val="13"/>
                  <w:szCs w:val="13"/>
                </w:rPr>
                <w:t>907</w:t>
              </w:r>
            </w:ins>
          </w:p>
        </w:tc>
      </w:tr>
      <w:tr w:rsidR="00A9403E" w:rsidRPr="00DA5AB8" w:rsidTr="00F6773D">
        <w:trPr>
          <w:trHeight w:val="316"/>
        </w:trPr>
        <w:tc>
          <w:tcPr>
            <w:tcW w:w="1242" w:type="dxa"/>
            <w:vMerge w:val="restart"/>
            <w:shd w:val="clear" w:color="auto" w:fill="auto"/>
            <w:hideMark/>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scenesetting</w:t>
            </w: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type</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场景设置</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113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269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除了核心网，其他的不配置或者默认为空</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316"/>
        </w:trPr>
        <w:tc>
          <w:tcPr>
            <w:tcW w:w="1242" w:type="dxa"/>
            <w:vMerge/>
            <w:shd w:val="clear" w:color="auto" w:fill="auto"/>
            <w:hideMark/>
          </w:tcPr>
          <w:p w:rsidR="00A9403E" w:rsidRPr="00DA5AB8" w:rsidRDefault="00A9403E" w:rsidP="00A9403E">
            <w:pPr>
              <w:ind w:firstLine="260"/>
              <w:rPr>
                <w:rFonts w:ascii="微软雅黑" w:eastAsia="微软雅黑" w:hAnsi="微软雅黑" w:cs="宋体"/>
                <w:color w:val="000000"/>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timesetting</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忙闲时设置</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w:t>
            </w:r>
            <w:r w:rsidRPr="00DA5AB8">
              <w:rPr>
                <w:rFonts w:ascii="微软雅黑" w:eastAsia="微软雅黑" w:hAnsi="微软雅黑" w:cs="宋体" w:hint="eastAsia"/>
                <w:kern w:val="0"/>
                <w:sz w:val="13"/>
                <w:szCs w:val="13"/>
              </w:rPr>
              <w:t>tring</w:t>
            </w:r>
          </w:p>
        </w:tc>
        <w:tc>
          <w:tcPr>
            <w:tcW w:w="113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busymorningtime，busynighttime，idletime，usertabletime</w:t>
            </w:r>
          </w:p>
        </w:tc>
        <w:tc>
          <w:tcPr>
            <w:tcW w:w="1559" w:type="dxa"/>
            <w:shd w:val="clear" w:color="auto" w:fill="auto"/>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busymorningtime，busynighttime</w:t>
            </w:r>
          </w:p>
        </w:tc>
        <w:tc>
          <w:tcPr>
            <w:tcW w:w="269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取值：busymorningtime，busynighttime，idletime，usertabletime是用于配置某一张表的忙闲时字段，和timesetting.conf中的字段对应即可。支持忙闲时任一组合，不填默认没有,例子见</w:t>
            </w:r>
            <w:bookmarkStart w:id="98" w:name="OLE_LINK1"/>
            <w:bookmarkStart w:id="99" w:name="OLE_LINK2"/>
            <w:r w:rsidRPr="00DA5AB8">
              <w:rPr>
                <w:rFonts w:ascii="微软雅黑" w:eastAsia="微软雅黑" w:hAnsi="微软雅黑" w:cs="宋体"/>
                <w:color w:val="000000"/>
                <w:kern w:val="0"/>
                <w:sz w:val="13"/>
                <w:szCs w:val="13"/>
              </w:rPr>
              <w:object w:dxaOrig="1513"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7.75pt" o:ole="">
                  <v:imagedata r:id="rId9" o:title=""/>
                </v:shape>
                <o:OLEObject Type="Embed" ProgID="Package" ShapeID="_x0000_i1025" DrawAspect="Icon" ObjectID="_1536559744" r:id="rId10"/>
              </w:object>
            </w:r>
            <w:bookmarkEnd w:id="98"/>
            <w:bookmarkEnd w:id="99"/>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val="restart"/>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 xml:space="preserve">algorithminfo </w:t>
            </w:r>
          </w:p>
          <w:p w:rsidR="00A9403E" w:rsidRPr="00DA5AB8" w:rsidRDefault="00A9403E" w:rsidP="00A9403E">
            <w:pPr>
              <w:widowControl/>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 xml:space="preserve">　</w:t>
            </w:r>
          </w:p>
          <w:p w:rsidR="00A9403E" w:rsidRPr="00DA5AB8" w:rsidRDefault="00A9403E" w:rsidP="00A9403E">
            <w:pPr>
              <w:widowControl/>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 xml:space="preserve">　</w:t>
            </w:r>
          </w:p>
          <w:p w:rsidR="00A9403E" w:rsidRPr="00DA5AB8" w:rsidRDefault="00A9403E" w:rsidP="00A9403E">
            <w:pPr>
              <w:widowControl/>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 xml:space="preserve">　</w:t>
            </w:r>
          </w:p>
          <w:p w:rsidR="00A9403E" w:rsidRPr="00DA5AB8" w:rsidRDefault="00A9403E" w:rsidP="00A9403E">
            <w:pPr>
              <w:ind w:firstLine="260"/>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 xml:space="preserve">　</w:t>
            </w: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subtype</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算法类型</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Default="006470F6" w:rsidP="008E36F7">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r</w:t>
            </w:r>
            <w:r w:rsidR="00A9403E" w:rsidRPr="00DA5AB8">
              <w:rPr>
                <w:rFonts w:ascii="微软雅黑" w:eastAsia="微软雅黑" w:hAnsi="微软雅黑" w:cs="宋体" w:hint="eastAsia"/>
                <w:color w:val="000000"/>
                <w:kern w:val="0"/>
                <w:sz w:val="13"/>
                <w:szCs w:val="13"/>
              </w:rPr>
              <w:t>dd、sql、</w:t>
            </w:r>
            <w:r>
              <w:rPr>
                <w:rFonts w:ascii="微软雅黑" w:eastAsia="微软雅黑" w:hAnsi="微软雅黑" w:cs="宋体" w:hint="eastAsia"/>
                <w:color w:val="000000"/>
                <w:kern w:val="0"/>
                <w:sz w:val="13"/>
                <w:szCs w:val="13"/>
              </w:rPr>
              <w:t>rddsybase、rddgbase、</w:t>
            </w:r>
            <w:r w:rsidR="00A9403E" w:rsidRPr="00DA5AB8">
              <w:rPr>
                <w:rFonts w:ascii="微软雅黑" w:eastAsia="微软雅黑" w:hAnsi="微软雅黑" w:cs="宋体" w:hint="eastAsia"/>
                <w:color w:val="000000"/>
                <w:kern w:val="0"/>
                <w:sz w:val="13"/>
                <w:szCs w:val="13"/>
              </w:rPr>
              <w:t>webgisfile、sybasefile、hbasefile、</w:t>
            </w:r>
            <w:r w:rsidR="008E36F7">
              <w:rPr>
                <w:rFonts w:ascii="微软雅黑" w:eastAsia="微软雅黑" w:hAnsi="微软雅黑" w:cs="宋体" w:hint="eastAsia"/>
                <w:color w:val="000000"/>
                <w:kern w:val="0"/>
                <w:sz w:val="13"/>
                <w:szCs w:val="13"/>
              </w:rPr>
              <w:t>gbasefile</w:t>
            </w:r>
          </w:p>
          <w:p w:rsidR="004C63A4" w:rsidRDefault="004C63A4" w:rsidP="008E36F7">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gbaseload、</w:t>
            </w:r>
          </w:p>
          <w:p w:rsidR="004C63A4" w:rsidRDefault="004C63A4" w:rsidP="008E36F7">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gbasejar、</w:t>
            </w:r>
          </w:p>
          <w:p w:rsidR="004C63A4" w:rsidRPr="00DA5AB8" w:rsidRDefault="004C63A4" w:rsidP="008E36F7">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gbasesql</w:t>
            </w:r>
            <w:ins w:id="100" w:author="王会00041692" w:date="2016-08-10T15:57:00Z">
              <w:r w:rsidR="00CD5169">
                <w:rPr>
                  <w:rFonts w:ascii="微软雅黑" w:eastAsia="微软雅黑" w:hAnsi="微软雅黑" w:cs="宋体" w:hint="eastAsia"/>
                  <w:color w:val="000000"/>
                  <w:kern w:val="0"/>
                  <w:sz w:val="13"/>
                  <w:szCs w:val="13"/>
                </w:rPr>
                <w:t>、</w:t>
              </w:r>
              <w:r w:rsidR="00CD5169" w:rsidRPr="00DA5AB8">
                <w:rPr>
                  <w:rFonts w:ascii="微软雅黑" w:eastAsia="微软雅黑" w:hAnsi="微软雅黑" w:cs="宋体"/>
                  <w:color w:val="000000"/>
                  <w:kern w:val="0"/>
                  <w:sz w:val="13"/>
                  <w:szCs w:val="13"/>
                </w:rPr>
                <w:t xml:space="preserve"> </w:t>
              </w:r>
              <w:r w:rsidR="00CD5169" w:rsidRPr="00BF2A22">
                <w:rPr>
                  <w:rFonts w:ascii="微软雅黑" w:eastAsia="微软雅黑" w:hAnsi="微软雅黑" w:cs="宋体"/>
                  <w:color w:val="000000"/>
                  <w:kern w:val="0"/>
                  <w:sz w:val="13"/>
                  <w:szCs w:val="13"/>
                </w:rPr>
                <w:t>fileupload</w:t>
              </w:r>
            </w:ins>
          </w:p>
        </w:tc>
        <w:tc>
          <w:tcPr>
            <w:tcW w:w="1559" w:type="dxa"/>
            <w:shd w:val="clear" w:color="auto" w:fill="auto"/>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rdd</w:t>
            </w:r>
          </w:p>
        </w:tc>
        <w:tc>
          <w:tcPr>
            <w:tcW w:w="2694" w:type="dxa"/>
            <w:shd w:val="clear" w:color="auto" w:fill="auto"/>
            <w:hideMark/>
          </w:tcPr>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算法为纯的spark jar包时填写rdd；</w:t>
            </w:r>
          </w:p>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w:t>
            </w:r>
            <w:r w:rsidR="00871F4A">
              <w:rPr>
                <w:rFonts w:ascii="微软雅黑" w:eastAsia="微软雅黑" w:hAnsi="微软雅黑" w:cs="宋体" w:hint="eastAsia"/>
                <w:color w:val="000000"/>
                <w:kern w:val="0"/>
                <w:sz w:val="13"/>
                <w:szCs w:val="13"/>
              </w:rPr>
              <w:t>spark运行</w:t>
            </w:r>
            <w:r>
              <w:rPr>
                <w:rFonts w:ascii="微软雅黑" w:eastAsia="微软雅黑" w:hAnsi="微软雅黑" w:cs="宋体" w:hint="eastAsia"/>
                <w:color w:val="000000"/>
                <w:kern w:val="0"/>
                <w:sz w:val="13"/>
                <w:szCs w:val="13"/>
              </w:rPr>
              <w:t>指定sql文件时填写sql；算法为</w:t>
            </w:r>
            <w:r w:rsidR="00871F4A">
              <w:rPr>
                <w:rFonts w:ascii="微软雅黑" w:eastAsia="微软雅黑" w:hAnsi="微软雅黑" w:cs="宋体" w:hint="eastAsia"/>
                <w:color w:val="000000"/>
                <w:kern w:val="0"/>
                <w:sz w:val="13"/>
                <w:szCs w:val="13"/>
              </w:rPr>
              <w:t>spark环境运行同时</w:t>
            </w:r>
            <w:r>
              <w:rPr>
                <w:rFonts w:ascii="微软雅黑" w:eastAsia="微软雅黑" w:hAnsi="微软雅黑" w:cs="宋体" w:hint="eastAsia"/>
                <w:color w:val="000000"/>
                <w:kern w:val="0"/>
                <w:sz w:val="13"/>
                <w:szCs w:val="13"/>
              </w:rPr>
              <w:t>操作gbase的jar包时填写rddgbase；</w:t>
            </w:r>
          </w:p>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w:t>
            </w:r>
            <w:r w:rsidR="00871F4A">
              <w:rPr>
                <w:rFonts w:ascii="微软雅黑" w:eastAsia="微软雅黑" w:hAnsi="微软雅黑" w:cs="宋体" w:hint="eastAsia"/>
                <w:color w:val="000000"/>
                <w:kern w:val="0"/>
                <w:sz w:val="13"/>
                <w:szCs w:val="13"/>
              </w:rPr>
              <w:t>spark环境运行同时</w:t>
            </w:r>
            <w:r>
              <w:rPr>
                <w:rFonts w:ascii="微软雅黑" w:eastAsia="微软雅黑" w:hAnsi="微软雅黑" w:cs="宋体" w:hint="eastAsia"/>
                <w:color w:val="000000"/>
                <w:kern w:val="0"/>
                <w:sz w:val="13"/>
                <w:szCs w:val="13"/>
              </w:rPr>
              <w:t>操作sybase的jar包时填写rddsybase；</w:t>
            </w:r>
          </w:p>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算法为生成webgis文件时填写webgisfile；</w:t>
            </w:r>
          </w:p>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算法为sybase数据入库时填写sybasefile；</w:t>
            </w:r>
            <w:r w:rsidR="00871F4A">
              <w:rPr>
                <w:rFonts w:ascii="微软雅黑" w:eastAsia="微软雅黑" w:hAnsi="微软雅黑" w:cs="宋体" w:hint="eastAsia"/>
                <w:color w:val="000000"/>
                <w:kern w:val="0"/>
                <w:sz w:val="13"/>
                <w:szCs w:val="13"/>
              </w:rPr>
              <w:t xml:space="preserve"> </w:t>
            </w:r>
            <w:r>
              <w:rPr>
                <w:rFonts w:ascii="微软雅黑" w:eastAsia="微软雅黑" w:hAnsi="微软雅黑" w:cs="宋体" w:hint="eastAsia"/>
                <w:color w:val="000000"/>
                <w:kern w:val="0"/>
                <w:sz w:val="13"/>
                <w:szCs w:val="13"/>
              </w:rPr>
              <w:t>gbasefile</w:t>
            </w:r>
            <w:r w:rsidR="00871F4A">
              <w:rPr>
                <w:rFonts w:ascii="微软雅黑" w:eastAsia="微软雅黑" w:hAnsi="微软雅黑" w:cs="宋体" w:hint="eastAsia"/>
                <w:color w:val="000000"/>
                <w:kern w:val="0"/>
                <w:sz w:val="13"/>
                <w:szCs w:val="13"/>
              </w:rPr>
              <w:t>，spark数据同步至gbase，与gbase数据入库任务独立</w:t>
            </w:r>
            <w:r>
              <w:rPr>
                <w:rFonts w:ascii="微软雅黑" w:eastAsia="微软雅黑" w:hAnsi="微软雅黑" w:cs="宋体" w:hint="eastAsia"/>
                <w:color w:val="000000"/>
                <w:kern w:val="0"/>
                <w:sz w:val="13"/>
                <w:szCs w:val="13"/>
              </w:rPr>
              <w:t>；</w:t>
            </w:r>
          </w:p>
          <w:p w:rsidR="004E0CC1" w:rsidRDefault="008E36F7"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算法为hbase数据入库时填写hbasefile</w:t>
            </w:r>
            <w:r w:rsidR="000D6A78">
              <w:rPr>
                <w:rFonts w:ascii="微软雅黑" w:eastAsia="微软雅黑" w:hAnsi="微软雅黑" w:cs="宋体" w:hint="eastAsia"/>
                <w:color w:val="000000"/>
                <w:kern w:val="0"/>
                <w:sz w:val="13"/>
                <w:szCs w:val="13"/>
              </w:rPr>
              <w:t>；</w:t>
            </w:r>
          </w:p>
          <w:p w:rsidR="004E0CC1" w:rsidRDefault="000D6A78" w:rsidP="002554A2">
            <w:pPr>
              <w:widowControl/>
              <w:rPr>
                <w:rFonts w:ascii="微软雅黑" w:eastAsia="微软雅黑" w:hAnsi="微软雅黑" w:cs="宋体"/>
                <w:color w:val="000000"/>
                <w:kern w:val="0"/>
                <w:sz w:val="13"/>
                <w:szCs w:val="13"/>
              </w:rPr>
            </w:pPr>
            <w:r w:rsidRPr="000D6A78">
              <w:rPr>
                <w:rFonts w:ascii="微软雅黑" w:eastAsia="微软雅黑" w:hAnsi="微软雅黑" w:cs="宋体"/>
                <w:color w:val="000000"/>
                <w:kern w:val="0"/>
                <w:sz w:val="13"/>
                <w:szCs w:val="13"/>
              </w:rPr>
              <w:t>gbasesql</w:t>
            </w:r>
            <w:r w:rsidRPr="000D6A78">
              <w:rPr>
                <w:rFonts w:ascii="微软雅黑" w:eastAsia="微软雅黑" w:hAnsi="微软雅黑" w:cs="宋体" w:hint="eastAsia"/>
                <w:color w:val="000000"/>
                <w:kern w:val="0"/>
                <w:sz w:val="13"/>
                <w:szCs w:val="13"/>
              </w:rPr>
              <w:t>：纯gbase</w:t>
            </w:r>
            <w:r>
              <w:rPr>
                <w:rFonts w:ascii="微软雅黑" w:eastAsia="微软雅黑" w:hAnsi="微软雅黑" w:cs="宋体" w:hint="eastAsia"/>
                <w:color w:val="000000"/>
                <w:kern w:val="0"/>
                <w:sz w:val="13"/>
                <w:szCs w:val="13"/>
              </w:rPr>
              <w:t>任务的sql类型，</w:t>
            </w:r>
            <w:r w:rsidR="002554A2">
              <w:rPr>
                <w:rFonts w:ascii="微软雅黑" w:eastAsia="微软雅黑" w:hAnsi="微软雅黑" w:cs="宋体" w:hint="eastAsia"/>
                <w:color w:val="000000"/>
                <w:kern w:val="0"/>
                <w:sz w:val="13"/>
                <w:szCs w:val="13"/>
              </w:rPr>
              <w:t>sql语句中</w:t>
            </w:r>
            <w:r>
              <w:rPr>
                <w:rFonts w:ascii="微软雅黑" w:eastAsia="微软雅黑" w:hAnsi="微软雅黑" w:cs="宋体" w:hint="eastAsia"/>
                <w:color w:val="000000"/>
                <w:kern w:val="0"/>
                <w:sz w:val="13"/>
                <w:szCs w:val="13"/>
              </w:rPr>
              <w:t>只支持</w:t>
            </w:r>
            <w:r w:rsidRPr="00DA5AB8">
              <w:rPr>
                <w:rFonts w:ascii="微软雅黑" w:eastAsia="微软雅黑" w:hAnsi="微软雅黑" w:cs="宋体" w:hint="eastAsia"/>
                <w:color w:val="000000"/>
                <w:kern w:val="0"/>
                <w:sz w:val="13"/>
                <w:szCs w:val="13"/>
              </w:rPr>
              <w:t xml:space="preserve"> </w:t>
            </w:r>
            <w:r w:rsidR="00F27CE4">
              <w:rPr>
                <w:rFonts w:ascii="微软雅黑" w:eastAsia="微软雅黑" w:hAnsi="微软雅黑" w:cs="宋体" w:hint="eastAsia"/>
                <w:color w:val="000000"/>
                <w:kern w:val="0"/>
                <w:sz w:val="13"/>
                <w:szCs w:val="13"/>
              </w:rPr>
              <w:t>begintime和endtime</w:t>
            </w:r>
            <w:r w:rsidR="00AC6809">
              <w:rPr>
                <w:rFonts w:ascii="微软雅黑" w:eastAsia="微软雅黑" w:hAnsi="微软雅黑" w:cs="宋体" w:hint="eastAsia"/>
                <w:color w:val="000000"/>
                <w:kern w:val="0"/>
                <w:sz w:val="13"/>
                <w:szCs w:val="13"/>
              </w:rPr>
              <w:t>标签，为含时分秒的时戳</w:t>
            </w:r>
            <w:r w:rsidR="002554A2">
              <w:rPr>
                <w:rFonts w:ascii="微软雅黑" w:eastAsia="微软雅黑" w:hAnsi="微软雅黑" w:cs="宋体" w:hint="eastAsia"/>
                <w:color w:val="000000"/>
                <w:kern w:val="0"/>
                <w:sz w:val="13"/>
                <w:szCs w:val="13"/>
              </w:rPr>
              <w:t>，即用$表名.begintime$作为条件</w:t>
            </w:r>
            <w:r w:rsidR="003B54DF">
              <w:rPr>
                <w:rFonts w:ascii="微软雅黑" w:eastAsia="微软雅黑" w:hAnsi="微软雅黑" w:cs="宋体" w:hint="eastAsia"/>
                <w:color w:val="000000"/>
                <w:kern w:val="0"/>
                <w:sz w:val="13"/>
                <w:szCs w:val="13"/>
              </w:rPr>
              <w:t>进行</w:t>
            </w:r>
            <w:r w:rsidR="002554A2">
              <w:rPr>
                <w:rFonts w:ascii="微软雅黑" w:eastAsia="微软雅黑" w:hAnsi="微软雅黑" w:cs="宋体" w:hint="eastAsia"/>
                <w:color w:val="000000"/>
                <w:kern w:val="0"/>
                <w:sz w:val="13"/>
                <w:szCs w:val="13"/>
              </w:rPr>
              <w:t>筛选</w:t>
            </w:r>
            <w:r>
              <w:rPr>
                <w:rFonts w:ascii="微软雅黑" w:eastAsia="微软雅黑" w:hAnsi="微软雅黑" w:cs="宋体" w:hint="eastAsia"/>
                <w:color w:val="000000"/>
                <w:kern w:val="0"/>
                <w:sz w:val="13"/>
                <w:szCs w:val="13"/>
              </w:rPr>
              <w:t>；</w:t>
            </w:r>
          </w:p>
          <w:p w:rsidR="004E0CC1" w:rsidRDefault="000D6A78"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gbasejar，纯gbase任务的jar类型；</w:t>
            </w:r>
          </w:p>
          <w:p w:rsidR="000D6A78" w:rsidRPr="00DA5AB8" w:rsidRDefault="000D6A78" w:rsidP="002554A2">
            <w:pPr>
              <w:widowControl/>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gbaseload，spark任务类型，</w:t>
            </w:r>
            <w:r w:rsidRPr="000D6A78">
              <w:rPr>
                <w:rFonts w:ascii="微软雅黑" w:eastAsia="微软雅黑" w:hAnsi="微软雅黑" w:cs="宋体" w:hint="eastAsia"/>
                <w:color w:val="000000"/>
                <w:kern w:val="0"/>
                <w:sz w:val="13"/>
                <w:szCs w:val="13"/>
              </w:rPr>
              <w:t>输入是</w:t>
            </w:r>
            <w:r w:rsidRPr="000D6A78">
              <w:rPr>
                <w:rFonts w:ascii="微软雅黑" w:eastAsia="微软雅黑" w:hAnsi="微软雅黑" w:cs="宋体"/>
                <w:color w:val="000000"/>
                <w:kern w:val="0"/>
                <w:sz w:val="13"/>
                <w:szCs w:val="13"/>
              </w:rPr>
              <w:t>spark</w:t>
            </w:r>
            <w:r w:rsidRPr="000D6A78">
              <w:rPr>
                <w:rFonts w:ascii="微软雅黑" w:eastAsia="微软雅黑" w:hAnsi="微软雅黑" w:cs="宋体" w:hint="eastAsia"/>
                <w:color w:val="000000"/>
                <w:kern w:val="0"/>
                <w:sz w:val="13"/>
                <w:szCs w:val="13"/>
              </w:rPr>
              <w:t>表，输出是</w:t>
            </w:r>
            <w:r w:rsidRPr="000D6A78">
              <w:rPr>
                <w:rFonts w:ascii="微软雅黑" w:eastAsia="微软雅黑" w:hAnsi="微软雅黑" w:cs="宋体"/>
                <w:color w:val="000000"/>
                <w:kern w:val="0"/>
                <w:sz w:val="13"/>
                <w:szCs w:val="13"/>
              </w:rPr>
              <w:t>gbase</w:t>
            </w:r>
            <w:r w:rsidRPr="000D6A78">
              <w:rPr>
                <w:rFonts w:ascii="微软雅黑" w:eastAsia="微软雅黑" w:hAnsi="微软雅黑" w:cs="宋体" w:hint="eastAsia"/>
                <w:color w:val="000000"/>
                <w:kern w:val="0"/>
                <w:sz w:val="13"/>
                <w:szCs w:val="13"/>
              </w:rPr>
              <w:t>表</w:t>
            </w:r>
            <w:r>
              <w:rPr>
                <w:rFonts w:ascii="微软雅黑" w:eastAsia="微软雅黑" w:hAnsi="微软雅黑" w:cs="宋体" w:hint="eastAsia"/>
                <w:color w:val="000000"/>
                <w:kern w:val="0"/>
                <w:sz w:val="13"/>
                <w:szCs w:val="13"/>
              </w:rPr>
              <w:t>，</w:t>
            </w:r>
            <w:r w:rsidRPr="000D6A78">
              <w:rPr>
                <w:rFonts w:ascii="微软雅黑" w:eastAsia="微软雅黑" w:hAnsi="微软雅黑" w:cs="宋体" w:hint="eastAsia"/>
                <w:color w:val="000000"/>
                <w:kern w:val="0"/>
                <w:sz w:val="13"/>
                <w:szCs w:val="13"/>
              </w:rPr>
              <w:t>相当于</w:t>
            </w:r>
            <w:r w:rsidRPr="000D6A78">
              <w:rPr>
                <w:rFonts w:ascii="微软雅黑" w:eastAsia="微软雅黑" w:hAnsi="微软雅黑" w:cs="宋体"/>
                <w:color w:val="000000"/>
                <w:kern w:val="0"/>
                <w:sz w:val="13"/>
                <w:szCs w:val="13"/>
              </w:rPr>
              <w:t>gbasefile</w:t>
            </w:r>
            <w:r>
              <w:rPr>
                <w:rFonts w:ascii="微软雅黑" w:eastAsia="微软雅黑" w:hAnsi="微软雅黑" w:cs="宋体" w:hint="eastAsia"/>
                <w:color w:val="000000"/>
                <w:kern w:val="0"/>
                <w:sz w:val="13"/>
                <w:szCs w:val="13"/>
              </w:rPr>
              <w:t>类型</w:t>
            </w:r>
            <w:r w:rsidRPr="000D6A78">
              <w:rPr>
                <w:rFonts w:ascii="微软雅黑" w:eastAsia="微软雅黑" w:hAnsi="微软雅黑" w:cs="宋体" w:hint="eastAsia"/>
                <w:color w:val="000000"/>
                <w:kern w:val="0"/>
                <w:sz w:val="13"/>
                <w:szCs w:val="13"/>
              </w:rPr>
              <w:t>，</w:t>
            </w:r>
            <w:r>
              <w:rPr>
                <w:rFonts w:ascii="微软雅黑" w:eastAsia="微软雅黑" w:hAnsi="微软雅黑" w:cs="宋体" w:hint="eastAsia"/>
                <w:color w:val="000000"/>
                <w:kern w:val="0"/>
                <w:sz w:val="13"/>
                <w:szCs w:val="13"/>
              </w:rPr>
              <w:t>但同时</w:t>
            </w:r>
            <w:r w:rsidRPr="000D6A78">
              <w:rPr>
                <w:rFonts w:ascii="微软雅黑" w:eastAsia="微软雅黑" w:hAnsi="微软雅黑" w:cs="宋体" w:hint="eastAsia"/>
                <w:color w:val="000000"/>
                <w:kern w:val="0"/>
                <w:sz w:val="13"/>
                <w:szCs w:val="13"/>
              </w:rPr>
              <w:t>包含导出文件和入库</w:t>
            </w:r>
            <w:r w:rsidRPr="000D6A78">
              <w:rPr>
                <w:rFonts w:ascii="微软雅黑" w:eastAsia="微软雅黑" w:hAnsi="微软雅黑" w:cs="宋体"/>
                <w:color w:val="000000"/>
                <w:kern w:val="0"/>
                <w:sz w:val="13"/>
                <w:szCs w:val="13"/>
              </w:rPr>
              <w:t>gbase</w:t>
            </w:r>
            <w:r>
              <w:rPr>
                <w:rFonts w:ascii="微软雅黑" w:eastAsia="微软雅黑" w:hAnsi="微软雅黑" w:cs="宋体" w:hint="eastAsia"/>
                <w:color w:val="000000"/>
                <w:kern w:val="0"/>
                <w:sz w:val="13"/>
                <w:szCs w:val="13"/>
              </w:rPr>
              <w:t>两个步骤；</w:t>
            </w:r>
            <w:r w:rsidRPr="00DA5AB8">
              <w:rPr>
                <w:rFonts w:ascii="微软雅黑" w:eastAsia="微软雅黑" w:hAnsi="微软雅黑" w:cs="宋体"/>
                <w:color w:val="000000"/>
                <w:kern w:val="0"/>
                <w:sz w:val="13"/>
                <w:szCs w:val="13"/>
              </w:rPr>
              <w:t xml:space="preserve"> </w:t>
            </w:r>
            <w:ins w:id="101" w:author="王会00041692" w:date="2016-08-10T15:57:00Z">
              <w:r w:rsidR="00CD5169" w:rsidRPr="00DA5AB8">
                <w:rPr>
                  <w:rFonts w:ascii="微软雅黑" w:eastAsia="微软雅黑" w:hAnsi="微软雅黑" w:cs="宋体"/>
                  <w:color w:val="000000"/>
                  <w:kern w:val="0"/>
                  <w:sz w:val="13"/>
                  <w:szCs w:val="13"/>
                </w:rPr>
                <w:t xml:space="preserve"> </w:t>
              </w:r>
              <w:r w:rsidR="00CD5169" w:rsidRPr="00BF2A22">
                <w:rPr>
                  <w:rFonts w:ascii="微软雅黑" w:eastAsia="微软雅黑" w:hAnsi="微软雅黑" w:cs="宋体"/>
                  <w:color w:val="000000"/>
                  <w:kern w:val="0"/>
                  <w:sz w:val="13"/>
                  <w:szCs w:val="13"/>
                </w:rPr>
                <w:t>fileupload</w:t>
              </w:r>
              <w:r w:rsidR="00CD5169">
                <w:rPr>
                  <w:rFonts w:ascii="微软雅黑" w:eastAsia="微软雅黑" w:hAnsi="微软雅黑" w:cs="宋体" w:hint="eastAsia"/>
                  <w:color w:val="000000"/>
                  <w:kern w:val="0"/>
                  <w:sz w:val="13"/>
                  <w:szCs w:val="13"/>
                </w:rPr>
                <w:t>，算法输出结果为.csv文件形式，并将文件推送到</w:t>
              </w:r>
              <w:r w:rsidR="00CD5169" w:rsidRPr="005F7D4B">
                <w:rPr>
                  <w:rFonts w:ascii="微软雅黑" w:eastAsia="微软雅黑" w:hAnsi="微软雅黑" w:cs="宋体"/>
                  <w:color w:val="000000"/>
                  <w:kern w:val="0"/>
                  <w:sz w:val="13"/>
                  <w:szCs w:val="13"/>
                </w:rPr>
                <w:t xml:space="preserve"> max-metadata-manager/metadata/config</w:t>
              </w:r>
              <w:r w:rsidR="00CD5169">
                <w:rPr>
                  <w:rFonts w:ascii="微软雅黑" w:eastAsia="微软雅黑" w:hAnsi="微软雅黑" w:cs="宋体" w:hint="eastAsia"/>
                  <w:color w:val="000000"/>
                  <w:kern w:val="0"/>
                  <w:sz w:val="13"/>
                  <w:szCs w:val="13"/>
                </w:rPr>
                <w:t>/</w:t>
              </w:r>
              <w:r w:rsidR="00CD5169" w:rsidRPr="005F7D4B">
                <w:rPr>
                  <w:rFonts w:ascii="微软雅黑" w:eastAsia="微软雅黑" w:hAnsi="微软雅黑" w:cs="宋体"/>
                  <w:color w:val="000000"/>
                  <w:kern w:val="0"/>
                  <w:sz w:val="13"/>
                  <w:szCs w:val="13"/>
                </w:rPr>
                <w:t>dashboardFtpPath.conf</w:t>
              </w:r>
              <w:r w:rsidR="00CD5169">
                <w:rPr>
                  <w:rFonts w:ascii="微软雅黑" w:eastAsia="微软雅黑" w:hAnsi="微软雅黑" w:cs="宋体" w:hint="eastAsia"/>
                  <w:color w:val="000000"/>
                  <w:kern w:val="0"/>
                  <w:sz w:val="13"/>
                  <w:szCs w:val="13"/>
                </w:rPr>
                <w:t>指定的ftp服务器指定目录下</w:t>
              </w:r>
            </w:ins>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ins w:id="102" w:author="王会00041692" w:date="2016-08-10T15:57:00Z">
              <w:r w:rsidR="00283B6B">
                <w:rPr>
                  <w:rFonts w:ascii="微软雅黑" w:eastAsia="微软雅黑" w:hAnsi="微软雅黑" w:cs="宋体" w:hint="eastAsia"/>
                  <w:kern w:val="0"/>
                  <w:sz w:val="13"/>
                  <w:szCs w:val="13"/>
                </w:rPr>
                <w:t>、V6.15.</w:t>
              </w:r>
            </w:ins>
            <w:ins w:id="103" w:author="王会00041692" w:date="2016-08-10T15:58:00Z">
              <w:r w:rsidR="00283B6B">
                <w:rPr>
                  <w:rFonts w:ascii="微软雅黑" w:eastAsia="微软雅黑" w:hAnsi="微软雅黑" w:cs="宋体" w:hint="eastAsia"/>
                  <w:kern w:val="0"/>
                  <w:sz w:val="13"/>
                  <w:szCs w:val="13"/>
                </w:rPr>
                <w:t>60.02支持</w:t>
              </w:r>
              <w:r w:rsidR="00283B6B" w:rsidRPr="00DA5AB8">
                <w:rPr>
                  <w:rFonts w:ascii="微软雅黑" w:eastAsia="微软雅黑" w:hAnsi="微软雅黑" w:cs="宋体"/>
                  <w:color w:val="000000"/>
                  <w:kern w:val="0"/>
                  <w:sz w:val="13"/>
                  <w:szCs w:val="13"/>
                </w:rPr>
                <w:t xml:space="preserve"> </w:t>
              </w:r>
              <w:r w:rsidR="00283B6B" w:rsidRPr="00BF2A22">
                <w:rPr>
                  <w:rFonts w:ascii="微软雅黑" w:eastAsia="微软雅黑" w:hAnsi="微软雅黑" w:cs="宋体"/>
                  <w:color w:val="000000"/>
                  <w:kern w:val="0"/>
                  <w:sz w:val="13"/>
                  <w:szCs w:val="13"/>
                </w:rPr>
                <w:t>fileupload</w:t>
              </w:r>
            </w:ins>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classname</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算法jar包中类名信息</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xxx</w:t>
            </w:r>
          </w:p>
        </w:tc>
        <w:tc>
          <w:tcPr>
            <w:tcW w:w="2694" w:type="dxa"/>
            <w:shd w:val="clear" w:color="auto" w:fill="auto"/>
            <w:hideMark/>
          </w:tcPr>
          <w:p w:rsidR="00A9403E" w:rsidRPr="00DA5AB8" w:rsidRDefault="00A9403E" w:rsidP="00BB0F90">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S</w:t>
            </w:r>
            <w:r w:rsidRPr="00DA5AB8">
              <w:rPr>
                <w:rFonts w:ascii="微软雅黑" w:eastAsia="微软雅黑" w:hAnsi="微软雅黑" w:cs="宋体" w:hint="eastAsia"/>
                <w:color w:val="000000"/>
                <w:kern w:val="0"/>
                <w:sz w:val="13"/>
                <w:szCs w:val="13"/>
              </w:rPr>
              <w:t>ubtype为rdd</w:t>
            </w:r>
            <w:r w:rsidR="00474CF5">
              <w:rPr>
                <w:rFonts w:ascii="微软雅黑" w:eastAsia="微软雅黑" w:hAnsi="微软雅黑" w:cs="宋体" w:hint="eastAsia"/>
                <w:color w:val="000000"/>
                <w:kern w:val="0"/>
                <w:sz w:val="13"/>
                <w:szCs w:val="13"/>
              </w:rPr>
              <w:t>，rddgbase，rddsybase</w:t>
            </w:r>
            <w:r w:rsidR="00BB0F90">
              <w:rPr>
                <w:rFonts w:ascii="微软雅黑" w:eastAsia="微软雅黑" w:hAnsi="微软雅黑" w:cs="宋体" w:hint="eastAsia"/>
                <w:color w:val="000000"/>
                <w:kern w:val="0"/>
                <w:sz w:val="13"/>
                <w:szCs w:val="13"/>
              </w:rPr>
              <w:t>，gbasejar</w:t>
            </w:r>
            <w:r w:rsidRPr="00DA5AB8">
              <w:rPr>
                <w:rFonts w:ascii="微软雅黑" w:eastAsia="微软雅黑" w:hAnsi="微软雅黑" w:cs="宋体" w:hint="eastAsia"/>
                <w:color w:val="000000"/>
                <w:kern w:val="0"/>
                <w:sz w:val="13"/>
                <w:szCs w:val="13"/>
              </w:rPr>
              <w:t>时必填，指定jar包类名</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classmethod</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算法jar包中类的方法名</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action</w:t>
            </w:r>
          </w:p>
        </w:tc>
        <w:tc>
          <w:tcPr>
            <w:tcW w:w="269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S</w:t>
            </w:r>
            <w:r w:rsidRPr="00DA5AB8">
              <w:rPr>
                <w:rFonts w:ascii="微软雅黑" w:eastAsia="微软雅黑" w:hAnsi="微软雅黑" w:cs="宋体" w:hint="eastAsia"/>
                <w:color w:val="000000"/>
                <w:kern w:val="0"/>
                <w:sz w:val="13"/>
                <w:szCs w:val="13"/>
              </w:rPr>
              <w:t>ubtype为rdd</w:t>
            </w:r>
            <w:r w:rsidR="006275CA">
              <w:rPr>
                <w:rFonts w:ascii="微软雅黑" w:eastAsia="微软雅黑" w:hAnsi="微软雅黑" w:cs="宋体" w:hint="eastAsia"/>
                <w:color w:val="000000"/>
                <w:kern w:val="0"/>
                <w:sz w:val="13"/>
                <w:szCs w:val="13"/>
              </w:rPr>
              <w:t>，rddgbase，rddsybase</w:t>
            </w:r>
            <w:r w:rsidR="00BB0F90">
              <w:rPr>
                <w:rFonts w:ascii="微软雅黑" w:eastAsia="微软雅黑" w:hAnsi="微软雅黑" w:cs="宋体" w:hint="eastAsia"/>
                <w:color w:val="000000"/>
                <w:kern w:val="0"/>
                <w:sz w:val="13"/>
                <w:szCs w:val="13"/>
              </w:rPr>
              <w:t>， gbasejar</w:t>
            </w:r>
            <w:r w:rsidRPr="00DA5AB8">
              <w:rPr>
                <w:rFonts w:ascii="微软雅黑" w:eastAsia="微软雅黑" w:hAnsi="微软雅黑" w:cs="宋体" w:hint="eastAsia"/>
                <w:color w:val="000000"/>
                <w:kern w:val="0"/>
                <w:sz w:val="13"/>
                <w:szCs w:val="13"/>
              </w:rPr>
              <w:t>时必填，指定jar包类型</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jarpath</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算法jar包路径</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ind w:firstLine="260"/>
              <w:rPr>
                <w:rFonts w:ascii="微软雅黑" w:eastAsia="微软雅黑" w:hAnsi="微软雅黑" w:cs="宋体"/>
                <w:color w:val="000000"/>
                <w:kern w:val="0"/>
                <w:sz w:val="13"/>
                <w:szCs w:val="13"/>
              </w:rPr>
            </w:pPr>
          </w:p>
        </w:tc>
        <w:tc>
          <w:tcPr>
            <w:tcW w:w="1559" w:type="dxa"/>
            <w:shd w:val="clear" w:color="auto" w:fill="auto"/>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D:\algorithm\umts_subject_coverage_grid_week\algorithm.jar</w:t>
            </w:r>
          </w:p>
        </w:tc>
        <w:tc>
          <w:tcPr>
            <w:tcW w:w="269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S</w:t>
            </w:r>
            <w:r w:rsidRPr="00DA5AB8">
              <w:rPr>
                <w:rFonts w:ascii="微软雅黑" w:eastAsia="微软雅黑" w:hAnsi="微软雅黑" w:cs="宋体" w:hint="eastAsia"/>
                <w:color w:val="000000"/>
                <w:kern w:val="0"/>
                <w:sz w:val="13"/>
                <w:szCs w:val="13"/>
              </w:rPr>
              <w:t>ubtype为rdd</w:t>
            </w:r>
            <w:r w:rsidR="006275CA">
              <w:rPr>
                <w:rFonts w:ascii="微软雅黑" w:eastAsia="微软雅黑" w:hAnsi="微软雅黑" w:cs="宋体" w:hint="eastAsia"/>
                <w:color w:val="000000"/>
                <w:kern w:val="0"/>
                <w:sz w:val="13"/>
                <w:szCs w:val="13"/>
              </w:rPr>
              <w:t>，rddgbase，rddsybase</w:t>
            </w:r>
            <w:r w:rsidR="00BB0F90">
              <w:rPr>
                <w:rFonts w:ascii="微软雅黑" w:eastAsia="微软雅黑" w:hAnsi="微软雅黑" w:cs="宋体" w:hint="eastAsia"/>
                <w:color w:val="000000"/>
                <w:kern w:val="0"/>
                <w:sz w:val="13"/>
                <w:szCs w:val="13"/>
              </w:rPr>
              <w:t>， gbasejar</w:t>
            </w:r>
            <w:r w:rsidRPr="00DA5AB8">
              <w:rPr>
                <w:rFonts w:ascii="微软雅黑" w:eastAsia="微软雅黑" w:hAnsi="微软雅黑" w:cs="宋体" w:hint="eastAsia"/>
                <w:color w:val="000000"/>
                <w:kern w:val="0"/>
                <w:sz w:val="13"/>
                <w:szCs w:val="13"/>
              </w:rPr>
              <w:t>时必填，指定jar包路径</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color w:val="000000"/>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color w:val="000000"/>
                <w:kern w:val="0"/>
                <w:sz w:val="13"/>
                <w:szCs w:val="13"/>
              </w:rPr>
              <w:t>sqlpath</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color w:val="000000"/>
                <w:kern w:val="0"/>
                <w:sz w:val="13"/>
                <w:szCs w:val="13"/>
              </w:rPr>
              <w:t>算法sql文件路径</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color w:val="000000"/>
                <w:kern w:val="0"/>
                <w:sz w:val="13"/>
                <w:szCs w:val="13"/>
              </w:rPr>
              <w:t xml:space="preserve">　</w:t>
            </w:r>
          </w:p>
        </w:tc>
        <w:tc>
          <w:tcPr>
            <w:tcW w:w="2694" w:type="dxa"/>
            <w:shd w:val="clear" w:color="auto" w:fill="auto"/>
            <w:hideMark/>
          </w:tcPr>
          <w:p w:rsidR="00A9403E" w:rsidRPr="00DA5AB8" w:rsidRDefault="00E86BFD" w:rsidP="00E86BFD">
            <w:pPr>
              <w:widowControl/>
              <w:rPr>
                <w:rFonts w:ascii="微软雅黑" w:eastAsia="微软雅黑" w:hAnsi="微软雅黑" w:cs="宋体"/>
                <w:kern w:val="0"/>
                <w:sz w:val="13"/>
                <w:szCs w:val="13"/>
              </w:rPr>
            </w:pPr>
            <w:r w:rsidRPr="00DA5AB8">
              <w:rPr>
                <w:rFonts w:ascii="微软雅黑" w:eastAsia="微软雅黑" w:hAnsi="微软雅黑" w:cs="宋体"/>
                <w:color w:val="000000"/>
                <w:kern w:val="0"/>
                <w:sz w:val="13"/>
                <w:szCs w:val="13"/>
              </w:rPr>
              <w:t>S</w:t>
            </w:r>
            <w:r w:rsidR="00A9403E" w:rsidRPr="00DA5AB8">
              <w:rPr>
                <w:rFonts w:ascii="微软雅黑" w:eastAsia="微软雅黑" w:hAnsi="微软雅黑" w:cs="宋体" w:hint="eastAsia"/>
                <w:color w:val="000000"/>
                <w:kern w:val="0"/>
                <w:sz w:val="13"/>
                <w:szCs w:val="13"/>
              </w:rPr>
              <w:t>ql</w:t>
            </w:r>
            <w:r>
              <w:rPr>
                <w:rFonts w:ascii="微软雅黑" w:eastAsia="微软雅黑" w:hAnsi="微软雅黑" w:cs="宋体" w:hint="eastAsia"/>
                <w:color w:val="000000"/>
                <w:kern w:val="0"/>
                <w:sz w:val="13"/>
                <w:szCs w:val="13"/>
              </w:rPr>
              <w:t>、 gbasesql</w:t>
            </w:r>
            <w:r w:rsidR="00A9403E" w:rsidRPr="00DA5AB8">
              <w:rPr>
                <w:rFonts w:ascii="微软雅黑" w:eastAsia="微软雅黑" w:hAnsi="微软雅黑" w:cs="宋体" w:hint="eastAsia"/>
                <w:color w:val="000000"/>
                <w:kern w:val="0"/>
                <w:sz w:val="13"/>
                <w:szCs w:val="13"/>
              </w:rPr>
              <w:t>写此项，</w:t>
            </w:r>
            <w:r w:rsidR="00A21C5A">
              <w:rPr>
                <w:rFonts w:ascii="微软雅黑" w:eastAsia="微软雅黑" w:hAnsi="微软雅黑" w:cs="宋体" w:hint="eastAsia"/>
                <w:color w:val="000000"/>
                <w:kern w:val="0"/>
                <w:sz w:val="13"/>
                <w:szCs w:val="13"/>
              </w:rPr>
              <w:t>其他不填</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709"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confpath</w:t>
            </w:r>
          </w:p>
        </w:tc>
        <w:tc>
          <w:tcPr>
            <w:tcW w:w="992"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算法配置文件路径</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color w:val="000000"/>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2694" w:type="dxa"/>
            <w:shd w:val="clear" w:color="auto" w:fill="auto"/>
            <w:hideMark/>
          </w:tcPr>
          <w:p w:rsidR="00A9403E" w:rsidRPr="00DA5AB8" w:rsidRDefault="00F934DF" w:rsidP="00F934DF">
            <w:pPr>
              <w:widowControl/>
              <w:rPr>
                <w:rFonts w:ascii="微软雅黑" w:eastAsia="微软雅黑" w:hAnsi="微软雅黑" w:cs="宋体"/>
                <w:color w:val="000000"/>
                <w:kern w:val="0"/>
                <w:sz w:val="13"/>
                <w:szCs w:val="13"/>
              </w:rPr>
            </w:pPr>
            <w:r>
              <w:rPr>
                <w:rFonts w:ascii="微软雅黑" w:eastAsia="微软雅黑" w:hAnsi="微软雅黑" w:cs="宋体"/>
                <w:color w:val="000000"/>
                <w:kern w:val="0"/>
                <w:sz w:val="13"/>
                <w:szCs w:val="13"/>
              </w:rPr>
              <w:t>S</w:t>
            </w:r>
            <w:r>
              <w:rPr>
                <w:rFonts w:ascii="微软雅黑" w:eastAsia="微软雅黑" w:hAnsi="微软雅黑" w:cs="宋体" w:hint="eastAsia"/>
                <w:color w:val="000000"/>
                <w:kern w:val="0"/>
                <w:sz w:val="13"/>
                <w:szCs w:val="13"/>
              </w:rPr>
              <w:t>ql或jar包</w:t>
            </w:r>
            <w:r w:rsidR="00A9403E" w:rsidRPr="00DA5AB8">
              <w:rPr>
                <w:rFonts w:ascii="微软雅黑" w:eastAsia="微软雅黑" w:hAnsi="微软雅黑" w:cs="宋体" w:hint="eastAsia"/>
                <w:color w:val="000000"/>
                <w:kern w:val="0"/>
                <w:sz w:val="13"/>
                <w:szCs w:val="13"/>
              </w:rPr>
              <w:t>有配置参数时必填</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val="restart"/>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inputparameter </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parametername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算法输入表别名</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p w:rsidR="00A9403E" w:rsidRPr="00DA5AB8" w:rsidRDefault="00A9403E" w:rsidP="00A9403E">
            <w:pPr>
              <w:widowControl/>
              <w:ind w:firstLine="260"/>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Tableprojdata</w:t>
            </w:r>
            <w:r w:rsidRPr="00DA5AB8">
              <w:rPr>
                <w:rFonts w:ascii="微软雅黑" w:eastAsia="微软雅黑" w:hAnsi="微软雅黑" w:cs="宋体" w:hint="eastAsia"/>
                <w:kern w:val="0"/>
                <w:sz w:val="13"/>
                <w:szCs w:val="13"/>
              </w:rPr>
              <w:br/>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算法中依赖表的别名或其他依赖别名，示例如下：                                                                           原select * from umts_cm_projdata，把umts_cm_projdata取一个别名Tableprojdata，此时sql写为select * from Tableprojdata，而parametername取值为Tableprojdata</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260"/>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value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算法输入表取值</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umts_cm_projdata</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算法中依赖表或其他依赖的真实名字</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type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算法输入参数数据库类型</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Spark、sybase、gbase、</w:t>
            </w:r>
            <w:r w:rsidR="00461917">
              <w:rPr>
                <w:rFonts w:ascii="微软雅黑" w:eastAsia="微软雅黑" w:hAnsi="微软雅黑" w:cs="宋体" w:hint="eastAsia"/>
                <w:kern w:val="0"/>
                <w:sz w:val="13"/>
                <w:szCs w:val="13"/>
              </w:rPr>
              <w:t>hbase、</w:t>
            </w:r>
          </w:p>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spark_cache</w:t>
            </w:r>
          </w:p>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spark_txt_file</w:t>
            </w:r>
          </w:p>
          <w:p w:rsidR="00A9403E"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spark_xml_file</w:t>
            </w:r>
          </w:p>
          <w:p w:rsidR="00461917" w:rsidRPr="00DA5AB8" w:rsidRDefault="00461917" w:rsidP="00A9403E">
            <w:pPr>
              <w:widowControl/>
              <w:rPr>
                <w:rFonts w:ascii="微软雅黑" w:eastAsia="微软雅黑" w:hAnsi="微软雅黑" w:cs="宋体"/>
                <w:kern w:val="0"/>
                <w:sz w:val="13"/>
                <w:szCs w:val="13"/>
              </w:rPr>
            </w:pPr>
            <w:r>
              <w:rPr>
                <w:rFonts w:ascii="微软雅黑" w:eastAsia="微软雅黑" w:hAnsi="微软雅黑" w:cs="宋体" w:hint="eastAsia"/>
                <w:kern w:val="0"/>
                <w:sz w:val="13"/>
                <w:szCs w:val="13"/>
              </w:rPr>
              <w:t>spark_ems_file</w:t>
            </w: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spark</w:t>
            </w:r>
          </w:p>
        </w:tc>
        <w:tc>
          <w:tcPr>
            <w:tcW w:w="2694" w:type="dxa"/>
            <w:shd w:val="clear" w:color="auto" w:fill="auto"/>
            <w:hideMark/>
          </w:tcPr>
          <w:p w:rsidR="00A9403E" w:rsidRPr="00DA5AB8" w:rsidRDefault="000A1425" w:rsidP="000A1425">
            <w:pPr>
              <w:widowControl/>
              <w:rPr>
                <w:rFonts w:ascii="微软雅黑" w:eastAsia="微软雅黑" w:hAnsi="微软雅黑" w:cs="宋体"/>
                <w:kern w:val="0"/>
                <w:sz w:val="13"/>
                <w:szCs w:val="13"/>
              </w:rPr>
            </w:pPr>
            <w:r w:rsidRPr="000A1425">
              <w:rPr>
                <w:rFonts w:ascii="微软雅黑" w:eastAsia="微软雅黑" w:hAnsi="微软雅黑" w:cs="宋体" w:hint="eastAsia"/>
                <w:kern w:val="0"/>
                <w:sz w:val="13"/>
                <w:szCs w:val="13"/>
              </w:rPr>
              <w:t>已确定需要到达检查的数据表则填写spark_xml_file 或 spark_txt_file或spark_ems_file；不需要到达检查的数据表则填写为表所属数据库类型，如spark或sybase或gbase</w:t>
            </w:r>
            <w:r>
              <w:rPr>
                <w:rFonts w:ascii="微软雅黑" w:eastAsia="微软雅黑" w:hAnsi="微软雅黑" w:cs="宋体" w:hint="eastAsia"/>
                <w:kern w:val="0"/>
                <w:sz w:val="13"/>
                <w:szCs w:val="13"/>
              </w:rPr>
              <w:t>或hbase</w:t>
            </w:r>
          </w:p>
        </w:tc>
        <w:tc>
          <w:tcPr>
            <w:tcW w:w="1275"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dbname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算法输入参数数据库名称</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zxvmax</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表数据库名</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855"/>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partition</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算法输入表分区</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p_date</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1)与建表顺序一致，用到哪级则顺序填写到哪级,如分区包括省、月、天、小时，但算法只用天分区，则需要填写省、月、天作为入参 2)分区取值要与sql文件中的分区变量名一致  3）表的数据到达粒度和表的纬度等信息由表元数据提供</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612"/>
        </w:trPr>
        <w:tc>
          <w:tcPr>
            <w:tcW w:w="1242" w:type="dxa"/>
            <w:vMerge w:val="restart"/>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outputparameter</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parametername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算法输出参数名</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CoverageSubjectGridDa y</w:t>
            </w:r>
          </w:p>
          <w:p w:rsidR="00A9403E" w:rsidRPr="00DA5AB8" w:rsidRDefault="00A9403E" w:rsidP="00A9403E">
            <w:pPr>
              <w:ind w:left="746"/>
              <w:rPr>
                <w:rFonts w:ascii="微软雅黑" w:eastAsia="微软雅黑" w:hAnsi="微软雅黑" w:cs="宋体"/>
                <w:kern w:val="0"/>
                <w:sz w:val="13"/>
                <w:szCs w:val="13"/>
              </w:rPr>
            </w:pP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算法输出表的别名，sql中需要使用这个别名，不能使用真实的表名                                                                          </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689"/>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value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算法输出参数取值</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umts_subject_coverage_grid_day</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算法输出表真实名字</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639"/>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type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算法输出参数数据库类型</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Spark、sybase、gbase、</w:t>
            </w:r>
          </w:p>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spark_cache</w:t>
            </w:r>
          </w:p>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spark_txt_file</w:t>
            </w:r>
          </w:p>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kern w:val="0"/>
                <w:sz w:val="13"/>
                <w:szCs w:val="13"/>
              </w:rPr>
              <w:t>spark_xml_file</w:t>
            </w: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spark</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表数据库类型 取值为spark，sybase，hbase等；</w:t>
            </w:r>
            <w:r w:rsidRPr="00DA5AB8">
              <w:rPr>
                <w:rFonts w:ascii="微软雅黑" w:eastAsia="微软雅黑" w:hAnsi="微软雅黑" w:cs="宋体" w:hint="eastAsia"/>
                <w:color w:val="000000"/>
                <w:kern w:val="0"/>
                <w:sz w:val="13"/>
                <w:szCs w:val="13"/>
              </w:rPr>
              <w:t>对于</w:t>
            </w:r>
            <w:r w:rsidRPr="00DA5AB8">
              <w:rPr>
                <w:rFonts w:ascii="微软雅黑" w:eastAsia="微软雅黑" w:hAnsi="微软雅黑" w:cs="宋体"/>
                <w:color w:val="000000"/>
                <w:kern w:val="0"/>
                <w:sz w:val="13"/>
                <w:szCs w:val="13"/>
              </w:rPr>
              <w:t xml:space="preserve">dataStorage </w:t>
            </w:r>
            <w:r w:rsidRPr="00DA5AB8">
              <w:rPr>
                <w:rFonts w:ascii="微软雅黑" w:eastAsia="微软雅黑" w:hAnsi="微软雅黑" w:cs="宋体" w:hint="eastAsia"/>
                <w:color w:val="000000"/>
                <w:kern w:val="0"/>
                <w:sz w:val="13"/>
                <w:szCs w:val="13"/>
              </w:rPr>
              <w:t>入库前的文件的</w:t>
            </w:r>
            <w:r w:rsidRPr="00DA5AB8">
              <w:rPr>
                <w:rFonts w:ascii="微软雅黑" w:eastAsia="微软雅黑" w:hAnsi="微软雅黑" w:cs="宋体"/>
                <w:color w:val="000000"/>
                <w:kern w:val="0"/>
                <w:sz w:val="13"/>
                <w:szCs w:val="13"/>
              </w:rPr>
              <w:t xml:space="preserve">tableType </w:t>
            </w:r>
            <w:r w:rsidRPr="00DA5AB8">
              <w:rPr>
                <w:rFonts w:ascii="微软雅黑" w:eastAsia="微软雅黑" w:hAnsi="微软雅黑" w:cs="宋体" w:hint="eastAsia"/>
                <w:color w:val="000000"/>
                <w:kern w:val="0"/>
                <w:sz w:val="13"/>
                <w:szCs w:val="13"/>
              </w:rPr>
              <w:t>填</w:t>
            </w:r>
            <w:r w:rsidRPr="00DA5AB8">
              <w:rPr>
                <w:rFonts w:ascii="微软雅黑" w:eastAsia="微软雅黑" w:hAnsi="微软雅黑" w:cs="宋体"/>
                <w:color w:val="000000"/>
                <w:kern w:val="0"/>
                <w:sz w:val="13"/>
                <w:szCs w:val="13"/>
              </w:rPr>
              <w:t xml:space="preserve"> spark_xml_file </w:t>
            </w:r>
            <w:r w:rsidRPr="00DA5AB8">
              <w:rPr>
                <w:rFonts w:ascii="微软雅黑" w:eastAsia="微软雅黑" w:hAnsi="微软雅黑" w:cs="宋体" w:hint="eastAsia"/>
                <w:color w:val="000000"/>
                <w:kern w:val="0"/>
                <w:sz w:val="13"/>
                <w:szCs w:val="13"/>
              </w:rPr>
              <w:t>和</w:t>
            </w:r>
            <w:r w:rsidRPr="00DA5AB8">
              <w:rPr>
                <w:rFonts w:ascii="微软雅黑" w:eastAsia="微软雅黑" w:hAnsi="微软雅黑" w:cs="宋体"/>
                <w:color w:val="000000"/>
                <w:kern w:val="0"/>
                <w:sz w:val="13"/>
                <w:szCs w:val="13"/>
              </w:rPr>
              <w:t xml:space="preserve"> spark_txt_file</w:t>
            </w:r>
            <w:r w:rsidRPr="00DA5AB8">
              <w:rPr>
                <w:rFonts w:ascii="微软雅黑" w:eastAsia="微软雅黑" w:hAnsi="微软雅黑" w:cs="宋体" w:hint="eastAsia"/>
                <w:color w:val="000000"/>
                <w:kern w:val="0"/>
                <w:sz w:val="13"/>
                <w:szCs w:val="13"/>
              </w:rPr>
              <w:t>；</w:t>
            </w:r>
            <w:r w:rsidRPr="00DA5AB8">
              <w:rPr>
                <w:rFonts w:ascii="微软雅黑" w:eastAsia="微软雅黑" w:hAnsi="微软雅黑" w:cs="宋体"/>
                <w:color w:val="000000"/>
                <w:kern w:val="0"/>
                <w:sz w:val="13"/>
                <w:szCs w:val="13"/>
              </w:rPr>
              <w:t>spark_cache</w:t>
            </w:r>
            <w:r w:rsidRPr="00DA5AB8">
              <w:rPr>
                <w:rFonts w:ascii="微软雅黑" w:eastAsia="微软雅黑" w:hAnsi="微软雅黑" w:cs="宋体" w:hint="eastAsia"/>
                <w:color w:val="000000"/>
                <w:kern w:val="0"/>
                <w:sz w:val="13"/>
                <w:szCs w:val="13"/>
              </w:rPr>
              <w:t>：</w:t>
            </w:r>
            <w:r w:rsidRPr="00DA5AB8">
              <w:rPr>
                <w:rFonts w:ascii="微软雅黑" w:eastAsia="微软雅黑" w:hAnsi="微软雅黑" w:cs="宋体"/>
                <w:color w:val="000000"/>
                <w:kern w:val="0"/>
                <w:sz w:val="13"/>
                <w:szCs w:val="13"/>
              </w:rPr>
              <w:t>spark</w:t>
            </w:r>
            <w:r w:rsidRPr="00DA5AB8">
              <w:rPr>
                <w:rFonts w:ascii="微软雅黑" w:eastAsia="微软雅黑" w:hAnsi="微软雅黑" w:cs="宋体" w:hint="eastAsia"/>
                <w:color w:val="000000"/>
                <w:kern w:val="0"/>
                <w:sz w:val="13"/>
                <w:szCs w:val="13"/>
              </w:rPr>
              <w:t>缓存表</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810"/>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dbname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算法输出参数数据库名称</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zxvmax</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表数据库名</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840"/>
        </w:trPr>
        <w:tc>
          <w:tcPr>
            <w:tcW w:w="1242" w:type="dxa"/>
            <w:vMerge/>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selfdependence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是否自依赖</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TRUE</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取值为false，或true。缺省为false，当sql中的表存在既是输入表又是输出表时，需将该字段设置为true。例如，输入昨天的周表和天表输出今天的周表时，对应的周表的该字段需设置为true</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840"/>
        </w:trPr>
        <w:tc>
          <w:tcPr>
            <w:tcW w:w="1242"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bookmarkStart w:id="104" w:name="OLE_LINK3"/>
            <w:bookmarkStart w:id="105" w:name="OLE_LINK4"/>
          </w:p>
        </w:tc>
        <w:tc>
          <w:tcPr>
            <w:tcW w:w="709" w:type="dxa"/>
            <w:shd w:val="clear" w:color="auto" w:fill="auto"/>
            <w:hideMark/>
          </w:tcPr>
          <w:p w:rsidR="00A9403E" w:rsidRPr="00DA5AB8" w:rsidRDefault="00A9403E" w:rsidP="00A9403E">
            <w:pPr>
              <w:widowControl/>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partition</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算法输出表分区</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p_date</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输出表分区要与建表脚本一致，需填写输出表的所有分区</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bookmarkEnd w:id="104"/>
      <w:bookmarkEnd w:id="105"/>
      <w:tr w:rsidR="00A9403E" w:rsidRPr="00DA5AB8" w:rsidTr="00F6773D">
        <w:trPr>
          <w:trHeight w:val="761"/>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resource</w:t>
            </w:r>
          </w:p>
        </w:tc>
        <w:tc>
          <w:tcPr>
            <w:tcW w:w="709" w:type="dxa"/>
            <w:shd w:val="clear" w:color="auto" w:fill="auto"/>
            <w:noWrap/>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算法所需资源（核数、内存等）</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List[corenum,memory]</w:t>
            </w:r>
          </w:p>
        </w:tc>
        <w:tc>
          <w:tcPr>
            <w:tcW w:w="1134" w:type="dxa"/>
            <w:shd w:val="clear" w:color="auto" w:fill="auto"/>
            <w:hideMark/>
          </w:tcPr>
          <w:p w:rsidR="00A9403E" w:rsidRPr="00DA5AB8" w:rsidRDefault="006A26F7" w:rsidP="00A9403E">
            <w:pPr>
              <w:widowControl/>
              <w:rPr>
                <w:rFonts w:ascii="微软雅黑" w:eastAsia="微软雅黑" w:hAnsi="微软雅黑" w:cs="宋体"/>
                <w:kern w:val="0"/>
                <w:sz w:val="13"/>
                <w:szCs w:val="13"/>
              </w:rPr>
            </w:pPr>
            <w:r>
              <w:rPr>
                <w:rFonts w:ascii="微软雅黑" w:eastAsia="微软雅黑" w:hAnsi="微软雅黑" w:cs="宋体" w:hint="eastAsia"/>
                <w:kern w:val="0"/>
                <w:sz w:val="13"/>
                <w:szCs w:val="13"/>
              </w:rPr>
              <w:t>0~100</w:t>
            </w: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List[50,50]</w:t>
            </w:r>
          </w:p>
        </w:tc>
        <w:tc>
          <w:tcPr>
            <w:tcW w:w="2694" w:type="dxa"/>
            <w:shd w:val="clear" w:color="auto" w:fill="auto"/>
            <w:hideMark/>
          </w:tcPr>
          <w:p w:rsidR="00A9403E" w:rsidRPr="00DA5AB8" w:rsidRDefault="00A9403E" w:rsidP="00AD0015">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单位为%，</w:t>
            </w:r>
            <w:r w:rsidR="00710DA5">
              <w:rPr>
                <w:rFonts w:ascii="微软雅黑" w:eastAsia="微软雅黑" w:hAnsi="微软雅黑" w:cs="宋体" w:hint="eastAsia"/>
                <w:kern w:val="0"/>
                <w:sz w:val="13"/>
                <w:szCs w:val="13"/>
              </w:rPr>
              <w:t>占用系统资源的百分比，建议单个任务的资源配置不大于20%；配置过大时，易对系统资源造成独占，且在其他任务运行时剩余资源不足配置时，</w:t>
            </w:r>
            <w:r w:rsidR="00AD0015">
              <w:rPr>
                <w:rFonts w:ascii="微软雅黑" w:eastAsia="微软雅黑" w:hAnsi="微软雅黑" w:cs="宋体" w:hint="eastAsia"/>
                <w:kern w:val="0"/>
                <w:sz w:val="13"/>
                <w:szCs w:val="13"/>
              </w:rPr>
              <w:t>会出现</w:t>
            </w:r>
            <w:r w:rsidR="00710DA5">
              <w:rPr>
                <w:rFonts w:ascii="微软雅黑" w:eastAsia="微软雅黑" w:hAnsi="微软雅黑" w:cs="宋体" w:hint="eastAsia"/>
                <w:kern w:val="0"/>
                <w:sz w:val="13"/>
                <w:szCs w:val="13"/>
              </w:rPr>
              <w:t>因资源不足不易被调度</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652"/>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deleteinfo</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deletetype</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删除类型</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autodelete</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可以填写两种类型assistdelete（补踩数据时，需要调度删除数据）和autodelete（默认和不填写时，算法自己删除）</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380F06" w:rsidRPr="00DA5AB8" w:rsidTr="00F6773D">
        <w:trPr>
          <w:trHeight w:val="652"/>
        </w:trPr>
        <w:tc>
          <w:tcPr>
            <w:tcW w:w="1242" w:type="dxa"/>
            <w:shd w:val="clear" w:color="auto" w:fill="auto"/>
            <w:hideMark/>
          </w:tcPr>
          <w:p w:rsidR="00380F06" w:rsidRPr="00B92CC9" w:rsidRDefault="00380F06" w:rsidP="00380F06">
            <w:pPr>
              <w:widowControl/>
              <w:rPr>
                <w:rFonts w:ascii="微软雅黑" w:eastAsia="微软雅黑" w:hAnsi="微软雅黑" w:cs="宋体"/>
                <w:kern w:val="0"/>
                <w:sz w:val="13"/>
                <w:szCs w:val="13"/>
              </w:rPr>
            </w:pPr>
            <w:r w:rsidRPr="00B92CC9">
              <w:rPr>
                <w:rFonts w:ascii="微软雅黑" w:eastAsia="微软雅黑" w:hAnsi="微软雅黑" w:cs="宋体"/>
                <w:kern w:val="0"/>
                <w:sz w:val="13"/>
                <w:szCs w:val="13"/>
              </w:rPr>
              <w:t>spark_special_parameter</w:t>
            </w:r>
          </w:p>
        </w:tc>
        <w:tc>
          <w:tcPr>
            <w:tcW w:w="709" w:type="dxa"/>
            <w:shd w:val="clear" w:color="auto" w:fill="auto"/>
            <w:hideMark/>
          </w:tcPr>
          <w:p w:rsidR="00380F06" w:rsidRPr="00DA5AB8" w:rsidRDefault="00380F06" w:rsidP="00380F06">
            <w:pPr>
              <w:widowControl/>
              <w:rPr>
                <w:rFonts w:ascii="微软雅黑" w:eastAsia="微软雅黑" w:hAnsi="微软雅黑" w:cs="宋体"/>
                <w:kern w:val="0"/>
                <w:sz w:val="13"/>
                <w:szCs w:val="13"/>
              </w:rPr>
            </w:pPr>
          </w:p>
        </w:tc>
        <w:tc>
          <w:tcPr>
            <w:tcW w:w="992" w:type="dxa"/>
            <w:shd w:val="clear" w:color="auto" w:fill="auto"/>
            <w:hideMark/>
          </w:tcPr>
          <w:p w:rsidR="00380F06" w:rsidRPr="00DA5AB8" w:rsidRDefault="00380F06" w:rsidP="00380F06">
            <w:pPr>
              <w:widowControl/>
              <w:rPr>
                <w:rFonts w:ascii="微软雅黑" w:eastAsia="微软雅黑" w:hAnsi="微软雅黑" w:cs="宋体"/>
                <w:kern w:val="0"/>
                <w:sz w:val="13"/>
                <w:szCs w:val="13"/>
              </w:rPr>
            </w:pPr>
            <w:r>
              <w:rPr>
                <w:rFonts w:ascii="微软雅黑" w:eastAsia="微软雅黑" w:hAnsi="微软雅黑" w:cs="宋体" w:hint="eastAsia"/>
                <w:kern w:val="0"/>
                <w:sz w:val="13"/>
                <w:szCs w:val="13"/>
              </w:rPr>
              <w:t>用于算法中单独调整spark的hc和sc参数(分别指以</w:t>
            </w:r>
            <w:r w:rsidRPr="008567B2">
              <w:rPr>
                <w:rFonts w:ascii="微软雅黑" w:eastAsia="微软雅黑" w:hAnsi="微软雅黑" w:cs="宋体"/>
                <w:kern w:val="0"/>
                <w:sz w:val="13"/>
                <w:szCs w:val="13"/>
              </w:rPr>
              <w:t>hc.sql(set xxx)</w:t>
            </w:r>
            <w:r>
              <w:rPr>
                <w:rFonts w:ascii="微软雅黑" w:eastAsia="微软雅黑" w:hAnsi="微软雅黑" w:cs="宋体" w:hint="eastAsia"/>
                <w:kern w:val="0"/>
                <w:sz w:val="13"/>
                <w:szCs w:val="13"/>
              </w:rPr>
              <w:t>和</w:t>
            </w:r>
            <w:r w:rsidRPr="008567B2">
              <w:rPr>
                <w:rFonts w:ascii="微软雅黑" w:eastAsia="微软雅黑" w:hAnsi="微软雅黑" w:cs="宋体"/>
                <w:kern w:val="0"/>
                <w:sz w:val="13"/>
                <w:szCs w:val="13"/>
              </w:rPr>
              <w:t xml:space="preserve"> sc.set()</w:t>
            </w:r>
            <w:r>
              <w:rPr>
                <w:rFonts w:ascii="微软雅黑" w:eastAsia="微软雅黑" w:hAnsi="微软雅黑" w:cs="宋体" w:hint="eastAsia"/>
                <w:kern w:val="0"/>
                <w:sz w:val="13"/>
                <w:szCs w:val="13"/>
              </w:rPr>
              <w:t>方式设置的参数）</w:t>
            </w:r>
          </w:p>
        </w:tc>
        <w:tc>
          <w:tcPr>
            <w:tcW w:w="709" w:type="dxa"/>
            <w:shd w:val="clear" w:color="auto" w:fill="auto"/>
            <w:hideMark/>
          </w:tcPr>
          <w:p w:rsidR="00380F06" w:rsidRPr="00DA5AB8" w:rsidRDefault="00380F06" w:rsidP="00380F06">
            <w:pPr>
              <w:widowControl/>
              <w:rPr>
                <w:rFonts w:ascii="微软雅黑" w:eastAsia="微软雅黑" w:hAnsi="微软雅黑" w:cs="宋体"/>
                <w:kern w:val="0"/>
                <w:sz w:val="13"/>
                <w:szCs w:val="13"/>
              </w:rPr>
            </w:pPr>
            <w:r>
              <w:rPr>
                <w:rFonts w:ascii="微软雅黑" w:eastAsia="微软雅黑" w:hAnsi="微软雅黑" w:cs="宋体"/>
                <w:kern w:val="0"/>
                <w:sz w:val="13"/>
                <w:szCs w:val="13"/>
              </w:rPr>
              <w:t>S</w:t>
            </w:r>
            <w:r>
              <w:rPr>
                <w:rFonts w:ascii="微软雅黑" w:eastAsia="微软雅黑" w:hAnsi="微软雅黑" w:cs="宋体" w:hint="eastAsia"/>
                <w:kern w:val="0"/>
                <w:sz w:val="13"/>
                <w:szCs w:val="13"/>
              </w:rPr>
              <w:t>tring</w:t>
            </w:r>
          </w:p>
        </w:tc>
        <w:tc>
          <w:tcPr>
            <w:tcW w:w="1134" w:type="dxa"/>
            <w:shd w:val="clear" w:color="auto" w:fill="auto"/>
            <w:hideMark/>
          </w:tcPr>
          <w:p w:rsidR="003E61F1" w:rsidRDefault="003E61F1" w:rsidP="003E61F1">
            <w:pPr>
              <w:autoSpaceDE w:val="0"/>
              <w:autoSpaceDN w:val="0"/>
              <w:adjustRightInd w:val="0"/>
              <w:jc w:val="left"/>
              <w:rPr>
                <w:ins w:id="106" w:author="王会00041692" w:date="2016-08-10T15:57:00Z"/>
                <w:rFonts w:ascii="微软雅黑" w:eastAsia="微软雅黑" w:hAnsi="微软雅黑" w:cs="宋体"/>
                <w:kern w:val="0"/>
                <w:sz w:val="13"/>
                <w:szCs w:val="13"/>
              </w:rPr>
            </w:pPr>
            <w:ins w:id="107" w:author="王会00041692" w:date="2016-08-10T15:57:00Z">
              <w:r w:rsidRPr="00A509C1">
                <w:rPr>
                  <w:rFonts w:ascii="微软雅黑" w:eastAsia="微软雅黑" w:hAnsi="微软雅黑" w:cs="宋体"/>
                  <w:kern w:val="0"/>
                  <w:sz w:val="13"/>
                  <w:szCs w:val="13"/>
                </w:rPr>
                <w:t>vmaxs_parameter_codegen.sql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vmaxs_parameter_codegen_forindividual.sql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vmaxs_parameter_default.sql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vmaxs_parameter_DynamicPartition.sql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vmaxs_parameter_ran_default.sql</w:t>
              </w:r>
              <w:r>
                <w:rPr>
                  <w:rFonts w:ascii="微软雅黑" w:eastAsia="微软雅黑" w:hAnsi="微软雅黑" w:cs="宋体" w:hint="eastAsia"/>
                  <w:kern w:val="0"/>
                  <w:sz w:val="13"/>
                  <w:szCs w:val="13"/>
                </w:rPr>
                <w:t>；</w:t>
              </w:r>
            </w:ins>
          </w:p>
          <w:p w:rsidR="00380F06" w:rsidRPr="003E61F1" w:rsidRDefault="00380F06" w:rsidP="00380F06">
            <w:pPr>
              <w:widowControl/>
              <w:rPr>
                <w:rFonts w:ascii="微软雅黑" w:eastAsia="微软雅黑" w:hAnsi="微软雅黑" w:cs="宋体"/>
                <w:kern w:val="0"/>
                <w:sz w:val="13"/>
                <w:szCs w:val="13"/>
              </w:rPr>
            </w:pPr>
          </w:p>
        </w:tc>
        <w:tc>
          <w:tcPr>
            <w:tcW w:w="1559" w:type="dxa"/>
            <w:shd w:val="clear" w:color="auto" w:fill="auto"/>
          </w:tcPr>
          <w:p w:rsidR="00380F06" w:rsidRPr="00DA5AB8" w:rsidRDefault="00380F06" w:rsidP="00380F06">
            <w:pPr>
              <w:rPr>
                <w:rFonts w:ascii="微软雅黑" w:eastAsia="微软雅黑" w:hAnsi="微软雅黑" w:cs="宋体"/>
                <w:kern w:val="0"/>
                <w:sz w:val="13"/>
                <w:szCs w:val="13"/>
              </w:rPr>
            </w:pPr>
            <w:r w:rsidRPr="002176B1">
              <w:rPr>
                <w:rFonts w:ascii="微软雅黑" w:eastAsia="微软雅黑" w:hAnsi="微软雅黑" w:cs="宋体"/>
                <w:kern w:val="0"/>
                <w:sz w:val="13"/>
                <w:szCs w:val="13"/>
              </w:rPr>
              <w:t>spark_context_codegen</w:t>
            </w:r>
            <w:r>
              <w:rPr>
                <w:rFonts w:ascii="微软雅黑" w:eastAsia="微软雅黑" w:hAnsi="微软雅黑" w:cs="宋体" w:hint="eastAsia"/>
                <w:kern w:val="0"/>
                <w:sz w:val="13"/>
                <w:szCs w:val="13"/>
              </w:rPr>
              <w:t>.sql</w:t>
            </w:r>
          </w:p>
        </w:tc>
        <w:tc>
          <w:tcPr>
            <w:tcW w:w="2694" w:type="dxa"/>
            <w:shd w:val="clear" w:color="auto" w:fill="auto"/>
            <w:hideMark/>
          </w:tcPr>
          <w:p w:rsidR="00380F06" w:rsidRDefault="00380F06" w:rsidP="00380F06">
            <w:pPr>
              <w:autoSpaceDE w:val="0"/>
              <w:autoSpaceDN w:val="0"/>
              <w:adjustRightInd w:val="0"/>
              <w:jc w:val="left"/>
              <w:rPr>
                <w:ins w:id="108" w:author="王会00041692" w:date="2016-08-10T15:56:00Z"/>
                <w:rFonts w:ascii="微软雅黑" w:eastAsia="微软雅黑" w:hAnsi="微软雅黑" w:cs="宋体"/>
                <w:kern w:val="0"/>
                <w:sz w:val="13"/>
                <w:szCs w:val="13"/>
              </w:rPr>
            </w:pPr>
            <w:ins w:id="109" w:author="王会00041692" w:date="2016-08-10T15:56:00Z">
              <w:r w:rsidRPr="00B92CC9">
                <w:rPr>
                  <w:rFonts w:ascii="微软雅黑" w:eastAsia="微软雅黑" w:hAnsi="微软雅黑" w:cs="宋体" w:hint="eastAsia"/>
                  <w:kern w:val="0"/>
                  <w:sz w:val="13"/>
                  <w:szCs w:val="13"/>
                </w:rPr>
                <w:t>算法需要自</w:t>
              </w:r>
              <w:r>
                <w:rPr>
                  <w:rFonts w:ascii="微软雅黑" w:eastAsia="微软雅黑" w:hAnsi="微软雅黑" w:cs="宋体" w:hint="eastAsia"/>
                  <w:kern w:val="0"/>
                  <w:sz w:val="13"/>
                  <w:szCs w:val="13"/>
                </w:rPr>
                <w:t>行</w:t>
              </w:r>
              <w:r w:rsidRPr="00B92CC9">
                <w:rPr>
                  <w:rFonts w:ascii="微软雅黑" w:eastAsia="微软雅黑" w:hAnsi="微软雅黑" w:cs="宋体" w:hint="eastAsia"/>
                  <w:kern w:val="0"/>
                  <w:sz w:val="13"/>
                  <w:szCs w:val="13"/>
                </w:rPr>
                <w:t>调整</w:t>
              </w:r>
              <w:r>
                <w:rPr>
                  <w:rFonts w:ascii="微软雅黑" w:eastAsia="微软雅黑" w:hAnsi="微软雅黑" w:cs="宋体" w:hint="eastAsia"/>
                  <w:kern w:val="0"/>
                  <w:sz w:val="13"/>
                  <w:szCs w:val="13"/>
                </w:rPr>
                <w:t>hc、sc等</w:t>
              </w:r>
              <w:r w:rsidRPr="00B92CC9">
                <w:rPr>
                  <w:rFonts w:ascii="微软雅黑" w:eastAsia="微软雅黑" w:hAnsi="微软雅黑" w:cs="宋体" w:hint="eastAsia"/>
                  <w:kern w:val="0"/>
                  <w:sz w:val="13"/>
                  <w:szCs w:val="13"/>
                </w:rPr>
                <w:t>参数时，此处配置相关参数的文件名</w:t>
              </w:r>
              <w:r>
                <w:rPr>
                  <w:rFonts w:ascii="微软雅黑" w:eastAsia="微软雅黑" w:hAnsi="微软雅黑" w:cs="宋体" w:hint="eastAsia"/>
                  <w:kern w:val="0"/>
                  <w:sz w:val="13"/>
                  <w:szCs w:val="13"/>
                </w:rPr>
                <w:t>；文件名格式为*.sql，存放在</w:t>
              </w:r>
              <w:r w:rsidRPr="002176B1">
                <w:rPr>
                  <w:rFonts w:ascii="微软雅黑" w:eastAsia="微软雅黑" w:hAnsi="微软雅黑" w:cs="宋体"/>
                  <w:kern w:val="0"/>
                  <w:sz w:val="13"/>
                  <w:szCs w:val="13"/>
                </w:rPr>
                <w:t>vmax-etl\config</w:t>
              </w:r>
              <w:r>
                <w:rPr>
                  <w:rFonts w:ascii="微软雅黑" w:eastAsia="微软雅黑" w:hAnsi="微软雅黑" w:cs="宋体" w:hint="eastAsia"/>
                  <w:kern w:val="0"/>
                  <w:sz w:val="13"/>
                  <w:szCs w:val="13"/>
                </w:rPr>
                <w:t>目录下，安装后系统自动同步至目录</w:t>
              </w:r>
              <w:r w:rsidRPr="00F800E7">
                <w:rPr>
                  <w:rFonts w:ascii="微软雅黑" w:eastAsia="微软雅黑" w:hAnsi="微软雅黑" w:cs="宋体"/>
                  <w:kern w:val="0"/>
                  <w:sz w:val="13"/>
                  <w:szCs w:val="13"/>
                </w:rPr>
                <w:t>/metadata/config</w:t>
              </w:r>
            </w:ins>
          </w:p>
          <w:p w:rsidR="00380F06" w:rsidRDefault="00380F06" w:rsidP="00380F06">
            <w:pPr>
              <w:autoSpaceDE w:val="0"/>
              <w:autoSpaceDN w:val="0"/>
              <w:adjustRightInd w:val="0"/>
              <w:jc w:val="left"/>
              <w:rPr>
                <w:ins w:id="110" w:author="王会00041692" w:date="2016-08-10T15:56:00Z"/>
                <w:rFonts w:ascii="微软雅黑" w:eastAsia="微软雅黑" w:hAnsi="微软雅黑" w:cs="宋体"/>
                <w:kern w:val="0"/>
                <w:sz w:val="13"/>
                <w:szCs w:val="13"/>
              </w:rPr>
            </w:pPr>
            <w:ins w:id="111" w:author="王会00041692" w:date="2016-08-10T15:56:00Z">
              <w:r>
                <w:rPr>
                  <w:rFonts w:ascii="微软雅黑" w:eastAsia="微软雅黑" w:hAnsi="微软雅黑" w:cs="宋体" w:hint="eastAsia"/>
                  <w:kern w:val="0"/>
                  <w:sz w:val="13"/>
                  <w:szCs w:val="13"/>
                </w:rPr>
                <w:t>1、元数据已提供一些常见sc和hc参数设置的配置文件，业务可根据需求选择使用，配置参数文件名如下：</w:t>
              </w:r>
            </w:ins>
          </w:p>
          <w:p w:rsidR="00380F06" w:rsidRDefault="00380F06" w:rsidP="00380F06">
            <w:pPr>
              <w:autoSpaceDE w:val="0"/>
              <w:autoSpaceDN w:val="0"/>
              <w:adjustRightInd w:val="0"/>
              <w:jc w:val="left"/>
              <w:rPr>
                <w:ins w:id="112" w:author="王会00041692" w:date="2016-08-10T15:56:00Z"/>
                <w:rFonts w:ascii="微软雅黑" w:eastAsia="微软雅黑" w:hAnsi="微软雅黑" w:cs="宋体"/>
                <w:kern w:val="0"/>
                <w:sz w:val="13"/>
                <w:szCs w:val="13"/>
              </w:rPr>
            </w:pPr>
            <w:ins w:id="113" w:author="王会00041692" w:date="2016-08-10T15:56:00Z">
              <w:r w:rsidRPr="00A509C1">
                <w:rPr>
                  <w:rFonts w:ascii="微软雅黑" w:eastAsia="微软雅黑" w:hAnsi="微软雅黑" w:cs="宋体"/>
                  <w:kern w:val="0"/>
                  <w:sz w:val="13"/>
                  <w:szCs w:val="13"/>
                </w:rPr>
                <w:t>vmaxs_parameter_codegen.sql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vmaxs_parameter_codegen_forindividual.sql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vmaxs_parameter_default.sql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vmaxs_parameter_DynamicPartition.sql</w:t>
              </w:r>
              <w:r>
                <w:rPr>
                  <w:rFonts w:ascii="微软雅黑" w:eastAsia="微软雅黑" w:hAnsi="微软雅黑" w:cs="宋体" w:hint="eastAsia"/>
                  <w:kern w:val="0"/>
                  <w:sz w:val="13"/>
                  <w:szCs w:val="13"/>
                </w:rPr>
                <w:t>，</w:t>
              </w:r>
              <w:r w:rsidRPr="00A509C1">
                <w:rPr>
                  <w:rFonts w:ascii="微软雅黑" w:eastAsia="微软雅黑" w:hAnsi="微软雅黑" w:cs="宋体"/>
                  <w:kern w:val="0"/>
                  <w:sz w:val="13"/>
                  <w:szCs w:val="13"/>
                </w:rPr>
                <w:t>vmaxs_parameter_ran_default.sql</w:t>
              </w:r>
              <w:r>
                <w:rPr>
                  <w:rFonts w:ascii="微软雅黑" w:eastAsia="微软雅黑" w:hAnsi="微软雅黑" w:cs="宋体" w:hint="eastAsia"/>
                  <w:kern w:val="0"/>
                  <w:sz w:val="13"/>
                  <w:szCs w:val="13"/>
                </w:rPr>
                <w:t>；</w:t>
              </w:r>
            </w:ins>
          </w:p>
          <w:p w:rsidR="00380F06" w:rsidRPr="00C27F5E" w:rsidRDefault="00380F06" w:rsidP="00380F06">
            <w:pPr>
              <w:autoSpaceDE w:val="0"/>
              <w:autoSpaceDN w:val="0"/>
              <w:adjustRightInd w:val="0"/>
              <w:jc w:val="left"/>
              <w:rPr>
                <w:ins w:id="114" w:author="王会00041692" w:date="2016-08-10T15:56:00Z"/>
                <w:rFonts w:ascii="微软雅黑" w:eastAsia="微软雅黑" w:hAnsi="微软雅黑" w:cs="宋体"/>
                <w:kern w:val="0"/>
                <w:sz w:val="13"/>
                <w:szCs w:val="13"/>
              </w:rPr>
            </w:pPr>
            <w:ins w:id="115" w:author="王会00041692" w:date="2016-08-10T15:56:00Z">
              <w:r w:rsidRPr="00C27F5E">
                <w:rPr>
                  <w:rFonts w:ascii="微软雅黑" w:eastAsia="微软雅黑" w:hAnsi="微软雅黑" w:cs="宋体" w:hint="eastAsia"/>
                  <w:kern w:val="0"/>
                  <w:sz w:val="13"/>
                  <w:szCs w:val="13"/>
                </w:rPr>
                <w:t>2</w:t>
              </w:r>
              <w:r>
                <w:rPr>
                  <w:rFonts w:ascii="微软雅黑" w:eastAsia="微软雅黑" w:hAnsi="微软雅黑" w:cs="宋体" w:hint="eastAsia"/>
                  <w:kern w:val="0"/>
                  <w:sz w:val="13"/>
                  <w:szCs w:val="13"/>
                </w:rPr>
                <w:t>、</w:t>
              </w:r>
              <w:r w:rsidRPr="00C27F5E">
                <w:rPr>
                  <w:rFonts w:ascii="微软雅黑" w:eastAsia="微软雅黑" w:hAnsi="微软雅黑" w:cs="宋体" w:hint="eastAsia"/>
                  <w:kern w:val="0"/>
                  <w:sz w:val="13"/>
                  <w:szCs w:val="13"/>
                </w:rPr>
                <w:t>如上述配置文件无法满足需求时，业务可自行在</w:t>
              </w:r>
              <w:r w:rsidRPr="00C27F5E">
                <w:rPr>
                  <w:rFonts w:ascii="微软雅黑" w:eastAsia="微软雅黑" w:hAnsi="微软雅黑" w:cs="宋体"/>
                  <w:kern w:val="0"/>
                  <w:sz w:val="13"/>
                  <w:szCs w:val="13"/>
                </w:rPr>
                <w:t>vmax-etl\config</w:t>
              </w:r>
              <w:r w:rsidRPr="00C27F5E">
                <w:rPr>
                  <w:rFonts w:ascii="微软雅黑" w:eastAsia="微软雅黑" w:hAnsi="微软雅黑" w:cs="宋体" w:hint="eastAsia"/>
                  <w:kern w:val="0"/>
                  <w:sz w:val="13"/>
                  <w:szCs w:val="13"/>
                </w:rPr>
                <w:t>目录下增加*.sql的配置文件，要求如下：</w:t>
              </w:r>
            </w:ins>
          </w:p>
          <w:p w:rsidR="00380F06" w:rsidRDefault="00380F06" w:rsidP="00380F06">
            <w:pPr>
              <w:autoSpaceDE w:val="0"/>
              <w:autoSpaceDN w:val="0"/>
              <w:adjustRightInd w:val="0"/>
              <w:jc w:val="left"/>
              <w:rPr>
                <w:ins w:id="116" w:author="王会00041692" w:date="2016-08-10T15:56:00Z"/>
                <w:rFonts w:ascii="微软雅黑" w:eastAsia="微软雅黑" w:hAnsi="微软雅黑" w:cs="宋体"/>
                <w:kern w:val="0"/>
                <w:sz w:val="13"/>
                <w:szCs w:val="13"/>
              </w:rPr>
            </w:pPr>
            <w:ins w:id="117" w:author="王会00041692" w:date="2016-08-10T15:56:00Z">
              <w:r w:rsidRPr="00A75CEC">
                <w:rPr>
                  <w:rFonts w:ascii="微软雅黑" w:eastAsia="微软雅黑" w:hAnsi="微软雅黑" w:cs="宋体" w:hint="eastAsia"/>
                  <w:kern w:val="0"/>
                  <w:sz w:val="13"/>
                  <w:szCs w:val="13"/>
                </w:rPr>
                <w:t>1）</w:t>
              </w:r>
              <w:r>
                <w:rPr>
                  <w:rFonts w:ascii="微软雅黑" w:eastAsia="微软雅黑" w:hAnsi="微软雅黑" w:cs="宋体" w:hint="eastAsia"/>
                  <w:kern w:val="0"/>
                  <w:sz w:val="13"/>
                  <w:szCs w:val="13"/>
                </w:rPr>
                <w:t>特殊</w:t>
              </w:r>
              <w:r w:rsidRPr="00A75CEC">
                <w:rPr>
                  <w:rFonts w:ascii="微软雅黑" w:eastAsia="微软雅黑" w:hAnsi="微软雅黑" w:cs="宋体" w:hint="eastAsia"/>
                  <w:kern w:val="0"/>
                  <w:sz w:val="13"/>
                  <w:szCs w:val="13"/>
                </w:rPr>
                <w:t>SC或HC</w:t>
              </w:r>
              <w:r>
                <w:rPr>
                  <w:rFonts w:ascii="微软雅黑" w:eastAsia="微软雅黑" w:hAnsi="微软雅黑" w:cs="宋体" w:hint="eastAsia"/>
                  <w:kern w:val="0"/>
                  <w:sz w:val="13"/>
                  <w:szCs w:val="13"/>
                </w:rPr>
                <w:t>参数的配置文件必须以“</w:t>
              </w:r>
              <w:r w:rsidRPr="00A75CEC">
                <w:rPr>
                  <w:rFonts w:ascii="微软雅黑" w:eastAsia="微软雅黑" w:hAnsi="微软雅黑" w:cs="宋体"/>
                  <w:kern w:val="0"/>
                  <w:sz w:val="13"/>
                  <w:szCs w:val="13"/>
                </w:rPr>
                <w:t>spark_context_</w:t>
              </w:r>
              <w:r>
                <w:rPr>
                  <w:rFonts w:ascii="微软雅黑" w:eastAsia="微软雅黑" w:hAnsi="微软雅黑" w:cs="宋体" w:hint="eastAsia"/>
                  <w:kern w:val="0"/>
                  <w:sz w:val="13"/>
                  <w:szCs w:val="13"/>
                </w:rPr>
                <w:t>”开头，结尾可接业务名等，如</w:t>
              </w:r>
              <w:r w:rsidRPr="00A75CEC">
                <w:rPr>
                  <w:rFonts w:ascii="微软雅黑" w:eastAsia="微软雅黑" w:hAnsi="微软雅黑" w:cs="宋体"/>
                  <w:kern w:val="0"/>
                  <w:sz w:val="13"/>
                  <w:szCs w:val="13"/>
                </w:rPr>
                <w:t>spark_context</w:t>
              </w:r>
              <w:r>
                <w:rPr>
                  <w:rFonts w:ascii="微软雅黑" w:eastAsia="微软雅黑" w:hAnsi="微软雅黑" w:cs="宋体" w:hint="eastAsia"/>
                  <w:kern w:val="0"/>
                  <w:sz w:val="13"/>
                  <w:szCs w:val="13"/>
                </w:rPr>
                <w:t>_lte</w:t>
              </w:r>
              <w:r w:rsidRPr="00A75CEC">
                <w:rPr>
                  <w:rFonts w:ascii="微软雅黑" w:eastAsia="微软雅黑" w:hAnsi="微软雅黑" w:cs="宋体"/>
                  <w:kern w:val="0"/>
                  <w:sz w:val="13"/>
                  <w:szCs w:val="13"/>
                </w:rPr>
                <w:t>_calldrop</w:t>
              </w:r>
              <w:r>
                <w:rPr>
                  <w:rFonts w:ascii="微软雅黑" w:eastAsia="微软雅黑" w:hAnsi="微软雅黑" w:cs="宋体" w:hint="eastAsia"/>
                  <w:kern w:val="0"/>
                  <w:sz w:val="13"/>
                  <w:szCs w:val="13"/>
                </w:rPr>
                <w:t>.sql</w:t>
              </w:r>
            </w:ins>
          </w:p>
          <w:p w:rsidR="00380F06" w:rsidRPr="00A75CEC" w:rsidRDefault="00380F06" w:rsidP="00380F06">
            <w:pPr>
              <w:autoSpaceDE w:val="0"/>
              <w:autoSpaceDN w:val="0"/>
              <w:adjustRightInd w:val="0"/>
              <w:jc w:val="left"/>
              <w:rPr>
                <w:ins w:id="118" w:author="王会00041692" w:date="2016-08-10T15:56:00Z"/>
                <w:rFonts w:ascii="微软雅黑" w:eastAsia="微软雅黑" w:hAnsi="微软雅黑" w:cs="宋体"/>
                <w:kern w:val="0"/>
                <w:sz w:val="13"/>
                <w:szCs w:val="13"/>
              </w:rPr>
            </w:pPr>
            <w:ins w:id="119" w:author="王会00041692" w:date="2016-08-10T15:56:00Z">
              <w:r>
                <w:rPr>
                  <w:rFonts w:ascii="微软雅黑" w:eastAsia="微软雅黑" w:hAnsi="微软雅黑" w:cs="宋体" w:hint="eastAsia"/>
                  <w:kern w:val="0"/>
                  <w:sz w:val="13"/>
                  <w:szCs w:val="13"/>
                </w:rPr>
                <w:t>2）其他特殊提交参数，会连接在json串最后直接提交，配置参数文件必须以“</w:t>
              </w:r>
              <w:r w:rsidRPr="00A75CEC">
                <w:rPr>
                  <w:rFonts w:ascii="微软雅黑" w:eastAsia="微软雅黑" w:hAnsi="微软雅黑" w:cs="宋体"/>
                  <w:kern w:val="0"/>
                  <w:sz w:val="13"/>
                  <w:szCs w:val="13"/>
                </w:rPr>
                <w:t>submit_params_</w:t>
              </w:r>
              <w:r>
                <w:rPr>
                  <w:rFonts w:ascii="微软雅黑" w:eastAsia="微软雅黑" w:hAnsi="微软雅黑" w:cs="宋体" w:hint="eastAsia"/>
                  <w:kern w:val="0"/>
                  <w:sz w:val="13"/>
                  <w:szCs w:val="13"/>
                </w:rPr>
                <w:t>”开头，可设置的参数如执行核提交</w:t>
              </w:r>
              <w:r w:rsidRPr="00A75CEC">
                <w:rPr>
                  <w:rFonts w:ascii="微软雅黑" w:eastAsia="微软雅黑" w:hAnsi="微软雅黑" w:cs="宋体"/>
                  <w:kern w:val="0"/>
                  <w:sz w:val="13"/>
                  <w:szCs w:val="13"/>
                </w:rPr>
                <w:t>--executor-cores 2</w:t>
              </w:r>
              <w:r>
                <w:rPr>
                  <w:rFonts w:ascii="微软雅黑" w:eastAsia="微软雅黑" w:hAnsi="微软雅黑" w:cs="宋体" w:hint="eastAsia"/>
                  <w:kern w:val="0"/>
                  <w:sz w:val="13"/>
                  <w:szCs w:val="13"/>
                </w:rPr>
                <w:t>等</w:t>
              </w:r>
            </w:ins>
          </w:p>
          <w:p w:rsidR="00380F06" w:rsidRDefault="00380F06" w:rsidP="00380F06">
            <w:pPr>
              <w:autoSpaceDE w:val="0"/>
              <w:autoSpaceDN w:val="0"/>
              <w:adjustRightInd w:val="0"/>
              <w:jc w:val="left"/>
              <w:rPr>
                <w:ins w:id="120" w:author="王会00041692" w:date="2016-08-10T15:56:00Z"/>
                <w:rFonts w:ascii="微软雅黑" w:eastAsia="微软雅黑" w:hAnsi="微软雅黑" w:cs="宋体"/>
                <w:kern w:val="0"/>
                <w:sz w:val="13"/>
                <w:szCs w:val="13"/>
              </w:rPr>
            </w:pPr>
            <w:ins w:id="121" w:author="王会00041692" w:date="2016-08-10T15:56:00Z">
              <w:r>
                <w:rPr>
                  <w:rFonts w:ascii="微软雅黑" w:eastAsia="微软雅黑" w:hAnsi="微软雅黑" w:cs="宋体" w:hint="eastAsia"/>
                  <w:kern w:val="0"/>
                  <w:sz w:val="13"/>
                  <w:szCs w:val="13"/>
                </w:rPr>
                <w:t>3）</w:t>
              </w:r>
              <w:r w:rsidRPr="00A75CEC">
                <w:rPr>
                  <w:rFonts w:ascii="微软雅黑" w:eastAsia="微软雅黑" w:hAnsi="微软雅黑" w:cs="宋体"/>
                  <w:kern w:val="0"/>
                  <w:sz w:val="13"/>
                  <w:szCs w:val="13"/>
                </w:rPr>
                <w:t xml:space="preserve"> spark_context_</w:t>
              </w:r>
              <w:r>
                <w:rPr>
                  <w:rFonts w:ascii="微软雅黑" w:eastAsia="微软雅黑" w:hAnsi="微软雅黑" w:cs="宋体" w:hint="eastAsia"/>
                  <w:kern w:val="0"/>
                  <w:sz w:val="13"/>
                  <w:szCs w:val="13"/>
                </w:rPr>
                <w:t>和</w:t>
              </w:r>
              <w:r w:rsidRPr="00A75CEC">
                <w:rPr>
                  <w:rFonts w:ascii="微软雅黑" w:eastAsia="微软雅黑" w:hAnsi="微软雅黑" w:cs="宋体"/>
                  <w:kern w:val="0"/>
                  <w:sz w:val="13"/>
                  <w:szCs w:val="13"/>
                </w:rPr>
                <w:t xml:space="preserve"> submit_params_</w:t>
              </w:r>
              <w:r>
                <w:rPr>
                  <w:rFonts w:ascii="微软雅黑" w:eastAsia="微软雅黑" w:hAnsi="微软雅黑" w:cs="宋体" w:hint="eastAsia"/>
                  <w:kern w:val="0"/>
                  <w:sz w:val="13"/>
                  <w:szCs w:val="13"/>
                </w:rPr>
                <w:t>开头的参数文件可同时配置，以</w:t>
              </w:r>
              <w:r>
                <w:rPr>
                  <w:rFonts w:ascii="微软雅黑" w:eastAsia="微软雅黑" w:hAnsi="微软雅黑" w:cs="宋体"/>
                  <w:kern w:val="0"/>
                  <w:sz w:val="13"/>
                  <w:szCs w:val="13"/>
                </w:rPr>
                <w:t>”,”</w:t>
              </w:r>
              <w:r>
                <w:rPr>
                  <w:rFonts w:ascii="微软雅黑" w:eastAsia="微软雅黑" w:hAnsi="微软雅黑" w:cs="宋体" w:hint="eastAsia"/>
                  <w:kern w:val="0"/>
                  <w:sz w:val="13"/>
                  <w:szCs w:val="13"/>
                </w:rPr>
                <w:t>分隔</w:t>
              </w:r>
            </w:ins>
          </w:p>
          <w:p w:rsidR="00380F06" w:rsidRDefault="00380F06" w:rsidP="00380F06">
            <w:pPr>
              <w:autoSpaceDE w:val="0"/>
              <w:autoSpaceDN w:val="0"/>
              <w:adjustRightInd w:val="0"/>
              <w:jc w:val="left"/>
              <w:rPr>
                <w:ins w:id="122" w:author="王会00041692" w:date="2016-08-10T15:56:00Z"/>
                <w:rFonts w:ascii="微软雅黑" w:eastAsia="微软雅黑" w:hAnsi="微软雅黑" w:cs="宋体"/>
                <w:kern w:val="0"/>
                <w:sz w:val="13"/>
                <w:szCs w:val="13"/>
              </w:rPr>
            </w:pPr>
            <w:ins w:id="123" w:author="王会00041692" w:date="2016-08-10T15:56:00Z">
              <w:r>
                <w:rPr>
                  <w:rFonts w:ascii="微软雅黑" w:eastAsia="微软雅黑" w:hAnsi="微软雅黑" w:cs="宋体" w:hint="eastAsia"/>
                  <w:kern w:val="0"/>
                  <w:sz w:val="13"/>
                  <w:szCs w:val="13"/>
                </w:rPr>
                <w:t>4）不能同时配置多个</w:t>
              </w:r>
              <w:r w:rsidRPr="00A75CEC">
                <w:rPr>
                  <w:rFonts w:ascii="微软雅黑" w:eastAsia="微软雅黑" w:hAnsi="微软雅黑" w:cs="宋体"/>
                  <w:kern w:val="0"/>
                  <w:sz w:val="13"/>
                  <w:szCs w:val="13"/>
                </w:rPr>
                <w:t xml:space="preserve"> spark_context_</w:t>
              </w:r>
              <w:r>
                <w:rPr>
                  <w:rFonts w:ascii="微软雅黑" w:eastAsia="微软雅黑" w:hAnsi="微软雅黑" w:cs="宋体" w:hint="eastAsia"/>
                  <w:kern w:val="0"/>
                  <w:sz w:val="13"/>
                  <w:szCs w:val="13"/>
                </w:rPr>
                <w:t>或</w:t>
              </w:r>
              <w:r w:rsidRPr="00A75CEC">
                <w:rPr>
                  <w:rFonts w:ascii="微软雅黑" w:eastAsia="微软雅黑" w:hAnsi="微软雅黑" w:cs="宋体"/>
                  <w:kern w:val="0"/>
                  <w:sz w:val="13"/>
                  <w:szCs w:val="13"/>
                </w:rPr>
                <w:t xml:space="preserve"> </w:t>
              </w:r>
              <w:r>
                <w:rPr>
                  <w:rFonts w:ascii="微软雅黑" w:eastAsia="微软雅黑" w:hAnsi="微软雅黑" w:cs="宋体" w:hint="eastAsia"/>
                  <w:kern w:val="0"/>
                  <w:sz w:val="13"/>
                  <w:szCs w:val="13"/>
                </w:rPr>
                <w:t>多个</w:t>
              </w:r>
              <w:r w:rsidRPr="00A75CEC">
                <w:rPr>
                  <w:rFonts w:ascii="微软雅黑" w:eastAsia="微软雅黑" w:hAnsi="微软雅黑" w:cs="宋体"/>
                  <w:kern w:val="0"/>
                  <w:sz w:val="13"/>
                  <w:szCs w:val="13"/>
                </w:rPr>
                <w:t>submit_params_</w:t>
              </w:r>
              <w:r>
                <w:rPr>
                  <w:rFonts w:ascii="微软雅黑" w:eastAsia="微软雅黑" w:hAnsi="微软雅黑" w:cs="宋体" w:hint="eastAsia"/>
                  <w:kern w:val="0"/>
                  <w:sz w:val="13"/>
                  <w:szCs w:val="13"/>
                </w:rPr>
                <w:t>；</w:t>
              </w:r>
            </w:ins>
          </w:p>
          <w:p w:rsidR="00380F06" w:rsidRPr="00DA5AB8" w:rsidRDefault="00380F06" w:rsidP="00380F06">
            <w:pPr>
              <w:autoSpaceDE w:val="0"/>
              <w:autoSpaceDN w:val="0"/>
              <w:adjustRightInd w:val="0"/>
              <w:jc w:val="left"/>
              <w:rPr>
                <w:rFonts w:ascii="微软雅黑" w:eastAsia="微软雅黑" w:hAnsi="微软雅黑" w:cs="宋体"/>
                <w:kern w:val="0"/>
                <w:sz w:val="13"/>
                <w:szCs w:val="13"/>
              </w:rPr>
            </w:pPr>
            <w:ins w:id="124" w:author="王会00041692" w:date="2016-08-10T15:56:00Z">
              <w:r>
                <w:rPr>
                  <w:rFonts w:ascii="微软雅黑" w:eastAsia="微软雅黑" w:hAnsi="微软雅黑" w:cs="宋体" w:hint="eastAsia"/>
                  <w:kern w:val="0"/>
                  <w:sz w:val="13"/>
                  <w:szCs w:val="13"/>
                </w:rPr>
                <w:t>5）若新增*.sql文件命名规范不满足上述要求时，需在metadata-dataprocess.conf文件中增加标签进行sql文件的映射配置，标签需与新增*.sql文件名一致</w:t>
              </w:r>
            </w:ins>
            <w:del w:id="125" w:author="王会00041692" w:date="2016-08-10T15:56:00Z">
              <w:r w:rsidRPr="00B92CC9" w:rsidDel="00DA6322">
                <w:rPr>
                  <w:rFonts w:ascii="微软雅黑" w:eastAsia="微软雅黑" w:hAnsi="微软雅黑" w:cs="宋体" w:hint="eastAsia"/>
                  <w:kern w:val="0"/>
                  <w:sz w:val="13"/>
                  <w:szCs w:val="13"/>
                </w:rPr>
                <w:delText>算法需要自己调整</w:delText>
              </w:r>
              <w:r w:rsidRPr="00B92CC9" w:rsidDel="00DA6322">
                <w:rPr>
                  <w:rFonts w:ascii="微软雅黑" w:eastAsia="微软雅黑" w:hAnsi="微软雅黑" w:cs="宋体"/>
                  <w:kern w:val="0"/>
                  <w:sz w:val="13"/>
                  <w:szCs w:val="13"/>
                </w:rPr>
                <w:delText>spark</w:delText>
              </w:r>
              <w:r w:rsidRPr="00B92CC9" w:rsidDel="00DA6322">
                <w:rPr>
                  <w:rFonts w:ascii="微软雅黑" w:eastAsia="微软雅黑" w:hAnsi="微软雅黑" w:cs="宋体" w:hint="eastAsia"/>
                  <w:kern w:val="0"/>
                  <w:sz w:val="13"/>
                  <w:szCs w:val="13"/>
                </w:rPr>
                <w:delText>的参数时，此处配置相关参数的文件名</w:delText>
              </w:r>
              <w:r w:rsidDel="00DA6322">
                <w:rPr>
                  <w:rFonts w:ascii="微软雅黑" w:eastAsia="微软雅黑" w:hAnsi="微软雅黑" w:cs="宋体" w:hint="eastAsia"/>
                  <w:kern w:val="0"/>
                  <w:sz w:val="13"/>
                  <w:szCs w:val="13"/>
                </w:rPr>
                <w:delText>；配置参数格式为*.sql文件为</w:delText>
              </w:r>
              <w:r w:rsidRPr="00A509C1" w:rsidDel="00DA6322">
                <w:rPr>
                  <w:rFonts w:ascii="微软雅黑" w:eastAsia="微软雅黑" w:hAnsi="微软雅黑" w:cs="宋体"/>
                  <w:kern w:val="0"/>
                  <w:sz w:val="13"/>
                  <w:szCs w:val="13"/>
                </w:rPr>
                <w:delText>vmaxs_parameter_codegen.sql</w:delText>
              </w:r>
              <w:r w:rsidDel="00DA6322">
                <w:rPr>
                  <w:rFonts w:ascii="微软雅黑" w:eastAsia="微软雅黑" w:hAnsi="微软雅黑" w:cs="宋体" w:hint="eastAsia"/>
                  <w:kern w:val="0"/>
                  <w:sz w:val="13"/>
                  <w:szCs w:val="13"/>
                </w:rPr>
                <w:delText>，</w:delText>
              </w:r>
              <w:r w:rsidRPr="00A509C1" w:rsidDel="00DA6322">
                <w:rPr>
                  <w:rFonts w:ascii="微软雅黑" w:eastAsia="微软雅黑" w:hAnsi="微软雅黑" w:cs="宋体"/>
                  <w:kern w:val="0"/>
                  <w:sz w:val="13"/>
                  <w:szCs w:val="13"/>
                </w:rPr>
                <w:delText>vmaxs_parameter_codegen_forindividual.sql</w:delText>
              </w:r>
              <w:r w:rsidDel="00DA6322">
                <w:rPr>
                  <w:rFonts w:ascii="微软雅黑" w:eastAsia="微软雅黑" w:hAnsi="微软雅黑" w:cs="宋体" w:hint="eastAsia"/>
                  <w:kern w:val="0"/>
                  <w:sz w:val="13"/>
                  <w:szCs w:val="13"/>
                </w:rPr>
                <w:delText>，</w:delText>
              </w:r>
              <w:r w:rsidRPr="00A509C1" w:rsidDel="00DA6322">
                <w:rPr>
                  <w:rFonts w:ascii="微软雅黑" w:eastAsia="微软雅黑" w:hAnsi="微软雅黑" w:cs="宋体"/>
                  <w:kern w:val="0"/>
                  <w:sz w:val="13"/>
                  <w:szCs w:val="13"/>
                </w:rPr>
                <w:delText>vmaxs_parameter_default.sql</w:delText>
              </w:r>
              <w:r w:rsidDel="00DA6322">
                <w:rPr>
                  <w:rFonts w:ascii="微软雅黑" w:eastAsia="微软雅黑" w:hAnsi="微软雅黑" w:cs="宋体" w:hint="eastAsia"/>
                  <w:kern w:val="0"/>
                  <w:sz w:val="13"/>
                  <w:szCs w:val="13"/>
                </w:rPr>
                <w:delText>，</w:delText>
              </w:r>
              <w:r w:rsidRPr="00A509C1" w:rsidDel="00DA6322">
                <w:rPr>
                  <w:rFonts w:ascii="微软雅黑" w:eastAsia="微软雅黑" w:hAnsi="微软雅黑" w:cs="宋体"/>
                  <w:kern w:val="0"/>
                  <w:sz w:val="13"/>
                  <w:szCs w:val="13"/>
                </w:rPr>
                <w:delText>vmaxs_parameter_DynamicPartition.sql</w:delText>
              </w:r>
              <w:r w:rsidDel="00DA6322">
                <w:rPr>
                  <w:rFonts w:ascii="微软雅黑" w:eastAsia="微软雅黑" w:hAnsi="微软雅黑" w:cs="宋体" w:hint="eastAsia"/>
                  <w:kern w:val="0"/>
                  <w:sz w:val="13"/>
                  <w:szCs w:val="13"/>
                </w:rPr>
                <w:delText>，</w:delText>
              </w:r>
              <w:r w:rsidRPr="00A509C1" w:rsidDel="00DA6322">
                <w:rPr>
                  <w:rFonts w:ascii="微软雅黑" w:eastAsia="微软雅黑" w:hAnsi="微软雅黑" w:cs="宋体"/>
                  <w:kern w:val="0"/>
                  <w:sz w:val="13"/>
                  <w:szCs w:val="13"/>
                </w:rPr>
                <w:delText>vmaxs_parameter_ran_default.sql</w:delText>
              </w:r>
              <w:r w:rsidDel="00DA6322">
                <w:rPr>
                  <w:rFonts w:ascii="微软雅黑" w:eastAsia="微软雅黑" w:hAnsi="微软雅黑" w:cs="宋体" w:hint="eastAsia"/>
                  <w:kern w:val="0"/>
                  <w:sz w:val="13"/>
                  <w:szCs w:val="13"/>
                </w:rPr>
                <w:delText>，存放在</w:delText>
              </w:r>
              <w:r w:rsidRPr="002176B1" w:rsidDel="00DA6322">
                <w:rPr>
                  <w:rFonts w:ascii="微软雅黑" w:eastAsia="微软雅黑" w:hAnsi="微软雅黑" w:cs="宋体"/>
                  <w:kern w:val="0"/>
                  <w:sz w:val="13"/>
                  <w:szCs w:val="13"/>
                </w:rPr>
                <w:delText>vmax-etl\config</w:delText>
              </w:r>
              <w:r w:rsidDel="00DA6322">
                <w:rPr>
                  <w:rFonts w:ascii="微软雅黑" w:eastAsia="微软雅黑" w:hAnsi="微软雅黑" w:cs="宋体" w:hint="eastAsia"/>
                  <w:kern w:val="0"/>
                  <w:sz w:val="13"/>
                  <w:szCs w:val="13"/>
                </w:rPr>
                <w:delText>目录下；如果业务需要新增新的*.sql文件，需联系元数据平台同时进行sql文件的映射配置</w:delText>
              </w:r>
            </w:del>
          </w:p>
        </w:tc>
        <w:tc>
          <w:tcPr>
            <w:tcW w:w="1275" w:type="dxa"/>
            <w:shd w:val="clear" w:color="auto" w:fill="auto"/>
          </w:tcPr>
          <w:p w:rsidR="00380F06" w:rsidRPr="00DA5AB8" w:rsidRDefault="00380F06" w:rsidP="00380F06">
            <w:pPr>
              <w:rPr>
                <w:rFonts w:ascii="微软雅黑" w:eastAsia="微软雅黑" w:hAnsi="微软雅黑" w:cs="宋体"/>
                <w:kern w:val="0"/>
                <w:sz w:val="13"/>
                <w:szCs w:val="13"/>
              </w:rPr>
            </w:pPr>
            <w:ins w:id="126" w:author="王会00041692" w:date="2016-08-10T15:56:00Z">
              <w:r>
                <w:rPr>
                  <w:rFonts w:ascii="微软雅黑" w:eastAsia="微软雅黑" w:hAnsi="微软雅黑" w:cs="宋体" w:hint="eastAsia"/>
                  <w:kern w:val="0"/>
                  <w:sz w:val="13"/>
                  <w:szCs w:val="13"/>
                </w:rPr>
                <w:t>V6.15.60.02之前支持方法1， V6.15.60.02增加方法2，</w:t>
              </w:r>
            </w:ins>
          </w:p>
        </w:tc>
      </w:tr>
      <w:tr w:rsidR="00A9403E" w:rsidRPr="00DA5AB8" w:rsidTr="00F6773D">
        <w:trPr>
          <w:trHeight w:val="601"/>
        </w:trPr>
        <w:tc>
          <w:tcPr>
            <w:tcW w:w="124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Iscache</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算法内部是否cache</w:t>
            </w:r>
          </w:p>
        </w:tc>
        <w:tc>
          <w:tcPr>
            <w:tcW w:w="709"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0</w:t>
            </w:r>
          </w:p>
        </w:tc>
        <w:tc>
          <w:tcPr>
            <w:tcW w:w="269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做了cache操作，取值为1，否则取值为0</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204"/>
        </w:trPr>
        <w:tc>
          <w:tcPr>
            <w:tcW w:w="1242" w:type="dxa"/>
            <w:shd w:val="clear" w:color="auto" w:fill="auto"/>
            <w:hideMark/>
          </w:tcPr>
          <w:p w:rsidR="00A9403E" w:rsidRPr="00DA5AB8" w:rsidRDefault="00A9403E" w:rsidP="00A9403E">
            <w:pPr>
              <w:widowControl/>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prefield_1</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预留字段_1</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2694"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345"/>
        </w:trPr>
        <w:tc>
          <w:tcPr>
            <w:tcW w:w="1242" w:type="dxa"/>
            <w:shd w:val="clear" w:color="auto" w:fill="auto"/>
            <w:hideMark/>
          </w:tcPr>
          <w:p w:rsidR="00A9403E" w:rsidRPr="00DA5AB8" w:rsidRDefault="00A9403E" w:rsidP="00A9403E">
            <w:pPr>
              <w:widowControl/>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prefield_2</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预留字段_2</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2694"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A9403E" w:rsidRPr="00DA5AB8" w:rsidTr="00F6773D">
        <w:trPr>
          <w:trHeight w:val="62"/>
        </w:trPr>
        <w:tc>
          <w:tcPr>
            <w:tcW w:w="1242" w:type="dxa"/>
            <w:shd w:val="clear" w:color="auto" w:fill="auto"/>
            <w:hideMark/>
          </w:tcPr>
          <w:p w:rsidR="00A9403E" w:rsidRPr="00DA5AB8" w:rsidRDefault="00A9403E" w:rsidP="00A9403E">
            <w:pPr>
              <w:widowControl/>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prefield_3</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预留字段_3</w:t>
            </w:r>
          </w:p>
        </w:tc>
        <w:tc>
          <w:tcPr>
            <w:tcW w:w="709"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134" w:type="dxa"/>
            <w:shd w:val="clear" w:color="auto" w:fill="auto"/>
            <w:hideMark/>
          </w:tcPr>
          <w:p w:rsidR="00A9403E" w:rsidRPr="00DA5AB8" w:rsidRDefault="00A9403E" w:rsidP="00A9403E">
            <w:pPr>
              <w:widowControl/>
              <w:rPr>
                <w:rFonts w:ascii="微软雅黑" w:eastAsia="微软雅黑" w:hAnsi="微软雅黑" w:cs="宋体"/>
                <w:kern w:val="0"/>
                <w:sz w:val="13"/>
                <w:szCs w:val="13"/>
              </w:rPr>
            </w:pPr>
          </w:p>
        </w:tc>
        <w:tc>
          <w:tcPr>
            <w:tcW w:w="1559" w:type="dxa"/>
            <w:shd w:val="clear" w:color="auto" w:fill="auto"/>
          </w:tcPr>
          <w:p w:rsidR="00A9403E" w:rsidRPr="00DA5AB8" w:rsidRDefault="00A9403E" w:rsidP="00A9403E">
            <w:pP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2694" w:type="dxa"/>
            <w:shd w:val="clear" w:color="auto" w:fill="auto"/>
            <w:hideMark/>
          </w:tcPr>
          <w:p w:rsidR="00A9403E" w:rsidRPr="00DA5AB8" w:rsidRDefault="00A9403E" w:rsidP="00A9403E">
            <w:pPr>
              <w:widowControl/>
              <w:ind w:firstLine="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275" w:type="dxa"/>
            <w:shd w:val="clear" w:color="auto" w:fill="auto"/>
          </w:tcPr>
          <w:p w:rsidR="00A9403E" w:rsidRPr="00DA5AB8" w:rsidRDefault="00A9403E" w:rsidP="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bl>
    <w:p w:rsidR="00647A42" w:rsidRPr="00DA5AB8" w:rsidRDefault="00647A42" w:rsidP="006D7209">
      <w:pPr>
        <w:pStyle w:val="4"/>
        <w:rPr>
          <w:rFonts w:ascii="微软雅黑" w:eastAsia="微软雅黑" w:hAnsi="微软雅黑"/>
        </w:rPr>
      </w:pPr>
      <w:r w:rsidRPr="00DA5AB8">
        <w:rPr>
          <w:rFonts w:ascii="微软雅黑" w:eastAsia="微软雅黑" w:hAnsi="微软雅黑" w:hint="eastAsia"/>
        </w:rPr>
        <w:t>示例说明</w:t>
      </w:r>
    </w:p>
    <w:p w:rsidR="005D32F8" w:rsidRPr="00DA5AB8" w:rsidRDefault="005D32F8" w:rsidP="005D32F8">
      <w:pPr>
        <w:ind w:firstLine="420"/>
        <w:rPr>
          <w:rFonts w:ascii="微软雅黑" w:eastAsia="微软雅黑" w:hAnsi="微软雅黑"/>
        </w:rPr>
      </w:pPr>
      <w:r w:rsidRPr="00DA5AB8">
        <w:rPr>
          <w:rFonts w:ascii="微软雅黑" w:eastAsia="微软雅黑" w:hAnsi="微软雅黑"/>
        </w:rPr>
        <w:t>X</w:t>
      </w:r>
      <w:r w:rsidRPr="00DA5AB8">
        <w:rPr>
          <w:rFonts w:ascii="微软雅黑" w:eastAsia="微软雅黑" w:hAnsi="微软雅黑" w:hint="eastAsia"/>
        </w:rPr>
        <w:t>ml中输入和输出表名的用法：将相应的算法sql中的输入输出表名，输入表分区名字提取出来，替换为xml中相应表的别名，分区替换为$表别名.分区$。例如输入表cdma_subject_weakcover_grid_1x_day的别名为gridcoverDay，分区名为'$gridcoverDay.p_date$'</w:t>
      </w:r>
      <w:r w:rsidR="00726CA8" w:rsidRPr="00DA5AB8">
        <w:rPr>
          <w:rFonts w:ascii="微软雅黑" w:eastAsia="微软雅黑" w:hAnsi="微软雅黑" w:hint="eastAsia"/>
        </w:rPr>
        <w:t>，用法见章节</w:t>
      </w:r>
      <w:hyperlink w:anchor="_Sql文件说明" w:history="1">
        <w:r w:rsidR="00726CA8" w:rsidRPr="00DA5AB8">
          <w:rPr>
            <w:rStyle w:val="ab"/>
            <w:rFonts w:ascii="微软雅黑" w:eastAsia="微软雅黑" w:hAnsi="微软雅黑" w:hint="eastAsia"/>
          </w:rPr>
          <w:t>Sql文件说明</w:t>
        </w:r>
      </w:hyperlink>
      <w:r w:rsidR="00726CA8" w:rsidRPr="00DA5AB8">
        <w:rPr>
          <w:rFonts w:ascii="微软雅黑" w:eastAsia="微软雅黑" w:hAnsi="微软雅黑" w:hint="eastAsia"/>
        </w:rPr>
        <w:t>。</w:t>
      </w:r>
    </w:p>
    <w:p w:rsidR="005D32F8" w:rsidRPr="00DA5AB8" w:rsidRDefault="005D32F8" w:rsidP="00A9403E">
      <w:pPr>
        <w:jc w:val="center"/>
        <w:rPr>
          <w:rFonts w:ascii="微软雅黑" w:eastAsia="微软雅黑" w:hAnsi="微软雅黑"/>
        </w:rPr>
      </w:pPr>
      <w:r w:rsidRPr="00DA5AB8">
        <w:rPr>
          <w:rFonts w:ascii="微软雅黑" w:eastAsia="微软雅黑" w:hAnsi="微软雅黑"/>
          <w:noProof/>
        </w:rPr>
        <w:drawing>
          <wp:inline distT="0" distB="0" distL="0" distR="0">
            <wp:extent cx="5274310" cy="3069446"/>
            <wp:effectExtent l="19050" t="0" r="2540" b="0"/>
            <wp:docPr id="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5274310" cy="3069446"/>
                    </a:xfrm>
                    <a:prstGeom prst="rect">
                      <a:avLst/>
                    </a:prstGeom>
                    <a:noFill/>
                    <a:ln w="9525">
                      <a:noFill/>
                      <a:miter lim="800000"/>
                      <a:headEnd/>
                      <a:tailEnd/>
                    </a:ln>
                  </pic:spPr>
                </pic:pic>
              </a:graphicData>
            </a:graphic>
          </wp:inline>
        </w:drawing>
      </w:r>
    </w:p>
    <w:p w:rsidR="00CA6282" w:rsidRPr="00DA5AB8" w:rsidRDefault="00CA6282" w:rsidP="00CA6282">
      <w:pPr>
        <w:pStyle w:val="3"/>
        <w:ind w:left="0" w:firstLine="0"/>
        <w:rPr>
          <w:rStyle w:val="ad"/>
          <w:rFonts w:ascii="微软雅黑" w:eastAsia="微软雅黑" w:hAnsi="微软雅黑"/>
          <w:sz w:val="28"/>
          <w:szCs w:val="28"/>
        </w:rPr>
      </w:pPr>
      <w:r w:rsidRPr="00DA5AB8">
        <w:rPr>
          <w:rStyle w:val="ad"/>
          <w:rFonts w:ascii="微软雅黑" w:eastAsia="微软雅黑" w:hAnsi="微软雅黑" w:hint="eastAsia"/>
          <w:sz w:val="28"/>
          <w:szCs w:val="28"/>
        </w:rPr>
        <w:t>WebGis</w:t>
      </w:r>
      <w:r w:rsidR="00B30356" w:rsidRPr="00DA5AB8">
        <w:rPr>
          <w:rStyle w:val="ad"/>
          <w:rFonts w:ascii="微软雅黑" w:eastAsia="微软雅黑" w:hAnsi="微软雅黑" w:hint="eastAsia"/>
          <w:sz w:val="28"/>
          <w:szCs w:val="28"/>
        </w:rPr>
        <w:t xml:space="preserve"> </w:t>
      </w:r>
      <w:r w:rsidRPr="00DA5AB8">
        <w:rPr>
          <w:rStyle w:val="ad"/>
          <w:rFonts w:ascii="微软雅黑" w:eastAsia="微软雅黑" w:hAnsi="微软雅黑" w:hint="eastAsia"/>
          <w:sz w:val="28"/>
          <w:szCs w:val="28"/>
        </w:rPr>
        <w:t>XML文件说明</w:t>
      </w:r>
    </w:p>
    <w:p w:rsidR="00CA6282" w:rsidRPr="00DA5AB8" w:rsidRDefault="00CA6282" w:rsidP="00CA6282">
      <w:pPr>
        <w:pStyle w:val="4"/>
        <w:rPr>
          <w:rFonts w:ascii="微软雅黑" w:eastAsia="微软雅黑" w:hAnsi="微软雅黑"/>
        </w:rPr>
      </w:pPr>
      <w:r w:rsidRPr="00DA5AB8">
        <w:rPr>
          <w:rFonts w:ascii="微软雅黑" w:eastAsia="微软雅黑" w:hAnsi="微软雅黑" w:hint="eastAsia"/>
        </w:rPr>
        <w:t>字段说明</w:t>
      </w:r>
    </w:p>
    <w:p w:rsidR="00841956" w:rsidRPr="00DA5AB8" w:rsidRDefault="00841956" w:rsidP="00841956">
      <w:pPr>
        <w:ind w:firstLine="420"/>
        <w:rPr>
          <w:rFonts w:ascii="微软雅黑" w:eastAsia="微软雅黑" w:hAnsi="微软雅黑"/>
        </w:rPr>
      </w:pPr>
      <w:r w:rsidRPr="00DA5AB8">
        <w:rPr>
          <w:rFonts w:ascii="微软雅黑" w:eastAsia="微软雅黑" w:hAnsi="微软雅黑" w:hint="eastAsia"/>
        </w:rPr>
        <w:t>对于需生成webgis预处理文件的算法，需配置*_webgis.xml。</w:t>
      </w:r>
      <w:r w:rsidR="000B3A0B" w:rsidRPr="00DA5AB8">
        <w:rPr>
          <w:rFonts w:ascii="微软雅黑" w:eastAsia="微软雅黑" w:hAnsi="微软雅黑" w:hint="eastAsia"/>
        </w:rPr>
        <w:t>字段说明同算法xml文件，只需将algorithminfo.</w:t>
      </w:r>
      <w:r w:rsidR="000B3A0B" w:rsidRPr="00DA5AB8">
        <w:rPr>
          <w:rFonts w:ascii="微软雅黑" w:eastAsia="微软雅黑" w:hAnsi="微软雅黑"/>
        </w:rPr>
        <w:t>S</w:t>
      </w:r>
      <w:r w:rsidR="000B3A0B" w:rsidRPr="00DA5AB8">
        <w:rPr>
          <w:rFonts w:ascii="微软雅黑" w:eastAsia="微软雅黑" w:hAnsi="微软雅黑" w:hint="eastAsia"/>
        </w:rPr>
        <w:t>ubtype算法类型配置为webgisfile类型</w:t>
      </w:r>
      <w:r w:rsidR="006B0E21" w:rsidRPr="00DA5AB8">
        <w:rPr>
          <w:rFonts w:ascii="微软雅黑" w:eastAsia="微软雅黑" w:hAnsi="微软雅黑" w:hint="eastAsia"/>
        </w:rPr>
        <w:t>，并在confpath中指明webgis预处理文件相关的conf文件。</w:t>
      </w:r>
    </w:p>
    <w:p w:rsidR="00B30356" w:rsidRPr="00DA5AB8" w:rsidRDefault="00B30356" w:rsidP="00B30356">
      <w:pPr>
        <w:pStyle w:val="4"/>
        <w:rPr>
          <w:rFonts w:ascii="微软雅黑" w:eastAsia="微软雅黑" w:hAnsi="微软雅黑"/>
        </w:rPr>
      </w:pPr>
      <w:r w:rsidRPr="00DA5AB8">
        <w:rPr>
          <w:rFonts w:ascii="微软雅黑" w:eastAsia="微软雅黑" w:hAnsi="微软雅黑" w:hint="eastAsia"/>
        </w:rPr>
        <w:t>示例说明</w:t>
      </w:r>
    </w:p>
    <w:p w:rsidR="00CA6282" w:rsidRPr="00DA5AB8" w:rsidRDefault="00DE3D70" w:rsidP="005D32F8">
      <w:pPr>
        <w:ind w:firstLine="420"/>
        <w:rPr>
          <w:rFonts w:ascii="微软雅黑" w:eastAsia="微软雅黑" w:hAnsi="微软雅黑"/>
        </w:rPr>
      </w:pPr>
      <w:r w:rsidRPr="00DA5AB8">
        <w:rPr>
          <w:rFonts w:ascii="微软雅黑" w:eastAsia="微软雅黑" w:hAnsi="微软雅黑" w:hint="eastAsia"/>
          <w:noProof/>
        </w:rPr>
        <w:drawing>
          <wp:inline distT="0" distB="0" distL="0" distR="0">
            <wp:extent cx="5272405" cy="2352675"/>
            <wp:effectExtent l="19050" t="0" r="4445" b="0"/>
            <wp:docPr id="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srcRect/>
                    <a:stretch>
                      <a:fillRect/>
                    </a:stretch>
                  </pic:blipFill>
                  <pic:spPr bwMode="auto">
                    <a:xfrm>
                      <a:off x="0" y="0"/>
                      <a:ext cx="5272405" cy="2352675"/>
                    </a:xfrm>
                    <a:prstGeom prst="rect">
                      <a:avLst/>
                    </a:prstGeom>
                    <a:noFill/>
                    <a:ln w="9525">
                      <a:noFill/>
                      <a:miter lim="800000"/>
                      <a:headEnd/>
                      <a:tailEnd/>
                    </a:ln>
                  </pic:spPr>
                </pic:pic>
              </a:graphicData>
            </a:graphic>
          </wp:inline>
        </w:drawing>
      </w:r>
    </w:p>
    <w:p w:rsidR="002518FB" w:rsidRPr="00DA5AB8" w:rsidRDefault="00BC3E8A" w:rsidP="002518FB">
      <w:pPr>
        <w:pStyle w:val="3"/>
        <w:ind w:left="0" w:firstLine="0"/>
        <w:rPr>
          <w:rStyle w:val="ad"/>
          <w:rFonts w:ascii="微软雅黑" w:eastAsia="微软雅黑" w:hAnsi="微软雅黑"/>
          <w:sz w:val="28"/>
          <w:szCs w:val="28"/>
        </w:rPr>
      </w:pPr>
      <w:r>
        <w:rPr>
          <w:rStyle w:val="ad"/>
          <w:rFonts w:ascii="微软雅黑" w:eastAsia="微软雅黑" w:hAnsi="微软雅黑" w:hint="eastAsia"/>
          <w:sz w:val="28"/>
          <w:szCs w:val="28"/>
        </w:rPr>
        <w:t>G</w:t>
      </w:r>
      <w:r w:rsidR="00B15F55" w:rsidRPr="00DA5AB8">
        <w:rPr>
          <w:rStyle w:val="ad"/>
          <w:rFonts w:ascii="微软雅黑" w:eastAsia="微软雅黑" w:hAnsi="微软雅黑" w:hint="eastAsia"/>
          <w:sz w:val="28"/>
          <w:szCs w:val="28"/>
        </w:rPr>
        <w:t>base</w:t>
      </w:r>
      <w:r w:rsidR="002518FB" w:rsidRPr="00DA5AB8">
        <w:rPr>
          <w:rStyle w:val="ad"/>
          <w:rFonts w:ascii="微软雅黑" w:eastAsia="微软雅黑" w:hAnsi="微软雅黑" w:hint="eastAsia"/>
          <w:sz w:val="28"/>
          <w:szCs w:val="28"/>
        </w:rPr>
        <w:t xml:space="preserve"> XML文件说明</w:t>
      </w:r>
    </w:p>
    <w:p w:rsidR="002518FB" w:rsidRPr="00DA5AB8" w:rsidRDefault="002518FB" w:rsidP="002518FB">
      <w:pPr>
        <w:pStyle w:val="4"/>
        <w:rPr>
          <w:rFonts w:ascii="微软雅黑" w:eastAsia="微软雅黑" w:hAnsi="微软雅黑"/>
        </w:rPr>
      </w:pPr>
      <w:r w:rsidRPr="00DA5AB8">
        <w:rPr>
          <w:rFonts w:ascii="微软雅黑" w:eastAsia="微软雅黑" w:hAnsi="微软雅黑" w:hint="eastAsia"/>
        </w:rPr>
        <w:t>字段说明</w:t>
      </w:r>
    </w:p>
    <w:p w:rsidR="00F2050C" w:rsidRPr="00DA5AB8" w:rsidRDefault="00F2050C" w:rsidP="00F2050C">
      <w:pPr>
        <w:ind w:firstLine="420"/>
        <w:rPr>
          <w:rFonts w:ascii="微软雅黑" w:eastAsia="微软雅黑" w:hAnsi="微软雅黑"/>
        </w:rPr>
      </w:pPr>
      <w:r w:rsidRPr="00DA5AB8">
        <w:rPr>
          <w:rFonts w:ascii="微软雅黑" w:eastAsia="微软雅黑" w:hAnsi="微软雅黑" w:hint="eastAsia"/>
        </w:rPr>
        <w:t>对于需要从spark上同步到</w:t>
      </w:r>
      <w:r w:rsidR="00BC3E8A">
        <w:rPr>
          <w:rFonts w:ascii="微软雅黑" w:eastAsia="微软雅黑" w:hAnsi="微软雅黑" w:hint="eastAsia"/>
        </w:rPr>
        <w:t>g</w:t>
      </w:r>
      <w:r w:rsidRPr="00DA5AB8">
        <w:rPr>
          <w:rFonts w:ascii="微软雅黑" w:eastAsia="微软雅黑" w:hAnsi="微软雅黑" w:hint="eastAsia"/>
        </w:rPr>
        <w:t>base的表，由平台统一完成，应用需配置*_</w:t>
      </w:r>
      <w:r w:rsidR="00BC3E8A">
        <w:rPr>
          <w:rFonts w:ascii="微软雅黑" w:eastAsia="微软雅黑" w:hAnsi="微软雅黑" w:hint="eastAsia"/>
        </w:rPr>
        <w:t>g</w:t>
      </w:r>
      <w:r w:rsidRPr="00DA5AB8">
        <w:rPr>
          <w:rFonts w:ascii="微软雅黑" w:eastAsia="微软雅黑" w:hAnsi="微软雅黑" w:hint="eastAsia"/>
        </w:rPr>
        <w:t xml:space="preserve">base.xml文件。字段说明同算法xml文件，只需将algorithminfo. </w:t>
      </w:r>
      <w:r w:rsidRPr="00DA5AB8">
        <w:rPr>
          <w:rFonts w:ascii="微软雅黑" w:eastAsia="微软雅黑" w:hAnsi="微软雅黑"/>
        </w:rPr>
        <w:t>S</w:t>
      </w:r>
      <w:r w:rsidRPr="00DA5AB8">
        <w:rPr>
          <w:rFonts w:ascii="微软雅黑" w:eastAsia="微软雅黑" w:hAnsi="微软雅黑" w:hint="eastAsia"/>
        </w:rPr>
        <w:t>ubtype算法类型配置为</w:t>
      </w:r>
      <w:r w:rsidR="00BC3E8A">
        <w:rPr>
          <w:rFonts w:ascii="微软雅黑" w:eastAsia="微软雅黑" w:hAnsi="微软雅黑" w:hint="eastAsia"/>
        </w:rPr>
        <w:t>g</w:t>
      </w:r>
      <w:r w:rsidR="00470D76" w:rsidRPr="00DA5AB8">
        <w:rPr>
          <w:rFonts w:ascii="微软雅黑" w:eastAsia="微软雅黑" w:hAnsi="微软雅黑" w:hint="eastAsia"/>
        </w:rPr>
        <w:t>basefile</w:t>
      </w:r>
      <w:r w:rsidRPr="00DA5AB8">
        <w:rPr>
          <w:rFonts w:ascii="微软雅黑" w:eastAsia="微软雅黑" w:hAnsi="微软雅黑" w:hint="eastAsia"/>
        </w:rPr>
        <w:t>类型。</w:t>
      </w:r>
    </w:p>
    <w:p w:rsidR="00ED7C19" w:rsidRPr="00DA5AB8" w:rsidRDefault="00ED7C19" w:rsidP="00ED7C19">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缺省情况下，spark和</w:t>
      </w:r>
      <w:r w:rsidR="00BC3E8A">
        <w:rPr>
          <w:rFonts w:ascii="微软雅黑" w:eastAsia="微软雅黑" w:hAnsi="微软雅黑" w:cs="宋体" w:hint="eastAsia"/>
          <w:color w:val="000000"/>
          <w:kern w:val="0"/>
          <w:szCs w:val="21"/>
        </w:rPr>
        <w:t>g</w:t>
      </w:r>
      <w:r w:rsidRPr="00DA5AB8">
        <w:rPr>
          <w:rFonts w:ascii="微软雅黑" w:eastAsia="微软雅黑" w:hAnsi="微软雅黑" w:cs="宋体" w:hint="eastAsia"/>
          <w:color w:val="000000"/>
          <w:kern w:val="0"/>
          <w:szCs w:val="21"/>
        </w:rPr>
        <w:t>base上的表名完全一样，此时无需配置输出表名。对于spark和</w:t>
      </w:r>
      <w:r w:rsidR="00BC3E8A">
        <w:rPr>
          <w:rFonts w:ascii="微软雅黑" w:eastAsia="微软雅黑" w:hAnsi="微软雅黑" w:cs="宋体" w:hint="eastAsia"/>
          <w:color w:val="000000"/>
          <w:kern w:val="0"/>
          <w:szCs w:val="21"/>
        </w:rPr>
        <w:t>g</w:t>
      </w:r>
      <w:r w:rsidRPr="00DA5AB8">
        <w:rPr>
          <w:rFonts w:ascii="微软雅黑" w:eastAsia="微软雅黑" w:hAnsi="微软雅黑" w:cs="宋体" w:hint="eastAsia"/>
          <w:color w:val="000000"/>
          <w:kern w:val="0"/>
          <w:szCs w:val="21"/>
        </w:rPr>
        <w:t>base表名不一致的情况，需要将同步算法的xml中增加输出表的表名，并且输出参数中的类型改成</w:t>
      </w:r>
      <w:r w:rsidR="00BC3E8A">
        <w:rPr>
          <w:rFonts w:ascii="微软雅黑" w:eastAsia="微软雅黑" w:hAnsi="微软雅黑" w:cs="宋体" w:hint="eastAsia"/>
          <w:color w:val="000000"/>
          <w:kern w:val="0"/>
          <w:szCs w:val="21"/>
        </w:rPr>
        <w:t>g</w:t>
      </w:r>
      <w:r w:rsidRPr="00DA5AB8">
        <w:rPr>
          <w:rFonts w:ascii="微软雅黑" w:eastAsia="微软雅黑" w:hAnsi="微软雅黑" w:cs="宋体" w:hint="eastAsia"/>
          <w:color w:val="000000"/>
          <w:kern w:val="0"/>
          <w:szCs w:val="21"/>
        </w:rPr>
        <w:t>base，例如：</w:t>
      </w:r>
    </w:p>
    <w:p w:rsidR="00ED7C19" w:rsidRPr="00DA5AB8" w:rsidRDefault="00ED7C19" w:rsidP="00ED7C19">
      <w:pPr>
        <w:autoSpaceDE w:val="0"/>
        <w:autoSpaceDN w:val="0"/>
        <w:adjustRightInd w:val="0"/>
        <w:ind w:firstLine="420"/>
        <w:jc w:val="left"/>
        <w:rPr>
          <w:rFonts w:ascii="微软雅黑" w:eastAsia="微软雅黑" w:hAnsi="微软雅黑"/>
        </w:rPr>
      </w:pPr>
      <w:r w:rsidRPr="00DA5AB8">
        <w:rPr>
          <w:rFonts w:ascii="微软雅黑" w:eastAsia="微软雅黑" w:hAnsi="微软雅黑" w:cs="宋体"/>
          <w:color w:val="000000"/>
          <w:kern w:val="0"/>
          <w:sz w:val="13"/>
          <w:szCs w:val="13"/>
        </w:rPr>
        <w:t>&lt; outputparameter parametername='areaCallProblem1xDay' value = "cdma_subject_area_callproblem_1x_day" type="</w:t>
      </w:r>
      <w:r w:rsidR="00BC3E8A">
        <w:rPr>
          <w:rFonts w:ascii="微软雅黑" w:eastAsia="微软雅黑" w:hAnsi="微软雅黑" w:cs="宋体" w:hint="eastAsia"/>
          <w:color w:val="000000"/>
          <w:kern w:val="0"/>
          <w:sz w:val="13"/>
          <w:szCs w:val="13"/>
        </w:rPr>
        <w:t>g</w:t>
      </w:r>
      <w:r w:rsidRPr="00DA5AB8">
        <w:rPr>
          <w:rFonts w:ascii="微软雅黑" w:eastAsia="微软雅黑" w:hAnsi="微软雅黑" w:cs="宋体" w:hint="eastAsia"/>
          <w:color w:val="000000"/>
          <w:kern w:val="0"/>
          <w:sz w:val="13"/>
          <w:szCs w:val="13"/>
        </w:rPr>
        <w:t>base</w:t>
      </w:r>
      <w:r w:rsidRPr="00DA5AB8">
        <w:rPr>
          <w:rFonts w:ascii="微软雅黑" w:eastAsia="微软雅黑" w:hAnsi="微软雅黑" w:cs="宋体"/>
          <w:color w:val="000000"/>
          <w:kern w:val="0"/>
          <w:sz w:val="13"/>
          <w:szCs w:val="13"/>
        </w:rPr>
        <w:t>" dbname="zxvmax"&gt;</w:t>
      </w:r>
    </w:p>
    <w:p w:rsidR="00470D76" w:rsidRPr="00EB5BE6" w:rsidRDefault="002518FB" w:rsidP="00470D76">
      <w:pPr>
        <w:pStyle w:val="4"/>
        <w:rPr>
          <w:rFonts w:ascii="微软雅黑" w:eastAsia="微软雅黑" w:hAnsi="微软雅黑"/>
        </w:rPr>
      </w:pPr>
      <w:r w:rsidRPr="00EB5BE6">
        <w:rPr>
          <w:rFonts w:ascii="微软雅黑" w:eastAsia="微软雅黑" w:hAnsi="微软雅黑" w:hint="eastAsia"/>
        </w:rPr>
        <w:t>示例说明</w:t>
      </w:r>
    </w:p>
    <w:p w:rsidR="00EB5BE6" w:rsidRPr="00DA5AB8" w:rsidRDefault="00EB5BE6" w:rsidP="00470D76">
      <w:pPr>
        <w:rPr>
          <w:rFonts w:ascii="微软雅黑" w:eastAsia="微软雅黑" w:hAnsi="微软雅黑"/>
        </w:rPr>
      </w:pPr>
      <w:r>
        <w:rPr>
          <w:rFonts w:ascii="宋体" w:cs="宋体" w:hint="eastAsia"/>
          <w:noProof/>
          <w:color w:val="000000"/>
          <w:kern w:val="0"/>
          <w:szCs w:val="21"/>
        </w:rPr>
        <w:drawing>
          <wp:inline distT="0" distB="0" distL="0" distR="0">
            <wp:extent cx="5274310" cy="236337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363375"/>
                    </a:xfrm>
                    <a:prstGeom prst="rect">
                      <a:avLst/>
                    </a:prstGeom>
                    <a:noFill/>
                    <a:ln w="9525">
                      <a:noFill/>
                      <a:miter lim="800000"/>
                      <a:headEnd/>
                      <a:tailEnd/>
                    </a:ln>
                  </pic:spPr>
                </pic:pic>
              </a:graphicData>
            </a:graphic>
          </wp:inline>
        </w:drawing>
      </w:r>
    </w:p>
    <w:p w:rsidR="00314FEC" w:rsidRPr="00DA5AB8" w:rsidRDefault="00314FEC" w:rsidP="008437F5">
      <w:pPr>
        <w:pStyle w:val="3"/>
        <w:ind w:left="0" w:firstLine="0"/>
        <w:rPr>
          <w:rStyle w:val="ad"/>
          <w:rFonts w:ascii="微软雅黑" w:eastAsia="微软雅黑" w:hAnsi="微软雅黑"/>
          <w:sz w:val="28"/>
          <w:szCs w:val="28"/>
        </w:rPr>
      </w:pPr>
      <w:bookmarkStart w:id="127" w:name="_任务XML文件说明"/>
      <w:bookmarkEnd w:id="127"/>
      <w:r w:rsidRPr="00DA5AB8">
        <w:rPr>
          <w:rStyle w:val="ad"/>
          <w:rFonts w:ascii="微软雅黑" w:eastAsia="微软雅黑" w:hAnsi="微软雅黑" w:hint="eastAsia"/>
          <w:sz w:val="28"/>
          <w:szCs w:val="28"/>
        </w:rPr>
        <w:t>任务XML文件说明</w:t>
      </w:r>
    </w:p>
    <w:p w:rsidR="00AB4C4C" w:rsidRPr="00DA5AB8" w:rsidRDefault="00AB4C4C" w:rsidP="00AB4C4C">
      <w:pPr>
        <w:autoSpaceDE w:val="0"/>
        <w:autoSpaceDN w:val="0"/>
        <w:adjustRightInd w:val="0"/>
        <w:ind w:firstLine="420"/>
        <w:jc w:val="left"/>
        <w:rPr>
          <w:rFonts w:ascii="微软雅黑" w:eastAsia="微软雅黑" w:hAnsi="微软雅黑"/>
        </w:rPr>
      </w:pPr>
      <w:r w:rsidRPr="00DA5AB8">
        <w:rPr>
          <w:rFonts w:ascii="微软雅黑" w:eastAsia="微软雅黑" w:hAnsi="微软雅黑" w:hint="eastAsia"/>
        </w:rPr>
        <w:t>1.svn存放路径：</w:t>
      </w:r>
      <w:r w:rsidRPr="00DA5AB8">
        <w:rPr>
          <w:rFonts w:ascii="微软雅黑" w:eastAsia="微软雅黑" w:hAnsi="微软雅黑"/>
        </w:rPr>
        <w:t>\networkoptimization\cdma\feature\</w:t>
      </w:r>
      <w:r w:rsidRPr="00DA5AB8">
        <w:rPr>
          <w:rFonts w:ascii="微软雅黑" w:eastAsia="微软雅黑" w:hAnsi="微软雅黑" w:hint="eastAsia"/>
        </w:rPr>
        <w:t>XXXX</w:t>
      </w:r>
      <w:r w:rsidRPr="00DA5AB8">
        <w:rPr>
          <w:rFonts w:ascii="微软雅黑" w:eastAsia="微软雅黑" w:hAnsi="微软雅黑"/>
        </w:rPr>
        <w:t>\task</w:t>
      </w:r>
      <w:r w:rsidRPr="00DA5AB8">
        <w:rPr>
          <w:rFonts w:ascii="微软雅黑" w:eastAsia="微软雅黑" w:hAnsi="微软雅黑" w:hint="eastAsia"/>
        </w:rPr>
        <w:t>下，按照制式分目录，此处举例为cdma，可以是LTE，UMTS等其他制式；XXXX具体的特性应用功能名，如</w:t>
      </w:r>
      <w:r w:rsidRPr="00DA5AB8">
        <w:rPr>
          <w:rFonts w:ascii="微软雅黑" w:eastAsia="微软雅黑" w:hAnsi="微软雅黑"/>
        </w:rPr>
        <w:t>composite1x</w:t>
      </w:r>
      <w:r w:rsidRPr="00DA5AB8">
        <w:rPr>
          <w:rFonts w:ascii="微软雅黑" w:eastAsia="微软雅黑" w:hAnsi="微软雅黑" w:hint="eastAsia"/>
        </w:rPr>
        <w:t>。</w:t>
      </w:r>
    </w:p>
    <w:p w:rsidR="00AB4C4C" w:rsidRPr="00DA5AB8" w:rsidRDefault="00AB4C4C" w:rsidP="00AB4C4C">
      <w:pPr>
        <w:autoSpaceDE w:val="0"/>
        <w:autoSpaceDN w:val="0"/>
        <w:adjustRightInd w:val="0"/>
        <w:ind w:firstLine="420"/>
        <w:jc w:val="left"/>
        <w:rPr>
          <w:rFonts w:ascii="微软雅黑" w:eastAsia="微软雅黑" w:hAnsi="微软雅黑"/>
        </w:rPr>
      </w:pPr>
      <w:r w:rsidRPr="00DA5AB8">
        <w:rPr>
          <w:rFonts w:ascii="微软雅黑" w:eastAsia="微软雅黑" w:hAnsi="微软雅黑" w:hint="eastAsia"/>
        </w:rPr>
        <w:t>2.文件名命名规则：制式_功能_task.xml；</w:t>
      </w:r>
    </w:p>
    <w:p w:rsidR="00AB4C4C" w:rsidRPr="00DA5AB8" w:rsidRDefault="00AB4C4C" w:rsidP="00AB4C4C">
      <w:pPr>
        <w:pStyle w:val="4"/>
        <w:rPr>
          <w:rFonts w:ascii="微软雅黑" w:eastAsia="微软雅黑" w:hAnsi="微软雅黑"/>
        </w:rPr>
      </w:pPr>
      <w:r w:rsidRPr="00DA5AB8">
        <w:rPr>
          <w:rFonts w:ascii="微软雅黑" w:eastAsia="微软雅黑" w:hAnsi="微软雅黑" w:hint="eastAsia"/>
        </w:rPr>
        <w:t>字段说明</w:t>
      </w:r>
    </w:p>
    <w:tbl>
      <w:tblPr>
        <w:tblW w:w="10065" w:type="dxa"/>
        <w:jc w:val="center"/>
        <w:tblLayout w:type="fixed"/>
        <w:tblLook w:val="04A0"/>
      </w:tblPr>
      <w:tblGrid>
        <w:gridCol w:w="709"/>
        <w:gridCol w:w="993"/>
        <w:gridCol w:w="992"/>
        <w:gridCol w:w="716"/>
        <w:gridCol w:w="985"/>
        <w:gridCol w:w="2014"/>
        <w:gridCol w:w="2268"/>
        <w:gridCol w:w="1388"/>
      </w:tblGrid>
      <w:tr w:rsidR="004847DA" w:rsidRPr="00DA5AB8" w:rsidTr="00873AA8">
        <w:trPr>
          <w:trHeight w:val="348"/>
          <w:tblHeader/>
          <w:jc w:val="center"/>
        </w:trPr>
        <w:tc>
          <w:tcPr>
            <w:tcW w:w="709" w:type="dxa"/>
            <w:tcBorders>
              <w:top w:val="single" w:sz="4" w:space="0" w:color="auto"/>
              <w:left w:val="single" w:sz="4" w:space="0" w:color="auto"/>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节点</w:t>
            </w:r>
          </w:p>
        </w:tc>
        <w:tc>
          <w:tcPr>
            <w:tcW w:w="993"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属性</w:t>
            </w:r>
          </w:p>
        </w:tc>
        <w:tc>
          <w:tcPr>
            <w:tcW w:w="992"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中文</w:t>
            </w:r>
          </w:p>
        </w:tc>
        <w:tc>
          <w:tcPr>
            <w:tcW w:w="716"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类型</w:t>
            </w:r>
          </w:p>
        </w:tc>
        <w:tc>
          <w:tcPr>
            <w:tcW w:w="985"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4847DA" w:rsidP="003A6FBE">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取值范围</w:t>
            </w:r>
          </w:p>
        </w:tc>
        <w:tc>
          <w:tcPr>
            <w:tcW w:w="2014"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示例</w:t>
            </w:r>
          </w:p>
        </w:tc>
        <w:tc>
          <w:tcPr>
            <w:tcW w:w="2268"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5D003B">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说明</w:t>
            </w:r>
          </w:p>
        </w:tc>
        <w:tc>
          <w:tcPr>
            <w:tcW w:w="1388"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BD61D7" w:rsidP="004847DA">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平台版本</w:t>
            </w:r>
          </w:p>
        </w:tc>
      </w:tr>
      <w:tr w:rsidR="00BD61D7" w:rsidRPr="00DA5AB8" w:rsidTr="00873AA8">
        <w:trPr>
          <w:trHeight w:val="675"/>
          <w:jc w:val="center"/>
        </w:trPr>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rsidR="00BD61D7" w:rsidRPr="00DA5AB8" w:rsidRDefault="00BD61D7" w:rsidP="005D003B">
            <w:pPr>
              <w:widowControl/>
              <w:jc w:val="cente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metadata</w:t>
            </w:r>
          </w:p>
        </w:tc>
        <w:tc>
          <w:tcPr>
            <w:tcW w:w="993"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name</w:t>
            </w:r>
          </w:p>
        </w:tc>
        <w:tc>
          <w:tcPr>
            <w:tcW w:w="992"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虚拟任务名</w:t>
            </w:r>
          </w:p>
        </w:tc>
        <w:tc>
          <w:tcPr>
            <w:tcW w:w="716"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nil"/>
              <w:left w:val="nil"/>
              <w:bottom w:val="single" w:sz="4" w:space="0" w:color="auto"/>
              <w:right w:val="single" w:sz="4" w:space="0" w:color="auto"/>
            </w:tcBorders>
            <w:shd w:val="clear" w:color="auto" w:fill="auto"/>
            <w:vAlign w:val="bottom"/>
          </w:tcPr>
          <w:p w:rsidR="00BD61D7" w:rsidRPr="00DA5AB8" w:rsidRDefault="00BD61D7" w:rsidP="003A6FBE">
            <w:pPr>
              <w:widowControl/>
              <w:jc w:val="left"/>
              <w:rPr>
                <w:rFonts w:ascii="微软雅黑" w:eastAsia="微软雅黑" w:hAnsi="微软雅黑" w:cs="宋体"/>
                <w:kern w:val="0"/>
                <w:sz w:val="13"/>
                <w:szCs w:val="13"/>
              </w:rPr>
            </w:pPr>
          </w:p>
        </w:tc>
        <w:tc>
          <w:tcPr>
            <w:tcW w:w="2014"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umts_coverage_overshoot_task</w:t>
            </w:r>
          </w:p>
        </w:tc>
        <w:tc>
          <w:tcPr>
            <w:tcW w:w="2268"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虚拟任务包含了多个任务，虚拟任务名尽可能准确描述这个xml的业务</w:t>
            </w:r>
          </w:p>
        </w:tc>
        <w:tc>
          <w:tcPr>
            <w:tcW w:w="1388" w:type="dxa"/>
            <w:tcBorders>
              <w:top w:val="nil"/>
              <w:left w:val="nil"/>
              <w:bottom w:val="single" w:sz="4" w:space="0" w:color="auto"/>
              <w:right w:val="single" w:sz="4" w:space="0" w:color="auto"/>
            </w:tcBorders>
            <w:shd w:val="clear" w:color="auto" w:fill="auto"/>
          </w:tcPr>
          <w:p w:rsidR="00BD61D7"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BD61D7" w:rsidRPr="00DA5AB8" w:rsidTr="00873AA8">
        <w:trPr>
          <w:trHeight w:val="675"/>
          <w:jc w:val="center"/>
        </w:trPr>
        <w:tc>
          <w:tcPr>
            <w:tcW w:w="709" w:type="dxa"/>
            <w:vMerge/>
            <w:tcBorders>
              <w:top w:val="nil"/>
              <w:left w:val="single" w:sz="4" w:space="0" w:color="auto"/>
              <w:bottom w:val="single" w:sz="4" w:space="0" w:color="000000"/>
              <w:right w:val="single" w:sz="4" w:space="0" w:color="auto"/>
            </w:tcBorders>
            <w:vAlign w:val="center"/>
            <w:hideMark/>
          </w:tcPr>
          <w:p w:rsidR="00BD61D7" w:rsidRPr="00DA5AB8" w:rsidRDefault="00BD61D7"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priority</w:t>
            </w:r>
          </w:p>
        </w:tc>
        <w:tc>
          <w:tcPr>
            <w:tcW w:w="992"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优先级</w:t>
            </w:r>
          </w:p>
        </w:tc>
        <w:tc>
          <w:tcPr>
            <w:tcW w:w="716"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985" w:type="dxa"/>
            <w:tcBorders>
              <w:top w:val="nil"/>
              <w:left w:val="nil"/>
              <w:bottom w:val="single" w:sz="4" w:space="0" w:color="auto"/>
              <w:right w:val="single" w:sz="4" w:space="0" w:color="auto"/>
            </w:tcBorders>
            <w:shd w:val="clear" w:color="auto" w:fill="auto"/>
            <w:vAlign w:val="bottom"/>
          </w:tcPr>
          <w:p w:rsidR="00BD61D7" w:rsidRPr="00DA5AB8" w:rsidRDefault="00BD61D7" w:rsidP="003A6FBE">
            <w:pPr>
              <w:widowControl/>
              <w:jc w:val="left"/>
              <w:rPr>
                <w:rFonts w:ascii="微软雅黑" w:eastAsia="微软雅黑" w:hAnsi="微软雅黑" w:cs="宋体"/>
                <w:kern w:val="0"/>
                <w:sz w:val="13"/>
                <w:szCs w:val="13"/>
              </w:rPr>
            </w:pPr>
          </w:p>
        </w:tc>
        <w:tc>
          <w:tcPr>
            <w:tcW w:w="2014"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99</w:t>
            </w:r>
          </w:p>
        </w:tc>
        <w:tc>
          <w:tcPr>
            <w:tcW w:w="2268"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数值越大，优先级越高</w:t>
            </w:r>
          </w:p>
        </w:tc>
        <w:tc>
          <w:tcPr>
            <w:tcW w:w="1388" w:type="dxa"/>
            <w:tcBorders>
              <w:top w:val="nil"/>
              <w:left w:val="nil"/>
              <w:bottom w:val="single" w:sz="4" w:space="0" w:color="auto"/>
              <w:right w:val="single" w:sz="4" w:space="0" w:color="auto"/>
            </w:tcBorders>
            <w:shd w:val="clear" w:color="auto" w:fill="auto"/>
          </w:tcPr>
          <w:p w:rsidR="00BD61D7"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BD61D7" w:rsidRPr="00DA5AB8" w:rsidTr="00873AA8">
        <w:trPr>
          <w:trHeight w:val="675"/>
          <w:jc w:val="center"/>
        </w:trPr>
        <w:tc>
          <w:tcPr>
            <w:tcW w:w="709" w:type="dxa"/>
            <w:vMerge/>
            <w:tcBorders>
              <w:top w:val="nil"/>
              <w:left w:val="single" w:sz="4" w:space="0" w:color="auto"/>
              <w:bottom w:val="single" w:sz="4" w:space="0" w:color="000000"/>
              <w:right w:val="single" w:sz="4" w:space="0" w:color="auto"/>
            </w:tcBorders>
            <w:vAlign w:val="center"/>
            <w:hideMark/>
          </w:tcPr>
          <w:p w:rsidR="00BD61D7" w:rsidRPr="00DA5AB8" w:rsidRDefault="00BD61D7"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classify</w:t>
            </w:r>
          </w:p>
        </w:tc>
        <w:tc>
          <w:tcPr>
            <w:tcW w:w="992"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制式名称</w:t>
            </w:r>
          </w:p>
        </w:tc>
        <w:tc>
          <w:tcPr>
            <w:tcW w:w="716"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nil"/>
              <w:left w:val="nil"/>
              <w:bottom w:val="single" w:sz="4" w:space="0" w:color="auto"/>
              <w:right w:val="single" w:sz="4" w:space="0" w:color="auto"/>
            </w:tcBorders>
            <w:shd w:val="clear" w:color="auto" w:fill="auto"/>
            <w:vAlign w:val="bottom"/>
          </w:tcPr>
          <w:p w:rsidR="00BD61D7" w:rsidRPr="00DA5AB8" w:rsidRDefault="00BD61D7" w:rsidP="003A6FBE">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umts</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lte</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cdma</w:t>
            </w:r>
          </w:p>
        </w:tc>
        <w:tc>
          <w:tcPr>
            <w:tcW w:w="2014"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lte</w:t>
            </w:r>
          </w:p>
        </w:tc>
        <w:tc>
          <w:tcPr>
            <w:tcW w:w="2268"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取值为lte，cdma，umts等</w:t>
            </w:r>
          </w:p>
        </w:tc>
        <w:tc>
          <w:tcPr>
            <w:tcW w:w="1388" w:type="dxa"/>
            <w:tcBorders>
              <w:top w:val="nil"/>
              <w:left w:val="nil"/>
              <w:bottom w:val="single" w:sz="4" w:space="0" w:color="auto"/>
              <w:right w:val="single" w:sz="4" w:space="0" w:color="auto"/>
            </w:tcBorders>
            <w:shd w:val="clear" w:color="auto" w:fill="auto"/>
          </w:tcPr>
          <w:p w:rsidR="00BD61D7"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BD61D7" w:rsidRPr="00DA5AB8" w:rsidTr="00873AA8">
        <w:trPr>
          <w:trHeight w:val="675"/>
          <w:jc w:val="center"/>
        </w:trPr>
        <w:tc>
          <w:tcPr>
            <w:tcW w:w="709" w:type="dxa"/>
            <w:vMerge/>
            <w:tcBorders>
              <w:top w:val="nil"/>
              <w:left w:val="single" w:sz="4" w:space="0" w:color="auto"/>
              <w:bottom w:val="single" w:sz="4" w:space="0" w:color="000000"/>
              <w:right w:val="single" w:sz="4" w:space="0" w:color="auto"/>
            </w:tcBorders>
            <w:vAlign w:val="center"/>
            <w:hideMark/>
          </w:tcPr>
          <w:p w:rsidR="00BD61D7" w:rsidRPr="00DA5AB8" w:rsidRDefault="00BD61D7"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isopened</w:t>
            </w:r>
          </w:p>
        </w:tc>
        <w:tc>
          <w:tcPr>
            <w:tcW w:w="992"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虚拟任务开关</w:t>
            </w:r>
          </w:p>
        </w:tc>
        <w:tc>
          <w:tcPr>
            <w:tcW w:w="716"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nil"/>
              <w:left w:val="nil"/>
              <w:bottom w:val="single" w:sz="4" w:space="0" w:color="auto"/>
              <w:right w:val="single" w:sz="4" w:space="0" w:color="auto"/>
            </w:tcBorders>
            <w:shd w:val="clear" w:color="auto" w:fill="auto"/>
            <w:vAlign w:val="bottom"/>
          </w:tcPr>
          <w:p w:rsidR="00BD61D7" w:rsidRPr="00DA5AB8" w:rsidRDefault="00BD61D7" w:rsidP="003A6FBE">
            <w:pPr>
              <w:widowControl/>
              <w:jc w:val="left"/>
              <w:rPr>
                <w:rFonts w:ascii="微软雅黑" w:eastAsia="微软雅黑" w:hAnsi="微软雅黑" w:cs="宋体"/>
                <w:kern w:val="0"/>
                <w:sz w:val="13"/>
                <w:szCs w:val="13"/>
              </w:rPr>
            </w:pPr>
          </w:p>
        </w:tc>
        <w:tc>
          <w:tcPr>
            <w:tcW w:w="2014"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isopened="true"</w:t>
            </w:r>
          </w:p>
        </w:tc>
        <w:tc>
          <w:tcPr>
            <w:tcW w:w="2268" w:type="dxa"/>
            <w:tcBorders>
              <w:top w:val="nil"/>
              <w:left w:val="nil"/>
              <w:bottom w:val="single" w:sz="4" w:space="0" w:color="auto"/>
              <w:right w:val="single" w:sz="4" w:space="0" w:color="auto"/>
            </w:tcBorders>
            <w:shd w:val="clear" w:color="auto" w:fill="auto"/>
            <w:vAlign w:val="bottom"/>
            <w:hideMark/>
          </w:tcPr>
          <w:p w:rsidR="00BD61D7" w:rsidRPr="00DA5AB8" w:rsidRDefault="00BD61D7"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取值为true和false，分别表示虚拟任务的开和关，默认不填代表true</w:t>
            </w:r>
          </w:p>
        </w:tc>
        <w:tc>
          <w:tcPr>
            <w:tcW w:w="1388" w:type="dxa"/>
            <w:tcBorders>
              <w:top w:val="nil"/>
              <w:left w:val="nil"/>
              <w:bottom w:val="single" w:sz="4" w:space="0" w:color="auto"/>
              <w:right w:val="single" w:sz="4" w:space="0" w:color="auto"/>
            </w:tcBorders>
            <w:shd w:val="clear" w:color="auto" w:fill="auto"/>
          </w:tcPr>
          <w:p w:rsidR="00BD61D7"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00"/>
          <w:jc w:val="center"/>
        </w:trPr>
        <w:tc>
          <w:tcPr>
            <w:tcW w:w="709" w:type="dxa"/>
            <w:vMerge w:val="restart"/>
            <w:tcBorders>
              <w:top w:val="nil"/>
              <w:left w:val="single" w:sz="4" w:space="0" w:color="auto"/>
              <w:right w:val="single" w:sz="4" w:space="0" w:color="auto"/>
            </w:tcBorders>
            <w:shd w:val="clear" w:color="auto" w:fill="auto"/>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taskmetadata</w:t>
            </w:r>
          </w:p>
        </w:tc>
        <w:tc>
          <w:tcPr>
            <w:tcW w:w="993"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name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任务名</w:t>
            </w:r>
          </w:p>
        </w:tc>
        <w:tc>
          <w:tcPr>
            <w:tcW w:w="716"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nil"/>
              <w:left w:val="nil"/>
              <w:bottom w:val="single" w:sz="4" w:space="0" w:color="auto"/>
              <w:right w:val="single" w:sz="4" w:space="0" w:color="auto"/>
            </w:tcBorders>
            <w:shd w:val="clear" w:color="auto" w:fill="auto"/>
            <w:vAlign w:val="bottom"/>
          </w:tcPr>
          <w:p w:rsidR="005266D3" w:rsidRPr="00DA5AB8" w:rsidRDefault="005266D3" w:rsidP="003A6FBE">
            <w:pPr>
              <w:widowControl/>
              <w:jc w:val="left"/>
              <w:rPr>
                <w:rFonts w:ascii="微软雅黑" w:eastAsia="微软雅黑" w:hAnsi="微软雅黑" w:cs="宋体"/>
                <w:kern w:val="0"/>
                <w:sz w:val="13"/>
                <w:szCs w:val="13"/>
              </w:rPr>
            </w:pPr>
          </w:p>
        </w:tc>
        <w:tc>
          <w:tcPr>
            <w:tcW w:w="201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umts_subject_coverage_cell_month</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38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709" w:type="dxa"/>
            <w:vMerge/>
            <w:tcBorders>
              <w:left w:val="single" w:sz="4" w:space="0" w:color="auto"/>
              <w:right w:val="single" w:sz="4" w:space="0" w:color="auto"/>
            </w:tcBorders>
            <w:vAlign w:val="center"/>
            <w:hideMark/>
          </w:tcPr>
          <w:p w:rsidR="005266D3" w:rsidRPr="00DA5AB8" w:rsidRDefault="005266D3"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type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任务类型</w:t>
            </w:r>
          </w:p>
        </w:tc>
        <w:tc>
          <w:tcPr>
            <w:tcW w:w="716"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nil"/>
              <w:left w:val="nil"/>
              <w:bottom w:val="single" w:sz="4" w:space="0" w:color="auto"/>
              <w:right w:val="single" w:sz="4" w:space="0" w:color="auto"/>
            </w:tcBorders>
            <w:shd w:val="clear" w:color="auto" w:fill="auto"/>
            <w:vAlign w:val="bottom"/>
          </w:tcPr>
          <w:p w:rsidR="005266D3" w:rsidRPr="00DA5AB8" w:rsidRDefault="005266D3" w:rsidP="00A121E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datadriver、timedriver</w:t>
            </w:r>
            <w:r>
              <w:rPr>
                <w:rFonts w:ascii="微软雅黑" w:eastAsia="微软雅黑" w:hAnsi="微软雅黑" w:cs="宋体" w:hint="eastAsia"/>
                <w:kern w:val="0"/>
                <w:sz w:val="13"/>
                <w:szCs w:val="13"/>
              </w:rPr>
              <w:t>、</w:t>
            </w:r>
            <w:r w:rsidRPr="008C139A">
              <w:rPr>
                <w:rFonts w:ascii="微软雅黑" w:eastAsia="微软雅黑" w:hAnsi="微软雅黑" w:cs="宋体"/>
                <w:kern w:val="0"/>
                <w:sz w:val="13"/>
                <w:szCs w:val="13"/>
              </w:rPr>
              <w:t>runimmediate</w:t>
            </w:r>
            <w:r w:rsidR="008358BA">
              <w:rPr>
                <w:rFonts w:ascii="微软雅黑" w:eastAsia="微软雅黑" w:hAnsi="微软雅黑" w:cs="宋体" w:hint="eastAsia"/>
                <w:kern w:val="0"/>
                <w:sz w:val="13"/>
                <w:szCs w:val="13"/>
              </w:rPr>
              <w:t>、</w:t>
            </w:r>
            <w:r w:rsidR="008358BA" w:rsidRPr="008358BA">
              <w:rPr>
                <w:rFonts w:ascii="微软雅黑" w:eastAsia="微软雅黑" w:hAnsi="微软雅黑" w:cs="宋体"/>
                <w:kern w:val="0"/>
                <w:sz w:val="13"/>
                <w:szCs w:val="13"/>
              </w:rPr>
              <w:t>userdriver</w:t>
            </w:r>
          </w:p>
        </w:tc>
        <w:tc>
          <w:tcPr>
            <w:tcW w:w="201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datadriver</w:t>
            </w:r>
          </w:p>
        </w:tc>
        <w:tc>
          <w:tcPr>
            <w:tcW w:w="2268" w:type="dxa"/>
            <w:tcBorders>
              <w:top w:val="nil"/>
              <w:left w:val="nil"/>
              <w:bottom w:val="single" w:sz="4" w:space="0" w:color="auto"/>
              <w:right w:val="single" w:sz="4" w:space="0" w:color="auto"/>
            </w:tcBorders>
            <w:shd w:val="clear" w:color="auto" w:fill="auto"/>
            <w:vAlign w:val="bottom"/>
            <w:hideMark/>
          </w:tcPr>
          <w:p w:rsidR="005266D3" w:rsidRDefault="005266D3" w:rsidP="00A121E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datadriver:表示数据驱动任务，任务是否执行由所依赖表的数据公告牌状态决定；timedriver用于定时任务，任务按照配置的时间定时执行</w:t>
            </w:r>
            <w:r>
              <w:rPr>
                <w:rFonts w:ascii="微软雅黑" w:eastAsia="微软雅黑" w:hAnsi="微软雅黑" w:cs="宋体" w:hint="eastAsia"/>
                <w:kern w:val="0"/>
                <w:sz w:val="13"/>
                <w:szCs w:val="13"/>
              </w:rPr>
              <w:t>；</w:t>
            </w:r>
          </w:p>
          <w:p w:rsidR="005266D3" w:rsidRPr="008C139A" w:rsidRDefault="005266D3" w:rsidP="00A121EB">
            <w:pPr>
              <w:widowControl/>
              <w:jc w:val="left"/>
              <w:rPr>
                <w:rFonts w:ascii="微软雅黑" w:eastAsia="微软雅黑" w:hAnsi="微软雅黑" w:cs="宋体"/>
                <w:kern w:val="0"/>
                <w:sz w:val="13"/>
                <w:szCs w:val="13"/>
              </w:rPr>
            </w:pPr>
            <w:r w:rsidRPr="008C139A">
              <w:rPr>
                <w:rFonts w:ascii="微软雅黑" w:eastAsia="微软雅黑" w:hAnsi="微软雅黑" w:cs="宋体"/>
                <w:kern w:val="0"/>
                <w:sz w:val="13"/>
                <w:szCs w:val="13"/>
              </w:rPr>
              <w:t>runimmediate</w:t>
            </w:r>
            <w:r>
              <w:rPr>
                <w:rFonts w:ascii="微软雅黑" w:eastAsia="微软雅黑" w:hAnsi="微软雅黑" w:cs="宋体" w:hint="eastAsia"/>
                <w:kern w:val="0"/>
                <w:sz w:val="13"/>
                <w:szCs w:val="13"/>
              </w:rPr>
              <w:t>质量检查任务，暂不使用</w:t>
            </w:r>
            <w:r w:rsidR="008358BA">
              <w:rPr>
                <w:rFonts w:ascii="微软雅黑" w:eastAsia="微软雅黑" w:hAnsi="微软雅黑" w:cs="宋体" w:hint="eastAsia"/>
                <w:kern w:val="0"/>
                <w:sz w:val="13"/>
                <w:szCs w:val="13"/>
              </w:rPr>
              <w:t>；</w:t>
            </w:r>
            <w:r w:rsidR="008358BA" w:rsidRPr="008358BA">
              <w:rPr>
                <w:rFonts w:ascii="微软雅黑" w:eastAsia="微软雅黑" w:hAnsi="微软雅黑" w:cs="宋体"/>
                <w:kern w:val="0"/>
                <w:sz w:val="13"/>
                <w:szCs w:val="13"/>
              </w:rPr>
              <w:t>userdriver</w:t>
            </w:r>
            <w:r w:rsidR="008358BA">
              <w:rPr>
                <w:rFonts w:ascii="微软雅黑" w:eastAsia="微软雅黑" w:hAnsi="微软雅黑" w:cs="宋体" w:hint="eastAsia"/>
                <w:kern w:val="0"/>
                <w:sz w:val="13"/>
                <w:szCs w:val="13"/>
              </w:rPr>
              <w:t>：用于用户驱动任务，任务在用户触发后才会</w:t>
            </w:r>
            <w:r w:rsidR="00943C1F">
              <w:rPr>
                <w:rFonts w:ascii="微软雅黑" w:eastAsia="微软雅黑" w:hAnsi="微软雅黑" w:cs="宋体" w:hint="eastAsia"/>
                <w:kern w:val="0"/>
                <w:sz w:val="13"/>
                <w:szCs w:val="13"/>
              </w:rPr>
              <w:t>上牌</w:t>
            </w:r>
            <w:r w:rsidR="008358BA">
              <w:rPr>
                <w:rFonts w:ascii="微软雅黑" w:eastAsia="微软雅黑" w:hAnsi="微软雅黑" w:cs="宋体" w:hint="eastAsia"/>
                <w:kern w:val="0"/>
                <w:sz w:val="13"/>
                <w:szCs w:val="13"/>
              </w:rPr>
              <w:t>执行；</w:t>
            </w:r>
          </w:p>
        </w:tc>
        <w:tc>
          <w:tcPr>
            <w:tcW w:w="138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709" w:type="dxa"/>
            <w:vMerge/>
            <w:tcBorders>
              <w:left w:val="single" w:sz="4" w:space="0" w:color="auto"/>
              <w:right w:val="single" w:sz="4" w:space="0" w:color="auto"/>
            </w:tcBorders>
            <w:vAlign w:val="center"/>
            <w:hideMark/>
          </w:tcPr>
          <w:p w:rsidR="005266D3" w:rsidRPr="00DA5AB8" w:rsidRDefault="005266D3"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reruntimes</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重试次数</w:t>
            </w:r>
          </w:p>
        </w:tc>
        <w:tc>
          <w:tcPr>
            <w:tcW w:w="716"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985" w:type="dxa"/>
            <w:tcBorders>
              <w:top w:val="nil"/>
              <w:left w:val="nil"/>
              <w:bottom w:val="single" w:sz="4" w:space="0" w:color="auto"/>
              <w:right w:val="single" w:sz="4" w:space="0" w:color="auto"/>
            </w:tcBorders>
            <w:shd w:val="clear" w:color="auto" w:fill="auto"/>
            <w:vAlign w:val="bottom"/>
          </w:tcPr>
          <w:p w:rsidR="005266D3" w:rsidRPr="00DA5AB8" w:rsidRDefault="005266D3" w:rsidP="003A6FBE">
            <w:pPr>
              <w:widowControl/>
              <w:jc w:val="left"/>
              <w:rPr>
                <w:rFonts w:ascii="微软雅黑" w:eastAsia="微软雅黑" w:hAnsi="微软雅黑" w:cs="宋体"/>
                <w:kern w:val="0"/>
                <w:sz w:val="13"/>
                <w:szCs w:val="13"/>
              </w:rPr>
            </w:pPr>
          </w:p>
        </w:tc>
        <w:tc>
          <w:tcPr>
            <w:tcW w:w="201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3</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r>
              <w:rPr>
                <w:rFonts w:ascii="微软雅黑" w:eastAsia="微软雅黑" w:hAnsi="微软雅黑" w:cs="宋体" w:hint="eastAsia"/>
                <w:kern w:val="0"/>
                <w:sz w:val="13"/>
                <w:szCs w:val="13"/>
              </w:rPr>
              <w:t>失败</w:t>
            </w:r>
            <w:r w:rsidRPr="00DA5AB8">
              <w:rPr>
                <w:rFonts w:ascii="微软雅黑" w:eastAsia="微软雅黑" w:hAnsi="微软雅黑" w:cs="宋体" w:hint="eastAsia"/>
                <w:kern w:val="0"/>
                <w:sz w:val="13"/>
                <w:szCs w:val="13"/>
              </w:rPr>
              <w:t>重试次数</w:t>
            </w:r>
          </w:p>
        </w:tc>
        <w:tc>
          <w:tcPr>
            <w:tcW w:w="138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36"/>
          <w:jc w:val="center"/>
        </w:trPr>
        <w:tc>
          <w:tcPr>
            <w:tcW w:w="709" w:type="dxa"/>
            <w:vMerge/>
            <w:tcBorders>
              <w:left w:val="single" w:sz="4" w:space="0" w:color="auto"/>
              <w:right w:val="single" w:sz="4" w:space="0" w:color="auto"/>
            </w:tcBorders>
            <w:vAlign w:val="center"/>
            <w:hideMark/>
          </w:tcPr>
          <w:p w:rsidR="005266D3" w:rsidRPr="00DA5AB8" w:rsidRDefault="005266D3"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description</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任务描述</w:t>
            </w:r>
          </w:p>
        </w:tc>
        <w:tc>
          <w:tcPr>
            <w:tcW w:w="716"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single" w:sz="4" w:space="0" w:color="auto"/>
              <w:left w:val="nil"/>
              <w:bottom w:val="single" w:sz="4" w:space="0" w:color="auto"/>
              <w:right w:val="single" w:sz="4" w:space="0" w:color="auto"/>
            </w:tcBorders>
            <w:shd w:val="clear" w:color="auto" w:fill="auto"/>
            <w:vAlign w:val="bottom"/>
          </w:tcPr>
          <w:p w:rsidR="005266D3" w:rsidRPr="00DA5AB8" w:rsidRDefault="005266D3" w:rsidP="003A6FBE">
            <w:pPr>
              <w:widowControl/>
              <w:jc w:val="left"/>
              <w:rPr>
                <w:rFonts w:ascii="微软雅黑" w:eastAsia="微软雅黑" w:hAnsi="微软雅黑" w:cs="宋体"/>
                <w:kern w:val="0"/>
                <w:sz w:val="13"/>
                <w:szCs w:val="13"/>
              </w:rPr>
            </w:pPr>
          </w:p>
        </w:tc>
        <w:tc>
          <w:tcPr>
            <w:tcW w:w="2014" w:type="dxa"/>
            <w:tcBorders>
              <w:top w:val="single" w:sz="4" w:space="0" w:color="auto"/>
              <w:left w:val="nil"/>
              <w:bottom w:val="single" w:sz="4" w:space="0" w:color="auto"/>
              <w:right w:val="nil"/>
            </w:tcBorders>
            <w:shd w:val="clear" w:color="auto" w:fill="auto"/>
            <w:noWrap/>
            <w:vAlign w:val="bottom"/>
            <w:hideMark/>
          </w:tcPr>
          <w:p w:rsidR="005266D3" w:rsidRPr="00DA5AB8" w:rsidRDefault="005266D3"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覆盖分析小区月统计</w:t>
            </w:r>
          </w:p>
        </w:tc>
        <w:tc>
          <w:tcPr>
            <w:tcW w:w="2268" w:type="dxa"/>
            <w:tcBorders>
              <w:top w:val="nil"/>
              <w:left w:val="single" w:sz="4" w:space="0" w:color="auto"/>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1388" w:type="dxa"/>
            <w:tcBorders>
              <w:top w:val="nil"/>
              <w:left w:val="single" w:sz="4" w:space="0" w:color="auto"/>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36"/>
          <w:jc w:val="center"/>
        </w:trPr>
        <w:tc>
          <w:tcPr>
            <w:tcW w:w="709" w:type="dxa"/>
            <w:vMerge/>
            <w:tcBorders>
              <w:left w:val="single" w:sz="4" w:space="0" w:color="auto"/>
              <w:bottom w:val="single" w:sz="4" w:space="0" w:color="auto"/>
              <w:right w:val="single" w:sz="4" w:space="0" w:color="auto"/>
            </w:tcBorders>
            <w:vAlign w:val="center"/>
            <w:hideMark/>
          </w:tcPr>
          <w:p w:rsidR="005266D3" w:rsidRPr="00DA5AB8" w:rsidRDefault="005266D3" w:rsidP="005D003B">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priority</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任务优先级</w:t>
            </w:r>
          </w:p>
        </w:tc>
        <w:tc>
          <w:tcPr>
            <w:tcW w:w="716"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Int</w:t>
            </w:r>
          </w:p>
        </w:tc>
        <w:tc>
          <w:tcPr>
            <w:tcW w:w="985" w:type="dxa"/>
            <w:tcBorders>
              <w:top w:val="single" w:sz="4" w:space="0" w:color="auto"/>
              <w:left w:val="nil"/>
              <w:bottom w:val="single" w:sz="4" w:space="0" w:color="auto"/>
              <w:right w:val="single" w:sz="4" w:space="0" w:color="auto"/>
            </w:tcBorders>
            <w:shd w:val="clear" w:color="auto" w:fill="auto"/>
            <w:vAlign w:val="bottom"/>
          </w:tcPr>
          <w:p w:rsidR="005266D3" w:rsidRPr="00DA5AB8" w:rsidRDefault="005266D3" w:rsidP="003A6FBE">
            <w:pPr>
              <w:widowControl/>
              <w:jc w:val="left"/>
              <w:rPr>
                <w:rFonts w:ascii="微软雅黑" w:eastAsia="微软雅黑" w:hAnsi="微软雅黑" w:cs="宋体"/>
                <w:kern w:val="0"/>
                <w:sz w:val="13"/>
                <w:szCs w:val="13"/>
              </w:rPr>
            </w:pPr>
          </w:p>
        </w:tc>
        <w:tc>
          <w:tcPr>
            <w:tcW w:w="2014" w:type="dxa"/>
            <w:tcBorders>
              <w:top w:val="single" w:sz="4" w:space="0" w:color="auto"/>
              <w:left w:val="nil"/>
              <w:bottom w:val="single" w:sz="4" w:space="0" w:color="auto"/>
              <w:right w:val="nil"/>
            </w:tcBorders>
            <w:shd w:val="clear" w:color="auto" w:fill="auto"/>
            <w:noWrap/>
            <w:vAlign w:val="bottom"/>
            <w:hideMark/>
          </w:tcPr>
          <w:p w:rsidR="005266D3" w:rsidRPr="00DA5AB8" w:rsidRDefault="005266D3" w:rsidP="005D003B">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99</w:t>
            </w:r>
          </w:p>
        </w:tc>
        <w:tc>
          <w:tcPr>
            <w:tcW w:w="2268" w:type="dxa"/>
            <w:tcBorders>
              <w:top w:val="nil"/>
              <w:left w:val="single" w:sz="4" w:space="0" w:color="auto"/>
              <w:bottom w:val="single" w:sz="4" w:space="0" w:color="auto"/>
              <w:right w:val="single" w:sz="4" w:space="0" w:color="auto"/>
            </w:tcBorders>
            <w:shd w:val="clear" w:color="auto" w:fill="auto"/>
            <w:vAlign w:val="bottom"/>
            <w:hideMark/>
          </w:tcPr>
          <w:p w:rsidR="005266D3" w:rsidRPr="00DA5AB8" w:rsidRDefault="005266D3" w:rsidP="005D003B">
            <w:pPr>
              <w:widowControl/>
              <w:jc w:val="left"/>
              <w:rPr>
                <w:rFonts w:ascii="微软雅黑" w:eastAsia="微软雅黑" w:hAnsi="微软雅黑" w:cs="宋体"/>
                <w:color w:val="000000"/>
                <w:kern w:val="0"/>
                <w:sz w:val="13"/>
                <w:szCs w:val="13"/>
              </w:rPr>
            </w:pPr>
            <w:r>
              <w:rPr>
                <w:rFonts w:ascii="微软雅黑" w:eastAsia="微软雅黑" w:hAnsi="微软雅黑" w:cs="宋体" w:hint="eastAsia"/>
                <w:color w:val="000000"/>
                <w:kern w:val="0"/>
                <w:sz w:val="13"/>
                <w:szCs w:val="13"/>
              </w:rPr>
              <w:t>默认没有该属性，采用虚拟任务的优先级，如果填写了，则以任务优先级为准。</w:t>
            </w:r>
          </w:p>
        </w:tc>
        <w:tc>
          <w:tcPr>
            <w:tcW w:w="1388" w:type="dxa"/>
            <w:tcBorders>
              <w:top w:val="nil"/>
              <w:left w:val="single" w:sz="4" w:space="0" w:color="auto"/>
              <w:bottom w:val="single" w:sz="4" w:space="0" w:color="auto"/>
              <w:right w:val="single" w:sz="4" w:space="0" w:color="auto"/>
            </w:tcBorders>
            <w:shd w:val="clear" w:color="auto" w:fill="auto"/>
          </w:tcPr>
          <w:p w:rsidR="005266D3" w:rsidRPr="00DA5AB8" w:rsidRDefault="005266D3">
            <w:pPr>
              <w:rPr>
                <w:rFonts w:ascii="微软雅黑" w:eastAsia="微软雅黑" w:hAnsi="微软雅黑" w:cs="宋体"/>
                <w:kern w:val="0"/>
                <w:sz w:val="13"/>
                <w:szCs w:val="13"/>
              </w:rPr>
            </w:pPr>
          </w:p>
        </w:tc>
      </w:tr>
      <w:tr w:rsidR="004847DA" w:rsidRPr="00DA5AB8" w:rsidTr="00680D1B">
        <w:trPr>
          <w:trHeight w:val="600"/>
          <w:jc w:val="center"/>
        </w:trPr>
        <w:tc>
          <w:tcPr>
            <w:tcW w:w="709" w:type="dxa"/>
            <w:tcBorders>
              <w:top w:val="nil"/>
              <w:left w:val="single" w:sz="4" w:space="0" w:color="auto"/>
              <w:bottom w:val="single" w:sz="4" w:space="0" w:color="auto"/>
              <w:right w:val="single" w:sz="4" w:space="0" w:color="auto"/>
            </w:tcBorders>
            <w:shd w:val="clear" w:color="auto" w:fill="auto"/>
            <w:hideMark/>
          </w:tcPr>
          <w:p w:rsidR="004847DA" w:rsidRPr="00DA5AB8" w:rsidRDefault="004847DA"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algorithm</w:t>
            </w:r>
          </w:p>
        </w:tc>
        <w:tc>
          <w:tcPr>
            <w:tcW w:w="993" w:type="dxa"/>
            <w:tcBorders>
              <w:top w:val="nil"/>
              <w:left w:val="nil"/>
              <w:bottom w:val="single" w:sz="4" w:space="0" w:color="auto"/>
              <w:right w:val="single" w:sz="4" w:space="0" w:color="auto"/>
            </w:tcBorders>
            <w:shd w:val="clear" w:color="auto" w:fill="auto"/>
            <w:noWrap/>
            <w:vAlign w:val="bottom"/>
            <w:hideMark/>
          </w:tcPr>
          <w:p w:rsidR="004847DA" w:rsidRPr="00DA5AB8" w:rsidRDefault="004847DA"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992" w:type="dxa"/>
            <w:tcBorders>
              <w:top w:val="nil"/>
              <w:left w:val="nil"/>
              <w:bottom w:val="single" w:sz="4" w:space="0" w:color="auto"/>
              <w:right w:val="single" w:sz="4" w:space="0" w:color="auto"/>
            </w:tcBorders>
            <w:shd w:val="clear" w:color="auto" w:fill="auto"/>
            <w:vAlign w:val="bottom"/>
            <w:hideMark/>
          </w:tcPr>
          <w:p w:rsidR="004847DA" w:rsidRPr="00DA5AB8" w:rsidRDefault="004847DA"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算法名称</w:t>
            </w:r>
          </w:p>
        </w:tc>
        <w:tc>
          <w:tcPr>
            <w:tcW w:w="716" w:type="dxa"/>
            <w:tcBorders>
              <w:top w:val="nil"/>
              <w:left w:val="nil"/>
              <w:bottom w:val="single" w:sz="4" w:space="0" w:color="auto"/>
              <w:right w:val="single" w:sz="4" w:space="0" w:color="auto"/>
            </w:tcBorders>
            <w:shd w:val="clear" w:color="auto" w:fill="auto"/>
            <w:vAlign w:val="bottom"/>
            <w:hideMark/>
          </w:tcPr>
          <w:p w:rsidR="004847DA" w:rsidRPr="00DA5AB8" w:rsidRDefault="004847DA" w:rsidP="005D003B">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85" w:type="dxa"/>
            <w:tcBorders>
              <w:top w:val="single" w:sz="4" w:space="0" w:color="auto"/>
              <w:left w:val="nil"/>
              <w:bottom w:val="single" w:sz="4" w:space="0" w:color="auto"/>
              <w:right w:val="single" w:sz="4" w:space="0" w:color="auto"/>
            </w:tcBorders>
            <w:shd w:val="clear" w:color="auto" w:fill="auto"/>
            <w:vAlign w:val="bottom"/>
          </w:tcPr>
          <w:p w:rsidR="004847DA" w:rsidRPr="00DA5AB8" w:rsidRDefault="004847DA" w:rsidP="003A6FBE">
            <w:pPr>
              <w:widowControl/>
              <w:jc w:val="left"/>
              <w:rPr>
                <w:rFonts w:ascii="微软雅黑" w:eastAsia="微软雅黑" w:hAnsi="微软雅黑" w:cs="宋体"/>
                <w:kern w:val="0"/>
                <w:sz w:val="13"/>
                <w:szCs w:val="13"/>
              </w:rPr>
            </w:pPr>
          </w:p>
        </w:tc>
        <w:tc>
          <w:tcPr>
            <w:tcW w:w="2014" w:type="dxa"/>
            <w:tcBorders>
              <w:top w:val="single" w:sz="4" w:space="0" w:color="auto"/>
              <w:left w:val="nil"/>
              <w:bottom w:val="single" w:sz="4" w:space="0" w:color="auto"/>
              <w:right w:val="single" w:sz="4" w:space="0" w:color="auto"/>
            </w:tcBorders>
            <w:shd w:val="clear" w:color="auto" w:fill="auto"/>
            <w:vAlign w:val="bottom"/>
            <w:hideMark/>
          </w:tcPr>
          <w:p w:rsidR="004847DA" w:rsidRPr="00DA5AB8" w:rsidRDefault="004847DA"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umts_subject_coverage_cell_month</w:t>
            </w:r>
          </w:p>
        </w:tc>
        <w:tc>
          <w:tcPr>
            <w:tcW w:w="2268" w:type="dxa"/>
            <w:tcBorders>
              <w:top w:val="nil"/>
              <w:left w:val="nil"/>
              <w:bottom w:val="single" w:sz="4" w:space="0" w:color="auto"/>
              <w:right w:val="single" w:sz="4" w:space="0" w:color="auto"/>
            </w:tcBorders>
            <w:shd w:val="clear" w:color="auto" w:fill="auto"/>
            <w:vAlign w:val="bottom"/>
            <w:hideMark/>
          </w:tcPr>
          <w:p w:rsidR="004847DA" w:rsidRPr="00DA5AB8" w:rsidRDefault="004847DA" w:rsidP="005D003B">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需要和算法xml里面的算法名保持一致</w:t>
            </w:r>
          </w:p>
        </w:tc>
        <w:tc>
          <w:tcPr>
            <w:tcW w:w="1388" w:type="dxa"/>
            <w:tcBorders>
              <w:top w:val="nil"/>
              <w:left w:val="nil"/>
              <w:bottom w:val="single" w:sz="4" w:space="0" w:color="auto"/>
              <w:right w:val="single" w:sz="4" w:space="0" w:color="auto"/>
            </w:tcBorders>
            <w:shd w:val="clear" w:color="auto" w:fill="auto"/>
            <w:vAlign w:val="bottom"/>
          </w:tcPr>
          <w:p w:rsidR="004847DA" w:rsidRPr="00DA5AB8" w:rsidRDefault="00A9403E" w:rsidP="004847DA">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6.15.50.03-0418</w:t>
            </w:r>
          </w:p>
        </w:tc>
      </w:tr>
    </w:tbl>
    <w:p w:rsidR="00E2709D" w:rsidRPr="00DA5AB8" w:rsidRDefault="00E2709D" w:rsidP="00E2709D">
      <w:pPr>
        <w:pStyle w:val="4"/>
        <w:rPr>
          <w:rFonts w:ascii="微软雅黑" w:eastAsia="微软雅黑" w:hAnsi="微软雅黑"/>
        </w:rPr>
      </w:pPr>
      <w:r w:rsidRPr="00DA5AB8">
        <w:rPr>
          <w:rFonts w:ascii="微软雅黑" w:eastAsia="微软雅黑" w:hAnsi="微软雅黑" w:hint="eastAsia"/>
        </w:rPr>
        <w:t>示例说明</w:t>
      </w:r>
    </w:p>
    <w:p w:rsidR="00AB4C4C" w:rsidRPr="00DA5AB8" w:rsidRDefault="00532AF0" w:rsidP="00AB4C4C">
      <w:pPr>
        <w:rPr>
          <w:rFonts w:ascii="微软雅黑" w:eastAsia="微软雅黑" w:hAnsi="微软雅黑"/>
        </w:rPr>
      </w:pPr>
      <w:r w:rsidRPr="00DA5AB8">
        <w:rPr>
          <w:rFonts w:ascii="微软雅黑" w:eastAsia="微软雅黑" w:hAnsi="微软雅黑"/>
          <w:noProof/>
        </w:rPr>
        <w:drawing>
          <wp:inline distT="0" distB="0" distL="0" distR="0">
            <wp:extent cx="5274310" cy="660510"/>
            <wp:effectExtent l="19050" t="0" r="2540" b="0"/>
            <wp:docPr id="100" name="图片 10" descr="捕获.PNG"/>
            <wp:cNvGraphicFramePr/>
            <a:graphic xmlns:a="http://schemas.openxmlformats.org/drawingml/2006/main">
              <a:graphicData uri="http://schemas.openxmlformats.org/drawingml/2006/picture">
                <pic:pic xmlns:pic="http://schemas.openxmlformats.org/drawingml/2006/picture">
                  <pic:nvPicPr>
                    <pic:cNvPr id="3" name="图片 2" descr="捕获.PNG"/>
                    <pic:cNvPicPr>
                      <a:picLocks noChangeAspect="1"/>
                    </pic:cNvPicPr>
                  </pic:nvPicPr>
                  <pic:blipFill>
                    <a:blip r:embed="rId14" cstate="print"/>
                    <a:stretch>
                      <a:fillRect/>
                    </a:stretch>
                  </pic:blipFill>
                  <pic:spPr>
                    <a:xfrm>
                      <a:off x="0" y="0"/>
                      <a:ext cx="5274310" cy="660510"/>
                    </a:xfrm>
                    <a:prstGeom prst="rect">
                      <a:avLst/>
                    </a:prstGeom>
                  </pic:spPr>
                </pic:pic>
              </a:graphicData>
            </a:graphic>
          </wp:inline>
        </w:drawing>
      </w:r>
    </w:p>
    <w:p w:rsidR="00314FEC" w:rsidRPr="00DA5AB8" w:rsidRDefault="00314FEC" w:rsidP="008437F5">
      <w:pPr>
        <w:pStyle w:val="3"/>
        <w:ind w:left="0" w:firstLine="0"/>
        <w:rPr>
          <w:rStyle w:val="ad"/>
          <w:rFonts w:ascii="微软雅黑" w:eastAsia="微软雅黑" w:hAnsi="微软雅黑"/>
          <w:sz w:val="28"/>
          <w:szCs w:val="28"/>
        </w:rPr>
      </w:pPr>
      <w:bookmarkStart w:id="128" w:name="_表XML文件说明"/>
      <w:bookmarkEnd w:id="128"/>
      <w:r w:rsidRPr="00DA5AB8">
        <w:rPr>
          <w:rStyle w:val="ad"/>
          <w:rFonts w:ascii="微软雅黑" w:eastAsia="微软雅黑" w:hAnsi="微软雅黑" w:hint="eastAsia"/>
          <w:sz w:val="28"/>
          <w:szCs w:val="28"/>
        </w:rPr>
        <w:t>表XML文件说明</w:t>
      </w:r>
    </w:p>
    <w:p w:rsidR="00912203" w:rsidRPr="00DA5AB8" w:rsidRDefault="00912203" w:rsidP="00912203">
      <w:pPr>
        <w:ind w:firstLine="420"/>
        <w:rPr>
          <w:rFonts w:ascii="微软雅黑" w:eastAsia="微软雅黑" w:hAnsi="微软雅黑"/>
        </w:rPr>
      </w:pPr>
      <w:r w:rsidRPr="00DA5AB8">
        <w:rPr>
          <w:rFonts w:ascii="微软雅黑" w:eastAsia="微软雅黑" w:hAnsi="微软雅黑" w:hint="eastAsia"/>
        </w:rPr>
        <w:t>1.svn存放路径：</w:t>
      </w:r>
      <w:r w:rsidRPr="00DA5AB8">
        <w:rPr>
          <w:rFonts w:ascii="微软雅黑" w:eastAsia="微软雅黑" w:hAnsi="微软雅黑"/>
        </w:rPr>
        <w:t>\vmax-etl\originaltable</w:t>
      </w:r>
      <w:r w:rsidRPr="00DA5AB8">
        <w:rPr>
          <w:rFonts w:ascii="微软雅黑" w:eastAsia="微软雅黑" w:hAnsi="微软雅黑" w:hint="eastAsia"/>
        </w:rPr>
        <w:t>下，按照数据库类型分目录，例如，分为spark，sybase</w:t>
      </w:r>
      <w:r w:rsidR="00890893" w:rsidRPr="00DA5AB8">
        <w:rPr>
          <w:rFonts w:ascii="微软雅黑" w:eastAsia="微软雅黑" w:hAnsi="微软雅黑" w:hint="eastAsia"/>
        </w:rPr>
        <w:t>、gbase</w:t>
      </w:r>
      <w:r w:rsidRPr="00DA5AB8">
        <w:rPr>
          <w:rFonts w:ascii="微软雅黑" w:eastAsia="微软雅黑" w:hAnsi="微软雅黑" w:hint="eastAsia"/>
        </w:rPr>
        <w:t>目录等；目录下可以按照制式区分文件；</w:t>
      </w:r>
    </w:p>
    <w:p w:rsidR="00912203" w:rsidRPr="00DA5AB8" w:rsidRDefault="00912203" w:rsidP="00912203">
      <w:pPr>
        <w:ind w:firstLine="420"/>
        <w:rPr>
          <w:rFonts w:ascii="微软雅黑" w:eastAsia="微软雅黑" w:hAnsi="微软雅黑"/>
        </w:rPr>
      </w:pPr>
      <w:r w:rsidRPr="00DA5AB8">
        <w:rPr>
          <w:rFonts w:ascii="微软雅黑" w:eastAsia="微软雅黑" w:hAnsi="微软雅黑" w:hint="eastAsia"/>
        </w:rPr>
        <w:t>2.文件名命名规则：tab_制式_数据源.xml；目前的定义方式是：对于netmax原始数据源主题表，会命名为tab_制式_netmax的方式，其他则无该标识。</w:t>
      </w:r>
    </w:p>
    <w:p w:rsidR="00912203" w:rsidRPr="00DA5AB8" w:rsidRDefault="00912203" w:rsidP="00912203">
      <w:pPr>
        <w:ind w:firstLine="420"/>
        <w:rPr>
          <w:rFonts w:ascii="微软雅黑" w:eastAsia="微软雅黑" w:hAnsi="微软雅黑"/>
        </w:rPr>
      </w:pPr>
      <w:r w:rsidRPr="00DA5AB8">
        <w:rPr>
          <w:rFonts w:ascii="微软雅黑" w:eastAsia="微软雅黑" w:hAnsi="微软雅黑" w:hint="eastAsia"/>
        </w:rPr>
        <w:t>3.每个表一个tablemetadata 记录，每个field代表一个表字段信息。</w:t>
      </w:r>
    </w:p>
    <w:p w:rsidR="001E21BC" w:rsidRPr="00DA5AB8" w:rsidRDefault="001E21BC" w:rsidP="00561510">
      <w:pPr>
        <w:pStyle w:val="4"/>
        <w:rPr>
          <w:rFonts w:ascii="微软雅黑" w:eastAsia="微软雅黑" w:hAnsi="微软雅黑"/>
        </w:rPr>
      </w:pPr>
      <w:r w:rsidRPr="00DA5AB8">
        <w:rPr>
          <w:rStyle w:val="ad"/>
          <w:rFonts w:ascii="微软雅黑" w:eastAsia="微软雅黑" w:hAnsi="微软雅黑" w:hint="eastAsia"/>
        </w:rPr>
        <w:t>字段说明</w:t>
      </w:r>
    </w:p>
    <w:tbl>
      <w:tblPr>
        <w:tblW w:w="10207" w:type="dxa"/>
        <w:jc w:val="center"/>
        <w:tblLayout w:type="fixed"/>
        <w:tblLook w:val="04A0"/>
      </w:tblPr>
      <w:tblGrid>
        <w:gridCol w:w="993"/>
        <w:gridCol w:w="993"/>
        <w:gridCol w:w="1092"/>
        <w:gridCol w:w="1034"/>
        <w:gridCol w:w="1134"/>
        <w:gridCol w:w="1701"/>
        <w:gridCol w:w="1942"/>
        <w:gridCol w:w="1318"/>
      </w:tblGrid>
      <w:tr w:rsidR="004847DA" w:rsidRPr="00DA5AB8" w:rsidTr="00873AA8">
        <w:trPr>
          <w:trHeight w:val="348"/>
          <w:tblHeader/>
          <w:jc w:val="center"/>
        </w:trPr>
        <w:tc>
          <w:tcPr>
            <w:tcW w:w="993" w:type="dxa"/>
            <w:tcBorders>
              <w:top w:val="single" w:sz="4" w:space="0" w:color="auto"/>
              <w:left w:val="single" w:sz="4" w:space="0" w:color="auto"/>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节点</w:t>
            </w:r>
          </w:p>
        </w:tc>
        <w:tc>
          <w:tcPr>
            <w:tcW w:w="993"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属性</w:t>
            </w:r>
          </w:p>
        </w:tc>
        <w:tc>
          <w:tcPr>
            <w:tcW w:w="1092"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中文</w:t>
            </w:r>
          </w:p>
        </w:tc>
        <w:tc>
          <w:tcPr>
            <w:tcW w:w="1034"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类型</w:t>
            </w:r>
          </w:p>
        </w:tc>
        <w:tc>
          <w:tcPr>
            <w:tcW w:w="1134"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4847DA" w:rsidP="008D7D5F">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取值范围</w:t>
            </w:r>
          </w:p>
        </w:tc>
        <w:tc>
          <w:tcPr>
            <w:tcW w:w="1701"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示例</w:t>
            </w:r>
          </w:p>
        </w:tc>
        <w:tc>
          <w:tcPr>
            <w:tcW w:w="1942"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856852">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说明</w:t>
            </w:r>
          </w:p>
        </w:tc>
        <w:tc>
          <w:tcPr>
            <w:tcW w:w="1318"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1F2B5B" w:rsidP="004847DA">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平台版本</w:t>
            </w:r>
          </w:p>
        </w:tc>
      </w:tr>
      <w:tr w:rsidR="001F2B5B" w:rsidRPr="00DA5AB8" w:rsidTr="00873AA8">
        <w:trPr>
          <w:trHeight w:val="312"/>
          <w:jc w:val="center"/>
        </w:trPr>
        <w:tc>
          <w:tcPr>
            <w:tcW w:w="993" w:type="dxa"/>
            <w:tcBorders>
              <w:top w:val="nil"/>
              <w:left w:val="single" w:sz="4" w:space="0" w:color="auto"/>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metadata</w:t>
            </w: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FF0000"/>
                <w:kern w:val="0"/>
                <w:sz w:val="13"/>
                <w:szCs w:val="13"/>
              </w:rPr>
            </w:pPr>
            <w:r w:rsidRPr="00DA5AB8">
              <w:rPr>
                <w:rFonts w:ascii="微软雅黑" w:eastAsia="微软雅黑" w:hAnsi="微软雅黑" w:cs="宋体" w:hint="eastAsia"/>
                <w:color w:val="FF0000"/>
                <w:kern w:val="0"/>
                <w:sz w:val="13"/>
                <w:szCs w:val="13"/>
              </w:rPr>
              <w:t xml:space="preserve">　</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600"/>
          <w:jc w:val="center"/>
        </w:trPr>
        <w:tc>
          <w:tcPr>
            <w:tcW w:w="993" w:type="dxa"/>
            <w:vMerge w:val="restart"/>
            <w:tcBorders>
              <w:top w:val="nil"/>
              <w:left w:val="single" w:sz="4" w:space="0" w:color="auto"/>
              <w:bottom w:val="single" w:sz="4" w:space="0" w:color="000000"/>
              <w:right w:val="single" w:sz="4" w:space="0" w:color="auto"/>
            </w:tcBorders>
            <w:shd w:val="clear" w:color="auto" w:fill="auto"/>
            <w:vAlign w:val="bottom"/>
            <w:hideMark/>
          </w:tcPr>
          <w:p w:rsidR="001F2B5B" w:rsidRPr="00DA5AB8" w:rsidRDefault="001F2B5B" w:rsidP="009C4A8C">
            <w:pPr>
              <w:widowControl/>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tablemetadata</w:t>
            </w:r>
          </w:p>
        </w:tc>
        <w:tc>
          <w:tcPr>
            <w:tcW w:w="993" w:type="dxa"/>
            <w:tcBorders>
              <w:top w:val="nil"/>
              <w:left w:val="nil"/>
              <w:bottom w:val="single" w:sz="4" w:space="0" w:color="auto"/>
              <w:right w:val="nil"/>
            </w:tcBorders>
            <w:shd w:val="clear" w:color="auto" w:fill="auto"/>
            <w:noWrap/>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name</w:t>
            </w:r>
          </w:p>
        </w:tc>
        <w:tc>
          <w:tcPr>
            <w:tcW w:w="1092" w:type="dxa"/>
            <w:tcBorders>
              <w:top w:val="nil"/>
              <w:left w:val="single" w:sz="4" w:space="0" w:color="auto"/>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节点名称，也就是表名</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umts_subject_coverage_weakcover_cell_day</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需要和汇总表中的表名保持一致</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504"/>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single" w:sz="4" w:space="0" w:color="auto"/>
              <w:left w:val="nil"/>
              <w:bottom w:val="nil"/>
              <w:right w:val="nil"/>
            </w:tcBorders>
            <w:shd w:val="clear" w:color="auto" w:fill="auto"/>
            <w:noWrap/>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tabletype</w:t>
            </w:r>
          </w:p>
        </w:tc>
        <w:tc>
          <w:tcPr>
            <w:tcW w:w="1092" w:type="dxa"/>
            <w:tcBorders>
              <w:top w:val="nil"/>
              <w:left w:val="single" w:sz="4" w:space="0" w:color="auto"/>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表类型</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0E657A">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w:t>
            </w:r>
            <w:r w:rsidRPr="00DA5AB8">
              <w:rPr>
                <w:rFonts w:ascii="微软雅黑" w:eastAsia="微软雅黑" w:hAnsi="微软雅黑" w:cs="宋体" w:hint="eastAsia"/>
                <w:kern w:val="0"/>
                <w:sz w:val="13"/>
                <w:szCs w:val="13"/>
              </w:rPr>
              <w:t>park、sybase、gbase</w:t>
            </w:r>
            <w:ins w:id="129" w:author="王会00041692" w:date="2016-08-24T15:15:00Z">
              <w:r w:rsidR="00C65314">
                <w:rPr>
                  <w:rFonts w:ascii="微软雅黑" w:eastAsia="微软雅黑" w:hAnsi="微软雅黑" w:cs="宋体" w:hint="eastAsia"/>
                  <w:kern w:val="0"/>
                  <w:sz w:val="13"/>
                  <w:szCs w:val="13"/>
                </w:rPr>
                <w:t>、</w:t>
              </w:r>
              <w:r w:rsidR="00C65314" w:rsidRPr="00C65314">
                <w:rPr>
                  <w:rFonts w:ascii="微软雅黑" w:eastAsia="微软雅黑" w:hAnsi="微软雅黑" w:cs="宋体"/>
                  <w:kern w:val="0"/>
                  <w:sz w:val="13"/>
                  <w:szCs w:val="13"/>
                </w:rPr>
                <w:t>gbase_dynamic</w:t>
              </w:r>
            </w:ins>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sybase</w:t>
            </w:r>
          </w:p>
        </w:tc>
        <w:tc>
          <w:tcPr>
            <w:tcW w:w="1942" w:type="dxa"/>
            <w:tcBorders>
              <w:top w:val="nil"/>
              <w:left w:val="nil"/>
              <w:bottom w:val="single" w:sz="4" w:space="0" w:color="auto"/>
              <w:right w:val="single" w:sz="4" w:space="0" w:color="auto"/>
            </w:tcBorders>
            <w:shd w:val="clear" w:color="auto" w:fill="auto"/>
            <w:vAlign w:val="bottom"/>
            <w:hideMark/>
          </w:tcPr>
          <w:p w:rsidR="001F2B5B" w:rsidRPr="009C6FA9" w:rsidRDefault="009520D4" w:rsidP="00EF1E6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表的数据库类型</w:t>
            </w:r>
            <w:ins w:id="130" w:author="王会00041692" w:date="2016-08-24T15:57:00Z">
              <w:r w:rsidR="00511341">
                <w:rPr>
                  <w:rFonts w:ascii="微软雅黑" w:eastAsia="微软雅黑" w:hAnsi="微软雅黑" w:cs="宋体" w:hint="eastAsia"/>
                  <w:kern w:val="0"/>
                  <w:sz w:val="13"/>
                  <w:szCs w:val="13"/>
                </w:rPr>
                <w:t>；</w:t>
              </w:r>
              <w:r w:rsidR="00511341" w:rsidRPr="00C65314">
                <w:rPr>
                  <w:rFonts w:ascii="微软雅黑" w:eastAsia="微软雅黑" w:hAnsi="微软雅黑" w:cs="宋体"/>
                  <w:kern w:val="0"/>
                  <w:sz w:val="13"/>
                  <w:szCs w:val="13"/>
                </w:rPr>
                <w:t>gbase_dynamic</w:t>
              </w:r>
              <w:r w:rsidR="00511341">
                <w:rPr>
                  <w:rFonts w:ascii="微软雅黑" w:eastAsia="微软雅黑" w:hAnsi="微软雅黑" w:cs="宋体" w:hint="eastAsia"/>
                  <w:kern w:val="0"/>
                  <w:sz w:val="13"/>
                  <w:szCs w:val="13"/>
                </w:rPr>
                <w:t>目前仅用于核心网分表</w:t>
              </w:r>
            </w:ins>
            <w:ins w:id="131" w:author="王会00041692" w:date="2016-08-24T16:01:00Z">
              <w:r w:rsidR="00511341">
                <w:rPr>
                  <w:rFonts w:ascii="微软雅黑" w:eastAsia="微软雅黑" w:hAnsi="微软雅黑" w:cs="宋体" w:hint="eastAsia"/>
                  <w:kern w:val="0"/>
                  <w:sz w:val="13"/>
                  <w:szCs w:val="13"/>
                </w:rPr>
                <w:t>情况</w:t>
              </w:r>
            </w:ins>
          </w:p>
        </w:tc>
        <w:tc>
          <w:tcPr>
            <w:tcW w:w="1318" w:type="dxa"/>
            <w:tcBorders>
              <w:top w:val="nil"/>
              <w:left w:val="nil"/>
              <w:bottom w:val="single" w:sz="4" w:space="0" w:color="auto"/>
              <w:right w:val="single" w:sz="4" w:space="0" w:color="auto"/>
            </w:tcBorders>
            <w:shd w:val="clear" w:color="auto" w:fill="auto"/>
          </w:tcPr>
          <w:p w:rsidR="001F2B5B" w:rsidRDefault="00A9403E">
            <w:pPr>
              <w:rPr>
                <w:ins w:id="132" w:author="王会00041692" w:date="2016-08-24T15:15:00Z"/>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p w:rsidR="001C712B" w:rsidRPr="00DA5AB8" w:rsidRDefault="001C712B">
            <w:pPr>
              <w:rPr>
                <w:rFonts w:ascii="微软雅黑" w:eastAsia="微软雅黑" w:hAnsi="微软雅黑"/>
              </w:rPr>
            </w:pPr>
            <w:ins w:id="133" w:author="王会00041692" w:date="2016-08-24T15:15:00Z">
              <w:r>
                <w:rPr>
                  <w:rFonts w:ascii="微软雅黑" w:eastAsia="微软雅黑" w:hAnsi="微软雅黑" w:cs="宋体" w:hint="eastAsia"/>
                  <w:kern w:val="0"/>
                  <w:sz w:val="13"/>
                  <w:szCs w:val="13"/>
                </w:rPr>
                <w:t>V6.15.60.03B3支持</w:t>
              </w:r>
              <w:r w:rsidRPr="001C712B">
                <w:rPr>
                  <w:rFonts w:ascii="微软雅黑" w:eastAsia="微软雅黑" w:hAnsi="微软雅黑" w:cs="宋体"/>
                  <w:kern w:val="0"/>
                  <w:sz w:val="13"/>
                  <w:szCs w:val="13"/>
                </w:rPr>
                <w:t>gbase_dynamic</w:t>
              </w:r>
            </w:ins>
          </w:p>
        </w:tc>
      </w:tr>
      <w:tr w:rsidR="001F2B5B" w:rsidRPr="00DA5AB8" w:rsidTr="00873AA8">
        <w:trPr>
          <w:trHeight w:val="600"/>
          <w:jc w:val="center"/>
        </w:trPr>
        <w:tc>
          <w:tcPr>
            <w:tcW w:w="993" w:type="dxa"/>
            <w:vMerge w:val="restart"/>
            <w:tcBorders>
              <w:top w:val="nil"/>
              <w:left w:val="single" w:sz="4" w:space="0" w:color="auto"/>
              <w:bottom w:val="single" w:sz="4" w:space="0" w:color="000000"/>
              <w:right w:val="single" w:sz="4" w:space="0" w:color="auto"/>
            </w:tcBorders>
            <w:shd w:val="clear" w:color="auto" w:fill="auto"/>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field</w:t>
            </w:r>
          </w:p>
        </w:tc>
        <w:tc>
          <w:tcPr>
            <w:tcW w:w="993" w:type="dxa"/>
            <w:tcBorders>
              <w:top w:val="single" w:sz="4" w:space="0" w:color="auto"/>
              <w:left w:val="nil"/>
              <w:bottom w:val="single" w:sz="4" w:space="0" w:color="auto"/>
              <w:right w:val="single" w:sz="4" w:space="0" w:color="auto"/>
            </w:tcBorders>
            <w:shd w:val="clear" w:color="auto" w:fill="auto"/>
            <w:vAlign w:val="bottom"/>
            <w:hideMark/>
          </w:tcPr>
          <w:p w:rsidR="001F2B5B" w:rsidRPr="00DA5AB8" w:rsidRDefault="001F2B5B" w:rsidP="009C3CE3">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Field</w:t>
            </w:r>
            <w:r w:rsidRPr="00DA5AB8">
              <w:rPr>
                <w:rFonts w:ascii="微软雅黑" w:eastAsia="微软雅黑" w:hAnsi="微软雅黑" w:cs="宋体" w:hint="eastAsia"/>
                <w:kern w:val="0"/>
                <w:sz w:val="13"/>
                <w:szCs w:val="13"/>
              </w:rPr>
              <w:t>i</w:t>
            </w:r>
            <w:r w:rsidRPr="00DA5AB8">
              <w:rPr>
                <w:rFonts w:ascii="微软雅黑" w:eastAsia="微软雅黑" w:hAnsi="微软雅黑" w:cs="宋体"/>
                <w:kern w:val="0"/>
                <w:sz w:val="13"/>
                <w:szCs w:val="13"/>
              </w:rPr>
              <w:t>d</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字段名</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D0EB4">
            <w:pPr>
              <w:rPr>
                <w:rFonts w:ascii="微软雅黑" w:eastAsia="微软雅黑" w:hAnsi="微软雅黑"/>
                <w:sz w:val="13"/>
                <w:szCs w:val="13"/>
              </w:rPr>
            </w:pPr>
            <w:r w:rsidRPr="00DA5AB8">
              <w:rPr>
                <w:rFonts w:ascii="微软雅黑" w:eastAsia="微软雅黑" w:hAnsi="微软雅黑" w:hint="eastAsia"/>
                <w:sz w:val="13"/>
                <w:szCs w:val="13"/>
              </w:rPr>
              <w:t>如字段修改示例：</w:t>
            </w:r>
          </w:p>
          <w:p w:rsidR="001F2B5B" w:rsidRPr="00DA5AB8" w:rsidRDefault="001F2B5B" w:rsidP="008D0EB4">
            <w:pPr>
              <w:rPr>
                <w:rFonts w:ascii="微软雅黑" w:eastAsia="微软雅黑" w:hAnsi="微软雅黑"/>
                <w:sz w:val="13"/>
                <w:szCs w:val="13"/>
              </w:rPr>
            </w:pPr>
            <w:r w:rsidRPr="00DA5AB8">
              <w:rPr>
                <w:rFonts w:ascii="微软雅黑" w:eastAsia="微软雅黑" w:hAnsi="微软雅黑" w:hint="eastAsia"/>
                <w:sz w:val="13"/>
                <w:szCs w:val="13"/>
              </w:rPr>
              <w:t xml:space="preserve">源表字段：&lt;field </w:t>
            </w:r>
            <w:r w:rsidRPr="00DA5AB8">
              <w:rPr>
                <w:rFonts w:ascii="微软雅黑" w:eastAsia="微软雅黑" w:hAnsi="微软雅黑"/>
                <w:sz w:val="13"/>
                <w:szCs w:val="13"/>
              </w:rPr>
              <w:t>fieldid</w:t>
            </w:r>
            <w:r w:rsidRPr="00DA5AB8">
              <w:rPr>
                <w:rFonts w:ascii="微软雅黑" w:eastAsia="微软雅黑" w:hAnsi="微软雅黑" w:hint="eastAsia"/>
                <w:sz w:val="13"/>
                <w:szCs w:val="13"/>
              </w:rPr>
              <w:t xml:space="preserve"> ="days" fieldname="</w:t>
            </w:r>
            <w:r w:rsidRPr="00DA5AB8">
              <w:rPr>
                <w:rFonts w:ascii="微软雅黑" w:eastAsia="微软雅黑" w:hAnsi="微软雅黑" w:hint="eastAsia"/>
                <w:color w:val="FF0000"/>
                <w:sz w:val="13"/>
                <w:szCs w:val="13"/>
              </w:rPr>
              <w:t>days</w:t>
            </w:r>
            <w:r w:rsidRPr="00DA5AB8">
              <w:rPr>
                <w:rFonts w:ascii="微软雅黑" w:eastAsia="微软雅黑" w:hAnsi="微软雅黑" w:hint="eastAsia"/>
                <w:sz w:val="13"/>
                <w:szCs w:val="13"/>
              </w:rPr>
              <w:t>" fieldtype="</w:t>
            </w:r>
            <w:r w:rsidRPr="00DA5AB8">
              <w:rPr>
                <w:rFonts w:ascii="微软雅黑" w:eastAsia="微软雅黑" w:hAnsi="微软雅黑" w:hint="eastAsia"/>
                <w:color w:val="FF0000"/>
                <w:sz w:val="13"/>
                <w:szCs w:val="13"/>
              </w:rPr>
              <w:t>int</w:t>
            </w:r>
            <w:r w:rsidRPr="00DA5AB8">
              <w:rPr>
                <w:rFonts w:ascii="微软雅黑" w:eastAsia="微软雅黑" w:hAnsi="微软雅黑" w:hint="eastAsia"/>
                <w:sz w:val="13"/>
                <w:szCs w:val="13"/>
              </w:rPr>
              <w:t>".../&gt;</w:t>
            </w:r>
          </w:p>
          <w:p w:rsidR="001F2B5B" w:rsidRPr="00DA5AB8" w:rsidRDefault="001F2B5B" w:rsidP="008D0EB4">
            <w:pPr>
              <w:rPr>
                <w:rFonts w:ascii="微软雅黑" w:eastAsia="微软雅黑" w:hAnsi="微软雅黑" w:cs="宋体"/>
                <w:kern w:val="0"/>
                <w:sz w:val="13"/>
                <w:szCs w:val="13"/>
              </w:rPr>
            </w:pPr>
            <w:r w:rsidRPr="00DA5AB8">
              <w:rPr>
                <w:rFonts w:ascii="微软雅黑" w:eastAsia="微软雅黑" w:hAnsi="微软雅黑" w:hint="eastAsia"/>
                <w:sz w:val="13"/>
                <w:szCs w:val="13"/>
              </w:rPr>
              <w:t xml:space="preserve">修改后字段：&lt;field </w:t>
            </w:r>
            <w:r w:rsidRPr="00DA5AB8">
              <w:rPr>
                <w:rFonts w:ascii="微软雅黑" w:eastAsia="微软雅黑" w:hAnsi="微软雅黑"/>
                <w:sz w:val="13"/>
                <w:szCs w:val="13"/>
              </w:rPr>
              <w:t>fieldid</w:t>
            </w:r>
            <w:r w:rsidRPr="00DA5AB8">
              <w:rPr>
                <w:rFonts w:ascii="微软雅黑" w:eastAsia="微软雅黑" w:hAnsi="微软雅黑" w:hint="eastAsia"/>
                <w:sz w:val="13"/>
                <w:szCs w:val="13"/>
              </w:rPr>
              <w:t xml:space="preserve"> ="days" fieldname="</w:t>
            </w:r>
            <w:r w:rsidRPr="00DA5AB8">
              <w:rPr>
                <w:rFonts w:ascii="微软雅黑" w:eastAsia="微软雅黑" w:hAnsi="微软雅黑" w:hint="eastAsia"/>
                <w:color w:val="FF0000"/>
                <w:sz w:val="13"/>
                <w:szCs w:val="13"/>
              </w:rPr>
              <w:t>dayByDay</w:t>
            </w:r>
            <w:r w:rsidRPr="00DA5AB8">
              <w:rPr>
                <w:rFonts w:ascii="微软雅黑" w:eastAsia="微软雅黑" w:hAnsi="微软雅黑" w:hint="eastAsia"/>
                <w:sz w:val="13"/>
                <w:szCs w:val="13"/>
              </w:rPr>
              <w:t>" fieldtype="</w:t>
            </w:r>
            <w:r w:rsidRPr="00DA5AB8">
              <w:rPr>
                <w:rFonts w:ascii="微软雅黑" w:eastAsia="微软雅黑" w:hAnsi="微软雅黑" w:hint="eastAsia"/>
                <w:color w:val="FF0000"/>
                <w:sz w:val="13"/>
                <w:szCs w:val="13"/>
              </w:rPr>
              <w:t>string</w:t>
            </w:r>
            <w:r w:rsidRPr="00DA5AB8">
              <w:rPr>
                <w:rFonts w:ascii="微软雅黑" w:eastAsia="微软雅黑" w:hAnsi="微软雅黑" w:hint="eastAsia"/>
                <w:sz w:val="13"/>
                <w:szCs w:val="13"/>
              </w:rPr>
              <w:t>".../&gt;</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用于表升级和动态修改表字段。</w:t>
            </w:r>
          </w:p>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分为字段修改，新增字段，删除字段三种操作；spark上不支持删除字段。</w:t>
            </w:r>
          </w:p>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新增字段时，新增一条</w:t>
            </w:r>
            <w:r w:rsidRPr="00DA5AB8">
              <w:rPr>
                <w:rFonts w:ascii="微软雅黑" w:eastAsia="微软雅黑" w:hAnsi="微软雅黑" w:cs="宋体"/>
                <w:kern w:val="0"/>
                <w:sz w:val="13"/>
                <w:szCs w:val="13"/>
              </w:rPr>
              <w:t>&lt;field</w:t>
            </w:r>
            <w:r w:rsidRPr="00DA5AB8">
              <w:rPr>
                <w:rFonts w:ascii="微软雅黑" w:eastAsia="微软雅黑" w:hAnsi="微软雅黑" w:cs="宋体" w:hint="eastAsia"/>
                <w:kern w:val="0"/>
                <w:sz w:val="13"/>
                <w:szCs w:val="13"/>
              </w:rPr>
              <w:t>/&gt;，其中fieldid与fieldname相同；</w:t>
            </w:r>
          </w:p>
          <w:p w:rsidR="001F2B5B" w:rsidRPr="00DA5AB8" w:rsidRDefault="001F2B5B" w:rsidP="00767E31">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字段修改时，修改原</w:t>
            </w:r>
            <w:r w:rsidRPr="00DA5AB8">
              <w:rPr>
                <w:rFonts w:ascii="微软雅黑" w:eastAsia="微软雅黑" w:hAnsi="微软雅黑" w:cs="宋体"/>
                <w:kern w:val="0"/>
                <w:sz w:val="13"/>
                <w:szCs w:val="13"/>
              </w:rPr>
              <w:t>&lt;field</w:t>
            </w:r>
            <w:r w:rsidRPr="00DA5AB8">
              <w:rPr>
                <w:rFonts w:ascii="微软雅黑" w:eastAsia="微软雅黑" w:hAnsi="微软雅黑" w:cs="宋体" w:hint="eastAsia"/>
                <w:kern w:val="0"/>
                <w:sz w:val="13"/>
                <w:szCs w:val="13"/>
              </w:rPr>
              <w:t>/&gt;，其中fieldid="旧字段名称"，fieldname="新增字段名称"。</w:t>
            </w:r>
          </w:p>
          <w:p w:rsidR="001F2B5B" w:rsidRPr="00DA5AB8" w:rsidRDefault="001F2B5B" w:rsidP="008D0EB4">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删除字段时，删除对应的</w:t>
            </w:r>
            <w:r w:rsidRPr="00DA5AB8">
              <w:rPr>
                <w:rFonts w:ascii="微软雅黑" w:eastAsia="微软雅黑" w:hAnsi="微软雅黑" w:cs="宋体"/>
                <w:kern w:val="0"/>
                <w:sz w:val="13"/>
                <w:szCs w:val="13"/>
              </w:rPr>
              <w:t>&lt;field</w:t>
            </w:r>
            <w:r w:rsidRPr="00DA5AB8">
              <w:rPr>
                <w:rFonts w:ascii="微软雅黑" w:eastAsia="微软雅黑" w:hAnsi="微软雅黑" w:cs="宋体" w:hint="eastAsia"/>
                <w:kern w:val="0"/>
                <w:sz w:val="13"/>
                <w:szCs w:val="13"/>
              </w:rPr>
              <w:t>/&gt;</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600"/>
          <w:jc w:val="center"/>
        </w:trPr>
        <w:tc>
          <w:tcPr>
            <w:tcW w:w="993" w:type="dxa"/>
            <w:vMerge/>
            <w:tcBorders>
              <w:top w:val="nil"/>
              <w:left w:val="single" w:sz="4" w:space="0" w:color="auto"/>
              <w:bottom w:val="single" w:sz="4" w:space="0" w:color="000000"/>
              <w:right w:val="single" w:sz="4" w:space="0" w:color="auto"/>
            </w:tcBorders>
            <w:shd w:val="clear" w:color="auto" w:fill="auto"/>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single" w:sz="4" w:space="0" w:color="auto"/>
              <w:left w:val="nil"/>
              <w:bottom w:val="single" w:sz="4" w:space="0" w:color="auto"/>
              <w:right w:val="single" w:sz="4" w:space="0" w:color="auto"/>
            </w:tcBorders>
            <w:shd w:val="clear" w:color="auto" w:fill="auto"/>
            <w:vAlign w:val="bottom"/>
            <w:hideMark/>
          </w:tcPr>
          <w:p w:rsidR="001F2B5B" w:rsidRPr="00DA5AB8" w:rsidRDefault="001F2B5B"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fieldname</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E26CE0">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字段名</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1D3B88">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TOP1AccessFailReasonName</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表字段，字段名称不能为空</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600"/>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fieldtype</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字段类型</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V</w:t>
            </w:r>
            <w:r w:rsidRPr="00DA5AB8">
              <w:rPr>
                <w:rFonts w:ascii="微软雅黑" w:eastAsia="微软雅黑" w:hAnsi="微软雅黑" w:cs="宋体" w:hint="eastAsia"/>
                <w:kern w:val="0"/>
                <w:sz w:val="13"/>
                <w:szCs w:val="13"/>
              </w:rPr>
              <w:t>archar(80)</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有int、double、string、varchar(80)、bigint等，不能填空；字段类型需与相应的数据库要求一致</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312"/>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notnull</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字段是否不允许为空</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9520D4" w:rsidP="008D7D5F">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0、1</w:t>
            </w: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0</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1表示不允许，0表示允许</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900"/>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length</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长度</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255</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如果没有长度则不填；如果是有精度信息的则用“ 12,2”这种格式填写</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312"/>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isprimarykey</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是否主键</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9520D4" w:rsidP="008D7D5F">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0、1</w:t>
            </w: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0</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是填写1；不是填写0</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600"/>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description</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描述</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出现最多的接入失败原因名称</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缺省为空</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312"/>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algorithm</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算法</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计算字段的方法，缺省为空</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1F2B5B" w:rsidRPr="00DA5AB8" w:rsidTr="00873AA8">
        <w:trPr>
          <w:trHeight w:val="312"/>
          <w:jc w:val="center"/>
        </w:trPr>
        <w:tc>
          <w:tcPr>
            <w:tcW w:w="993" w:type="dxa"/>
            <w:vMerge/>
            <w:tcBorders>
              <w:top w:val="nil"/>
              <w:left w:val="single" w:sz="4" w:space="0" w:color="auto"/>
              <w:bottom w:val="single" w:sz="4" w:space="0" w:color="000000"/>
              <w:right w:val="single" w:sz="4" w:space="0" w:color="auto"/>
            </w:tcBorders>
            <w:vAlign w:val="center"/>
            <w:hideMark/>
          </w:tcPr>
          <w:p w:rsidR="001F2B5B" w:rsidRPr="00DA5AB8" w:rsidRDefault="001F2B5B" w:rsidP="00856852">
            <w:pPr>
              <w:widowControl/>
              <w:jc w:val="left"/>
              <w:rPr>
                <w:rFonts w:ascii="微软雅黑" w:eastAsia="微软雅黑" w:hAnsi="微软雅黑" w:cs="宋体"/>
                <w:kern w:val="0"/>
                <w:sz w:val="13"/>
                <w:szCs w:val="13"/>
              </w:rPr>
            </w:pPr>
          </w:p>
        </w:tc>
        <w:tc>
          <w:tcPr>
            <w:tcW w:w="993"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source</w:t>
            </w:r>
          </w:p>
        </w:tc>
        <w:tc>
          <w:tcPr>
            <w:tcW w:w="109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来源</w:t>
            </w:r>
          </w:p>
        </w:tc>
        <w:tc>
          <w:tcPr>
            <w:tcW w:w="1034"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1134" w:type="dxa"/>
            <w:tcBorders>
              <w:top w:val="nil"/>
              <w:left w:val="nil"/>
              <w:bottom w:val="single" w:sz="4" w:space="0" w:color="auto"/>
              <w:right w:val="single" w:sz="4" w:space="0" w:color="auto"/>
            </w:tcBorders>
            <w:shd w:val="clear" w:color="auto" w:fill="auto"/>
            <w:vAlign w:val="bottom"/>
          </w:tcPr>
          <w:p w:rsidR="001F2B5B" w:rsidRPr="00DA5AB8" w:rsidRDefault="001F2B5B" w:rsidP="008D7D5F">
            <w:pPr>
              <w:widowControl/>
              <w:jc w:val="left"/>
              <w:rPr>
                <w:rFonts w:ascii="微软雅黑" w:eastAsia="微软雅黑" w:hAnsi="微软雅黑" w:cs="宋体"/>
                <w:kern w:val="0"/>
                <w:sz w:val="13"/>
                <w:szCs w:val="13"/>
              </w:rPr>
            </w:pPr>
          </w:p>
        </w:tc>
        <w:tc>
          <w:tcPr>
            <w:tcW w:w="1701"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p>
        </w:tc>
        <w:tc>
          <w:tcPr>
            <w:tcW w:w="1942" w:type="dxa"/>
            <w:tcBorders>
              <w:top w:val="nil"/>
              <w:left w:val="nil"/>
              <w:bottom w:val="single" w:sz="4" w:space="0" w:color="auto"/>
              <w:right w:val="single" w:sz="4" w:space="0" w:color="auto"/>
            </w:tcBorders>
            <w:shd w:val="clear" w:color="auto" w:fill="auto"/>
            <w:vAlign w:val="bottom"/>
            <w:hideMark/>
          </w:tcPr>
          <w:p w:rsidR="001F2B5B" w:rsidRPr="00DA5AB8" w:rsidRDefault="001F2B5B" w:rsidP="00856852">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缺省为空</w:t>
            </w:r>
          </w:p>
        </w:tc>
        <w:tc>
          <w:tcPr>
            <w:tcW w:w="1318" w:type="dxa"/>
            <w:tcBorders>
              <w:top w:val="nil"/>
              <w:left w:val="nil"/>
              <w:bottom w:val="single" w:sz="4" w:space="0" w:color="auto"/>
              <w:right w:val="single" w:sz="4" w:space="0" w:color="auto"/>
            </w:tcBorders>
            <w:shd w:val="clear" w:color="auto" w:fill="auto"/>
          </w:tcPr>
          <w:p w:rsidR="001F2B5B"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bl>
    <w:p w:rsidR="001E21BC" w:rsidRPr="00DA5AB8" w:rsidRDefault="001E21BC" w:rsidP="00561510">
      <w:pPr>
        <w:pStyle w:val="4"/>
        <w:rPr>
          <w:rStyle w:val="ad"/>
          <w:rFonts w:ascii="微软雅黑" w:eastAsia="微软雅黑" w:hAnsi="微软雅黑"/>
        </w:rPr>
      </w:pPr>
      <w:r w:rsidRPr="00DA5AB8">
        <w:rPr>
          <w:rStyle w:val="ad"/>
          <w:rFonts w:ascii="微软雅黑" w:eastAsia="微软雅黑" w:hAnsi="微软雅黑" w:hint="eastAsia"/>
        </w:rPr>
        <w:t>示例说明</w:t>
      </w:r>
    </w:p>
    <w:p w:rsidR="001E21BC" w:rsidRPr="00DA5AB8" w:rsidRDefault="001E21BC" w:rsidP="008A05A4">
      <w:pPr>
        <w:rPr>
          <w:rFonts w:ascii="微软雅黑" w:eastAsia="微软雅黑" w:hAnsi="微软雅黑"/>
        </w:rPr>
      </w:pPr>
      <w:r w:rsidRPr="00DA5AB8">
        <w:rPr>
          <w:rFonts w:ascii="微软雅黑" w:eastAsia="微软雅黑" w:hAnsi="微软雅黑"/>
          <w:noProof/>
        </w:rPr>
        <w:drawing>
          <wp:inline distT="0" distB="0" distL="0" distR="0">
            <wp:extent cx="5274310" cy="1851503"/>
            <wp:effectExtent l="19050" t="0" r="2540" b="0"/>
            <wp:docPr id="101" name="图片 8"/>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15" cstate="print"/>
                    <a:srcRect/>
                    <a:stretch>
                      <a:fillRect/>
                    </a:stretch>
                  </pic:blipFill>
                  <pic:spPr bwMode="auto">
                    <a:xfrm>
                      <a:off x="0" y="0"/>
                      <a:ext cx="5274310" cy="1851503"/>
                    </a:xfrm>
                    <a:prstGeom prst="rect">
                      <a:avLst/>
                    </a:prstGeom>
                    <a:noFill/>
                    <a:ln w="1">
                      <a:noFill/>
                      <a:miter lim="800000"/>
                      <a:headEnd/>
                      <a:tailEnd type="none" w="med" len="med"/>
                    </a:ln>
                    <a:effectLst/>
                  </pic:spPr>
                </pic:pic>
              </a:graphicData>
            </a:graphic>
          </wp:inline>
        </w:drawing>
      </w:r>
    </w:p>
    <w:p w:rsidR="001E21BC" w:rsidRPr="00DA5AB8" w:rsidRDefault="001E21BC" w:rsidP="00561510">
      <w:pPr>
        <w:pStyle w:val="3"/>
        <w:ind w:left="0" w:firstLine="0"/>
        <w:rPr>
          <w:rFonts w:ascii="微软雅黑" w:eastAsia="微软雅黑" w:hAnsi="微软雅黑"/>
        </w:rPr>
      </w:pPr>
      <w:bookmarkStart w:id="134" w:name="_汇总表xml说明"/>
      <w:bookmarkEnd w:id="134"/>
      <w:r w:rsidRPr="00DA5AB8">
        <w:rPr>
          <w:rStyle w:val="ad"/>
          <w:rFonts w:ascii="微软雅黑" w:eastAsia="微软雅黑" w:hAnsi="微软雅黑" w:hint="eastAsia"/>
          <w:sz w:val="28"/>
          <w:szCs w:val="28"/>
        </w:rPr>
        <w:t>汇总</w:t>
      </w:r>
      <w:r w:rsidRPr="00DA5AB8">
        <w:rPr>
          <w:rFonts w:ascii="微软雅黑" w:eastAsia="微软雅黑" w:hAnsi="微软雅黑" w:hint="eastAsia"/>
        </w:rPr>
        <w:t>表xml说明</w:t>
      </w:r>
    </w:p>
    <w:p w:rsidR="001E21BC" w:rsidRPr="00DA5AB8" w:rsidRDefault="00873AA8" w:rsidP="001E21BC">
      <w:pPr>
        <w:ind w:firstLine="420"/>
        <w:rPr>
          <w:rFonts w:ascii="微软雅黑" w:eastAsia="微软雅黑" w:hAnsi="微软雅黑"/>
        </w:rPr>
      </w:pPr>
      <w:r w:rsidRPr="00DA5AB8">
        <w:rPr>
          <w:rFonts w:ascii="微软雅黑" w:eastAsia="微软雅黑" w:hAnsi="微软雅黑" w:hint="eastAsia"/>
        </w:rPr>
        <w:t>1、</w:t>
      </w:r>
      <w:r w:rsidR="001E21BC" w:rsidRPr="00DA5AB8">
        <w:rPr>
          <w:rFonts w:ascii="微软雅黑" w:eastAsia="微软雅黑" w:hAnsi="微软雅黑" w:hint="eastAsia"/>
        </w:rPr>
        <w:t>svn存放路径：</w:t>
      </w:r>
      <w:r w:rsidR="001E21BC" w:rsidRPr="00DA5AB8">
        <w:rPr>
          <w:rFonts w:ascii="微软雅黑" w:eastAsia="微软雅黑" w:hAnsi="微软雅黑"/>
        </w:rPr>
        <w:t>\vmax-etl\originaltable</w:t>
      </w:r>
      <w:r w:rsidR="001E21BC" w:rsidRPr="00DA5AB8">
        <w:rPr>
          <w:rFonts w:ascii="微软雅黑" w:eastAsia="微软雅黑" w:hAnsi="微软雅黑" w:hint="eastAsia"/>
        </w:rPr>
        <w:t>下，按照数据库类型分目录，例如，分为spark，sybase目录等；目录下可以按照制式区分文件；</w:t>
      </w:r>
    </w:p>
    <w:p w:rsidR="001E21BC" w:rsidRPr="00DA5AB8" w:rsidRDefault="00873AA8" w:rsidP="001E21BC">
      <w:pPr>
        <w:ind w:firstLine="420"/>
        <w:rPr>
          <w:rFonts w:ascii="微软雅黑" w:eastAsia="微软雅黑" w:hAnsi="微软雅黑"/>
        </w:rPr>
      </w:pPr>
      <w:r w:rsidRPr="00DA5AB8">
        <w:rPr>
          <w:rFonts w:ascii="微软雅黑" w:eastAsia="微软雅黑" w:hAnsi="微软雅黑" w:hint="eastAsia"/>
        </w:rPr>
        <w:t>2、</w:t>
      </w:r>
      <w:r w:rsidR="001E21BC" w:rsidRPr="00DA5AB8">
        <w:rPr>
          <w:rFonts w:ascii="微软雅黑" w:eastAsia="微软雅黑" w:hAnsi="微软雅黑" w:hint="eastAsia"/>
        </w:rPr>
        <w:t>文件名命名规则：summary_tab_制式_数据源.xml；目前的定义方式是：对于netmax原始数据源主题表，会命名为summary_tab_制式_netmax的方式，其他则无该标识。</w:t>
      </w:r>
    </w:p>
    <w:p w:rsidR="001E21BC" w:rsidRPr="00DA5AB8" w:rsidRDefault="00CA1479" w:rsidP="001E21BC">
      <w:pPr>
        <w:ind w:firstLine="420"/>
        <w:rPr>
          <w:rFonts w:ascii="微软雅黑" w:eastAsia="微软雅黑" w:hAnsi="微软雅黑"/>
        </w:rPr>
      </w:pPr>
      <w:r w:rsidRPr="00DA5AB8">
        <w:rPr>
          <w:rFonts w:ascii="微软雅黑" w:eastAsia="微软雅黑" w:hAnsi="微软雅黑" w:hint="eastAsia"/>
        </w:rPr>
        <w:t>3、</w:t>
      </w:r>
      <w:r w:rsidR="001E21BC" w:rsidRPr="00DA5AB8">
        <w:rPr>
          <w:rFonts w:ascii="微软雅黑" w:eastAsia="微软雅黑" w:hAnsi="微软雅黑" w:hint="eastAsia"/>
        </w:rPr>
        <w:t>每个field节点表示一个表的信息</w:t>
      </w:r>
    </w:p>
    <w:p w:rsidR="001E21BC" w:rsidRDefault="001E21BC" w:rsidP="00561510">
      <w:pPr>
        <w:pStyle w:val="4"/>
        <w:rPr>
          <w:rStyle w:val="ad"/>
          <w:rFonts w:ascii="微软雅黑" w:eastAsia="微软雅黑" w:hAnsi="微软雅黑"/>
        </w:rPr>
      </w:pPr>
      <w:r w:rsidRPr="00DA5AB8">
        <w:rPr>
          <w:rStyle w:val="ad"/>
          <w:rFonts w:ascii="微软雅黑" w:eastAsia="微软雅黑" w:hAnsi="微软雅黑" w:hint="eastAsia"/>
        </w:rPr>
        <w:t>字段说明</w:t>
      </w:r>
    </w:p>
    <w:p w:rsidR="00A268D9" w:rsidRDefault="00A268D9" w:rsidP="00A268D9">
      <w:pPr>
        <w:rPr>
          <w:rFonts w:ascii="微软雅黑" w:eastAsia="微软雅黑" w:hAnsi="微软雅黑" w:cs="宋体"/>
          <w:color w:val="FF0000"/>
          <w:kern w:val="0"/>
          <w:szCs w:val="21"/>
        </w:rPr>
      </w:pPr>
      <w:r w:rsidRPr="00EB721A">
        <w:rPr>
          <w:rFonts w:ascii="微软雅黑" w:eastAsia="微软雅黑" w:hAnsi="微软雅黑" w:cs="宋体" w:hint="eastAsia"/>
          <w:color w:val="FF0000"/>
          <w:kern w:val="0"/>
          <w:szCs w:val="21"/>
        </w:rPr>
        <w:t>特别注明：</w:t>
      </w:r>
      <w:r w:rsidR="007A0E78">
        <w:rPr>
          <w:rFonts w:ascii="微软雅黑" w:eastAsia="微软雅黑" w:hAnsi="微软雅黑" w:cs="宋体" w:hint="eastAsia"/>
          <w:color w:val="FF0000"/>
          <w:kern w:val="0"/>
          <w:szCs w:val="21"/>
        </w:rPr>
        <w:t xml:space="preserve">1. </w:t>
      </w:r>
      <w:r w:rsidR="00CD1272">
        <w:rPr>
          <w:rFonts w:ascii="微软雅黑" w:eastAsia="微软雅黑" w:hAnsi="微软雅黑" w:cs="宋体" w:hint="eastAsia"/>
          <w:color w:val="FF0000"/>
          <w:kern w:val="0"/>
          <w:szCs w:val="21"/>
        </w:rPr>
        <w:t>所有</w:t>
      </w:r>
      <w:r w:rsidR="00EB721A" w:rsidRPr="00EB721A">
        <w:rPr>
          <w:rFonts w:ascii="微软雅黑" w:eastAsia="微软雅黑" w:hAnsi="微软雅黑" w:cs="宋体" w:hint="eastAsia"/>
          <w:color w:val="FF0000"/>
          <w:kern w:val="0"/>
          <w:szCs w:val="21"/>
        </w:rPr>
        <w:t>汇总表中</w:t>
      </w:r>
      <w:r w:rsidR="00CD1272">
        <w:rPr>
          <w:rFonts w:ascii="微软雅黑" w:eastAsia="微软雅黑" w:hAnsi="微软雅黑" w:cs="宋体" w:hint="eastAsia"/>
          <w:color w:val="FF0000"/>
          <w:kern w:val="0"/>
          <w:szCs w:val="21"/>
        </w:rPr>
        <w:t>（spark、sybase、gbase、spark_txt_file等）</w:t>
      </w:r>
      <w:r w:rsidR="00EB721A" w:rsidRPr="00EB721A">
        <w:rPr>
          <w:rFonts w:ascii="微软雅黑" w:eastAsia="微软雅黑" w:hAnsi="微软雅黑" w:cs="宋体" w:hint="eastAsia"/>
          <w:color w:val="FF0000"/>
          <w:kern w:val="0"/>
          <w:szCs w:val="21"/>
        </w:rPr>
        <w:t>，</w:t>
      </w:r>
      <w:r w:rsidRPr="00EB721A">
        <w:rPr>
          <w:rFonts w:ascii="微软雅黑" w:eastAsia="微软雅黑" w:hAnsi="微软雅黑" w:cs="宋体" w:hint="eastAsia"/>
          <w:color w:val="FF0000"/>
          <w:kern w:val="0"/>
          <w:szCs w:val="21"/>
        </w:rPr>
        <w:t>classify</w:t>
      </w:r>
      <w:r w:rsidR="00EB721A" w:rsidRPr="00EB721A">
        <w:rPr>
          <w:rFonts w:ascii="微软雅黑" w:eastAsia="微软雅黑" w:hAnsi="微软雅黑" w:cs="宋体" w:hint="eastAsia"/>
          <w:color w:val="FF0000"/>
          <w:kern w:val="0"/>
          <w:szCs w:val="21"/>
        </w:rPr>
        <w:t>字段用于制式控制</w:t>
      </w:r>
      <w:r w:rsidR="00EB721A">
        <w:rPr>
          <w:rFonts w:ascii="微软雅黑" w:eastAsia="微软雅黑" w:hAnsi="微软雅黑" w:cs="宋体" w:hint="eastAsia"/>
          <w:color w:val="FF0000"/>
          <w:kern w:val="0"/>
          <w:szCs w:val="21"/>
        </w:rPr>
        <w:t>，</w:t>
      </w:r>
      <w:r w:rsidRPr="00EB721A">
        <w:rPr>
          <w:rFonts w:ascii="微软雅黑" w:eastAsia="微软雅黑" w:hAnsi="微软雅黑" w:cs="宋体" w:hint="eastAsia"/>
          <w:color w:val="FF0000"/>
          <w:kern w:val="0"/>
          <w:szCs w:val="21"/>
        </w:rPr>
        <w:t>必须填写正确，否则可能导致任务上不了公告牌。</w:t>
      </w:r>
    </w:p>
    <w:p w:rsidR="007A0E78" w:rsidRPr="00EB721A" w:rsidRDefault="007A0E78" w:rsidP="00A268D9">
      <w:pPr>
        <w:rPr>
          <w:rFonts w:ascii="微软雅黑" w:eastAsia="微软雅黑" w:hAnsi="微软雅黑" w:cs="宋体"/>
          <w:color w:val="FF0000"/>
          <w:kern w:val="0"/>
          <w:szCs w:val="21"/>
        </w:rPr>
      </w:pPr>
      <w:r>
        <w:rPr>
          <w:rFonts w:ascii="微软雅黑" w:eastAsia="微软雅黑" w:hAnsi="微软雅黑" w:cs="宋体" w:hint="eastAsia"/>
          <w:color w:val="FF0000"/>
          <w:kern w:val="0"/>
          <w:szCs w:val="21"/>
        </w:rPr>
        <w:t>2. 2016年6月22号，删除etl主干上一直没有使用的</w:t>
      </w:r>
      <w:r w:rsidRPr="007A0E78">
        <w:rPr>
          <w:rFonts w:ascii="微软雅黑" w:eastAsia="微软雅黑" w:hAnsi="微软雅黑" w:cs="宋体"/>
          <w:color w:val="FF0000"/>
          <w:kern w:val="0"/>
          <w:szCs w:val="21"/>
        </w:rPr>
        <w:t>checkruletable</w:t>
      </w:r>
      <w:r>
        <w:rPr>
          <w:rFonts w:ascii="微软雅黑" w:eastAsia="微软雅黑" w:hAnsi="微软雅黑" w:cs="宋体" w:hint="eastAsia"/>
          <w:color w:val="FF0000"/>
          <w:kern w:val="0"/>
          <w:szCs w:val="21"/>
        </w:rPr>
        <w:t>、</w:t>
      </w:r>
      <w:r w:rsidRPr="007A0E78">
        <w:rPr>
          <w:rFonts w:ascii="微软雅黑" w:eastAsia="微软雅黑" w:hAnsi="微软雅黑" w:cs="宋体"/>
          <w:color w:val="FF0000"/>
          <w:kern w:val="0"/>
          <w:szCs w:val="21"/>
        </w:rPr>
        <w:t>dependenttable</w:t>
      </w:r>
      <w:r>
        <w:rPr>
          <w:rFonts w:ascii="微软雅黑" w:eastAsia="微软雅黑" w:hAnsi="微软雅黑" w:cs="宋体" w:hint="eastAsia"/>
          <w:color w:val="FF0000"/>
          <w:kern w:val="0"/>
          <w:szCs w:val="21"/>
        </w:rPr>
        <w:t>、</w:t>
      </w:r>
      <w:r w:rsidRPr="007A0E78">
        <w:rPr>
          <w:rFonts w:ascii="微软雅黑" w:eastAsia="微软雅黑" w:hAnsi="微软雅黑" w:cs="宋体"/>
          <w:color w:val="FF0000"/>
          <w:kern w:val="0"/>
          <w:szCs w:val="21"/>
        </w:rPr>
        <w:t>historicaldatatable</w:t>
      </w:r>
      <w:r>
        <w:rPr>
          <w:rFonts w:ascii="微软雅黑" w:eastAsia="微软雅黑" w:hAnsi="微软雅黑" w:cs="宋体" w:hint="eastAsia"/>
          <w:color w:val="FF0000"/>
          <w:kern w:val="0"/>
          <w:szCs w:val="21"/>
        </w:rPr>
        <w:t>三个字段。</w:t>
      </w:r>
    </w:p>
    <w:tbl>
      <w:tblPr>
        <w:tblW w:w="10207" w:type="dxa"/>
        <w:jc w:val="center"/>
        <w:tblLayout w:type="fixed"/>
        <w:tblLook w:val="04A0"/>
      </w:tblPr>
      <w:tblGrid>
        <w:gridCol w:w="851"/>
        <w:gridCol w:w="1281"/>
        <w:gridCol w:w="992"/>
        <w:gridCol w:w="704"/>
        <w:gridCol w:w="993"/>
        <w:gridCol w:w="1800"/>
        <w:gridCol w:w="2268"/>
        <w:gridCol w:w="1318"/>
        <w:tblGridChange w:id="135">
          <w:tblGrid>
            <w:gridCol w:w="851"/>
            <w:gridCol w:w="1281"/>
            <w:gridCol w:w="992"/>
            <w:gridCol w:w="704"/>
            <w:gridCol w:w="993"/>
            <w:gridCol w:w="1800"/>
            <w:gridCol w:w="2268"/>
            <w:gridCol w:w="1318"/>
          </w:tblGrid>
        </w:tblGridChange>
      </w:tblGrid>
      <w:tr w:rsidR="004847DA" w:rsidRPr="00DA5AB8" w:rsidTr="00CA1479">
        <w:trPr>
          <w:trHeight w:val="348"/>
          <w:tblHeader/>
          <w:jc w:val="center"/>
        </w:trPr>
        <w:tc>
          <w:tcPr>
            <w:tcW w:w="851" w:type="dxa"/>
            <w:tcBorders>
              <w:top w:val="single" w:sz="4" w:space="0" w:color="auto"/>
              <w:left w:val="single" w:sz="4" w:space="0" w:color="auto"/>
              <w:bottom w:val="single" w:sz="4" w:space="0" w:color="auto"/>
              <w:right w:val="single" w:sz="4" w:space="0" w:color="auto"/>
            </w:tcBorders>
            <w:shd w:val="clear" w:color="000000" w:fill="D7E4BC"/>
            <w:vAlign w:val="bottom"/>
            <w:hideMark/>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节点</w:t>
            </w:r>
          </w:p>
        </w:tc>
        <w:tc>
          <w:tcPr>
            <w:tcW w:w="1281"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属性</w:t>
            </w:r>
          </w:p>
        </w:tc>
        <w:tc>
          <w:tcPr>
            <w:tcW w:w="992"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中文</w:t>
            </w:r>
          </w:p>
        </w:tc>
        <w:tc>
          <w:tcPr>
            <w:tcW w:w="704"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类型</w:t>
            </w:r>
          </w:p>
        </w:tc>
        <w:tc>
          <w:tcPr>
            <w:tcW w:w="993"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取值范围</w:t>
            </w:r>
          </w:p>
        </w:tc>
        <w:tc>
          <w:tcPr>
            <w:tcW w:w="1800"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320665">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示例</w:t>
            </w:r>
          </w:p>
        </w:tc>
        <w:tc>
          <w:tcPr>
            <w:tcW w:w="2268" w:type="dxa"/>
            <w:tcBorders>
              <w:top w:val="single" w:sz="4" w:space="0" w:color="auto"/>
              <w:left w:val="nil"/>
              <w:bottom w:val="single" w:sz="4" w:space="0" w:color="auto"/>
              <w:right w:val="single" w:sz="4" w:space="0" w:color="auto"/>
            </w:tcBorders>
            <w:shd w:val="clear" w:color="000000" w:fill="D7E4BC"/>
            <w:vAlign w:val="bottom"/>
            <w:hideMark/>
          </w:tcPr>
          <w:p w:rsidR="004847DA" w:rsidRPr="00DA5AB8" w:rsidRDefault="004847DA" w:rsidP="00C95458">
            <w:pPr>
              <w:widowControl/>
              <w:ind w:leftChars="-51" w:left="-107" w:firstLineChars="135" w:firstLine="175"/>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说明</w:t>
            </w:r>
          </w:p>
        </w:tc>
        <w:tc>
          <w:tcPr>
            <w:tcW w:w="1318" w:type="dxa"/>
            <w:tcBorders>
              <w:top w:val="single" w:sz="4" w:space="0" w:color="auto"/>
              <w:left w:val="nil"/>
              <w:bottom w:val="single" w:sz="4" w:space="0" w:color="auto"/>
              <w:right w:val="single" w:sz="4" w:space="0" w:color="auto"/>
            </w:tcBorders>
            <w:shd w:val="clear" w:color="000000" w:fill="D7E4BC"/>
            <w:vAlign w:val="bottom"/>
          </w:tcPr>
          <w:p w:rsidR="004847DA" w:rsidRPr="00DA5AB8" w:rsidRDefault="00BE67E5" w:rsidP="004847DA">
            <w:pPr>
              <w:widowControl/>
              <w:jc w:val="left"/>
              <w:rPr>
                <w:rFonts w:ascii="微软雅黑" w:eastAsia="微软雅黑" w:hAnsi="微软雅黑" w:cs="宋体"/>
                <w:b/>
                <w:bCs/>
                <w:kern w:val="0"/>
                <w:sz w:val="13"/>
                <w:szCs w:val="13"/>
              </w:rPr>
            </w:pPr>
            <w:r w:rsidRPr="00DA5AB8">
              <w:rPr>
                <w:rFonts w:ascii="微软雅黑" w:eastAsia="微软雅黑" w:hAnsi="微软雅黑" w:cs="宋体" w:hint="eastAsia"/>
                <w:b/>
                <w:bCs/>
                <w:kern w:val="0"/>
                <w:sz w:val="13"/>
                <w:szCs w:val="13"/>
              </w:rPr>
              <w:t>平台版本</w:t>
            </w:r>
          </w:p>
        </w:tc>
      </w:tr>
      <w:tr w:rsidR="00F44066" w:rsidRPr="00DA5AB8" w:rsidTr="00CA1479">
        <w:trPr>
          <w:trHeight w:val="312"/>
          <w:jc w:val="center"/>
        </w:trPr>
        <w:tc>
          <w:tcPr>
            <w:tcW w:w="851" w:type="dxa"/>
            <w:tcBorders>
              <w:top w:val="nil"/>
              <w:left w:val="single" w:sz="4" w:space="0" w:color="auto"/>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metadata</w:t>
            </w:r>
          </w:p>
        </w:tc>
        <w:tc>
          <w:tcPr>
            <w:tcW w:w="1281"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2"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color w:val="FF0000"/>
                <w:kern w:val="0"/>
                <w:sz w:val="13"/>
                <w:szCs w:val="13"/>
              </w:rPr>
            </w:pPr>
            <w:r w:rsidRPr="00DA5AB8">
              <w:rPr>
                <w:rFonts w:ascii="微软雅黑" w:eastAsia="微软雅黑" w:hAnsi="微软雅黑" w:cs="宋体" w:hint="eastAsia"/>
                <w:color w:val="FF0000"/>
                <w:kern w:val="0"/>
                <w:sz w:val="13"/>
                <w:szCs w:val="13"/>
              </w:rPr>
              <w:t xml:space="preserve">　</w:t>
            </w:r>
          </w:p>
        </w:tc>
        <w:tc>
          <w:tcPr>
            <w:tcW w:w="704"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993" w:type="dxa"/>
            <w:tcBorders>
              <w:top w:val="nil"/>
              <w:left w:val="nil"/>
              <w:bottom w:val="single" w:sz="4" w:space="0" w:color="auto"/>
              <w:right w:val="single" w:sz="4" w:space="0" w:color="auto"/>
            </w:tcBorders>
            <w:shd w:val="clear" w:color="auto" w:fill="auto"/>
            <w:vAlign w:val="bottom"/>
          </w:tcPr>
          <w:p w:rsidR="00F44066" w:rsidRPr="00DA5AB8" w:rsidRDefault="00F44066"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2268"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C95458">
            <w:pPr>
              <w:widowControl/>
              <w:ind w:leftChars="-51" w:left="-107" w:firstLineChars="135" w:firstLine="175"/>
              <w:jc w:val="left"/>
              <w:rPr>
                <w:rFonts w:ascii="微软雅黑" w:eastAsia="微软雅黑" w:hAnsi="微软雅黑" w:cs="宋体"/>
                <w:kern w:val="0"/>
                <w:sz w:val="13"/>
                <w:szCs w:val="13"/>
              </w:rPr>
            </w:pPr>
          </w:p>
        </w:tc>
        <w:tc>
          <w:tcPr>
            <w:tcW w:w="1318" w:type="dxa"/>
            <w:tcBorders>
              <w:top w:val="nil"/>
              <w:left w:val="nil"/>
              <w:bottom w:val="single" w:sz="4" w:space="0" w:color="auto"/>
              <w:right w:val="single" w:sz="4" w:space="0" w:color="auto"/>
            </w:tcBorders>
            <w:shd w:val="clear" w:color="auto" w:fill="auto"/>
          </w:tcPr>
          <w:p w:rsidR="00F44066"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F44066" w:rsidRPr="00DA5AB8" w:rsidTr="00CA1479">
        <w:trPr>
          <w:trHeight w:val="600"/>
          <w:jc w:val="center"/>
        </w:trPr>
        <w:tc>
          <w:tcPr>
            <w:tcW w:w="851" w:type="dxa"/>
            <w:tcBorders>
              <w:top w:val="nil"/>
              <w:left w:val="single" w:sz="4" w:space="0" w:color="auto"/>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summariestablemetadata</w:t>
            </w:r>
          </w:p>
        </w:tc>
        <w:tc>
          <w:tcPr>
            <w:tcW w:w="1281" w:type="dxa"/>
            <w:tcBorders>
              <w:top w:val="nil"/>
              <w:left w:val="nil"/>
              <w:bottom w:val="nil"/>
              <w:right w:val="nil"/>
            </w:tcBorders>
            <w:shd w:val="clear" w:color="auto" w:fill="auto"/>
            <w:noWrap/>
            <w:vAlign w:val="bottom"/>
            <w:hideMark/>
          </w:tcPr>
          <w:p w:rsidR="00F44066" w:rsidRPr="00DA5AB8" w:rsidRDefault="00F44066"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kern w:val="0"/>
                <w:sz w:val="13"/>
                <w:szCs w:val="13"/>
              </w:rPr>
              <w:t>name</w:t>
            </w:r>
          </w:p>
        </w:tc>
        <w:tc>
          <w:tcPr>
            <w:tcW w:w="992" w:type="dxa"/>
            <w:tcBorders>
              <w:top w:val="nil"/>
              <w:left w:val="single" w:sz="4" w:space="0" w:color="auto"/>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节点名称</w:t>
            </w:r>
          </w:p>
        </w:tc>
        <w:tc>
          <w:tcPr>
            <w:tcW w:w="704"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F44066" w:rsidRPr="00DA5AB8" w:rsidRDefault="00F44066"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Umts_Summaries_Table</w:t>
            </w:r>
          </w:p>
        </w:tc>
        <w:tc>
          <w:tcPr>
            <w:tcW w:w="2268" w:type="dxa"/>
            <w:tcBorders>
              <w:top w:val="nil"/>
              <w:left w:val="nil"/>
              <w:bottom w:val="single" w:sz="4" w:space="0" w:color="auto"/>
              <w:right w:val="single" w:sz="4" w:space="0" w:color="auto"/>
            </w:tcBorders>
            <w:shd w:val="clear" w:color="auto" w:fill="auto"/>
            <w:vAlign w:val="bottom"/>
            <w:hideMark/>
          </w:tcPr>
          <w:p w:rsidR="00F44066" w:rsidRPr="00DA5AB8" w:rsidRDefault="00F44066" w:rsidP="00C95458">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w:t>
            </w:r>
          </w:p>
        </w:tc>
        <w:tc>
          <w:tcPr>
            <w:tcW w:w="1318" w:type="dxa"/>
            <w:tcBorders>
              <w:top w:val="nil"/>
              <w:left w:val="nil"/>
              <w:bottom w:val="single" w:sz="4" w:space="0" w:color="auto"/>
              <w:right w:val="single" w:sz="4" w:space="0" w:color="auto"/>
            </w:tcBorders>
            <w:shd w:val="clear" w:color="auto" w:fill="auto"/>
          </w:tcPr>
          <w:p w:rsidR="00F44066" w:rsidRPr="00DA5AB8" w:rsidRDefault="00A9403E">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00"/>
          <w:jc w:val="center"/>
        </w:trPr>
        <w:tc>
          <w:tcPr>
            <w:tcW w:w="851" w:type="dxa"/>
            <w:vMerge w:val="restart"/>
            <w:tcBorders>
              <w:top w:val="nil"/>
              <w:left w:val="single" w:sz="4" w:space="0" w:color="auto"/>
              <w:right w:val="single" w:sz="4" w:space="0" w:color="auto"/>
            </w:tcBorders>
            <w:shd w:val="clear" w:color="auto" w:fill="auto"/>
            <w:vAlign w:val="center"/>
            <w:hideMark/>
          </w:tcPr>
          <w:p w:rsidR="005266D3" w:rsidRPr="00DA5AB8" w:rsidRDefault="005266D3" w:rsidP="00320665">
            <w:pPr>
              <w:widowControl/>
              <w:jc w:val="center"/>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field</w:t>
            </w:r>
          </w:p>
        </w:tc>
        <w:tc>
          <w:tcPr>
            <w:tcW w:w="1281" w:type="dxa"/>
            <w:tcBorders>
              <w:top w:val="single" w:sz="4" w:space="0" w:color="auto"/>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fieldname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节点名称</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umts_subject_coverage_weakcover_cell_day</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目前和</w:t>
            </w:r>
            <w:r w:rsidRPr="00DA5AB8">
              <w:rPr>
                <w:rFonts w:ascii="微软雅黑" w:eastAsia="微软雅黑" w:hAnsi="微软雅黑" w:cs="宋体" w:hint="eastAsia"/>
                <w:kern w:val="0"/>
                <w:sz w:val="13"/>
                <w:szCs w:val="13"/>
              </w:rPr>
              <w:t>tablename</w:t>
            </w:r>
            <w:r>
              <w:rPr>
                <w:rFonts w:ascii="微软雅黑" w:eastAsia="微软雅黑" w:hAnsi="微软雅黑" w:cs="宋体" w:hint="eastAsia"/>
                <w:kern w:val="0"/>
                <w:sz w:val="13"/>
                <w:szCs w:val="13"/>
              </w:rPr>
              <w:t>保持一致</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30"/>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tablename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具体表名</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umts_subject_coverage_weakcover_cell_day</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后续可能表名都带版本号</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45"/>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tabletype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表类型</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Default="005266D3" w:rsidP="00071AD7">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s</w:t>
            </w:r>
            <w:r w:rsidRPr="00DA5AB8">
              <w:rPr>
                <w:rFonts w:ascii="微软雅黑" w:eastAsia="微软雅黑" w:hAnsi="微软雅黑" w:cs="宋体" w:hint="eastAsia"/>
                <w:kern w:val="0"/>
                <w:sz w:val="13"/>
                <w:szCs w:val="13"/>
              </w:rPr>
              <w:t>park、sybase、gbase</w:t>
            </w:r>
          </w:p>
          <w:p w:rsidR="005266D3" w:rsidRPr="00DA5AB8" w:rsidRDefault="005266D3" w:rsidP="001D3B8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、netmax</w:t>
            </w:r>
            <w:ins w:id="136" w:author="王会00041692" w:date="2016-08-24T15:16:00Z">
              <w:r w:rsidR="00264A6E">
                <w:rPr>
                  <w:rFonts w:ascii="微软雅黑" w:eastAsia="微软雅黑" w:hAnsi="微软雅黑" w:cs="宋体" w:hint="eastAsia"/>
                  <w:kern w:val="0"/>
                  <w:sz w:val="13"/>
                  <w:szCs w:val="13"/>
                </w:rPr>
                <w:t>、</w:t>
              </w:r>
              <w:r w:rsidR="00264A6E" w:rsidRPr="00264A6E">
                <w:rPr>
                  <w:rFonts w:ascii="微软雅黑" w:eastAsia="微软雅黑" w:hAnsi="微软雅黑" w:cs="宋体"/>
                  <w:kern w:val="0"/>
                  <w:sz w:val="13"/>
                  <w:szCs w:val="13"/>
                </w:rPr>
                <w:t>gbase_dynamic</w:t>
              </w:r>
            </w:ins>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sybase</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0125C">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需要做数据到达检查的表，统一配置为netmax，否则配置为数据库类型，如</w:t>
            </w:r>
            <w:r w:rsidRPr="000A1425">
              <w:rPr>
                <w:rFonts w:ascii="微软雅黑" w:eastAsia="微软雅黑" w:hAnsi="微软雅黑" w:cs="宋体" w:hint="eastAsia"/>
                <w:kern w:val="0"/>
                <w:sz w:val="13"/>
                <w:szCs w:val="13"/>
              </w:rPr>
              <w:t>spark或sybase或gbase</w:t>
            </w:r>
            <w:r>
              <w:rPr>
                <w:rFonts w:ascii="微软雅黑" w:eastAsia="微软雅黑" w:hAnsi="微软雅黑" w:cs="宋体" w:hint="eastAsia"/>
                <w:kern w:val="0"/>
                <w:sz w:val="13"/>
                <w:szCs w:val="13"/>
              </w:rPr>
              <w:t>或hbase等；</w:t>
            </w:r>
            <w:ins w:id="137" w:author="王会00041692" w:date="2016-08-24T16:01:00Z">
              <w:r w:rsidR="00511341" w:rsidRPr="00C65314">
                <w:rPr>
                  <w:rFonts w:ascii="微软雅黑" w:eastAsia="微软雅黑" w:hAnsi="微软雅黑" w:cs="宋体"/>
                  <w:kern w:val="0"/>
                  <w:sz w:val="13"/>
                  <w:szCs w:val="13"/>
                </w:rPr>
                <w:t>gbase_dynamic</w:t>
              </w:r>
              <w:r w:rsidR="00511341">
                <w:rPr>
                  <w:rFonts w:ascii="微软雅黑" w:eastAsia="微软雅黑" w:hAnsi="微软雅黑" w:cs="宋体" w:hint="eastAsia"/>
                  <w:kern w:val="0"/>
                  <w:sz w:val="13"/>
                  <w:szCs w:val="13"/>
                </w:rPr>
                <w:t>目前仅用于核心网分表情况</w:t>
              </w:r>
            </w:ins>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ins w:id="138" w:author="王会00041692" w:date="2016-08-24T15:16:00Z">
              <w:r w:rsidR="00264A6E">
                <w:rPr>
                  <w:rFonts w:ascii="微软雅黑" w:eastAsia="微软雅黑" w:hAnsi="微软雅黑" w:cs="宋体" w:hint="eastAsia"/>
                  <w:kern w:val="0"/>
                  <w:sz w:val="13"/>
                  <w:szCs w:val="13"/>
                </w:rPr>
                <w:t xml:space="preserve"> V6.15.60.03B3支持</w:t>
              </w:r>
              <w:r w:rsidR="00264A6E" w:rsidRPr="001C712B">
                <w:rPr>
                  <w:rFonts w:ascii="微软雅黑" w:eastAsia="微软雅黑" w:hAnsi="微软雅黑" w:cs="宋体"/>
                  <w:kern w:val="0"/>
                  <w:sz w:val="13"/>
                  <w:szCs w:val="13"/>
                </w:rPr>
                <w:t>gbase_dynamic</w:t>
              </w:r>
            </w:ins>
          </w:p>
        </w:tc>
      </w:tr>
      <w:tr w:rsidR="005266D3" w:rsidRPr="00DA5AB8" w:rsidTr="008B0DB1">
        <w:trPr>
          <w:trHeight w:val="600"/>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classify</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归类</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7A5841">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color w:val="000000"/>
                <w:kern w:val="0"/>
                <w:sz w:val="13"/>
                <w:szCs w:val="13"/>
              </w:rPr>
              <w:t>lte、cdma、umts，union</w:t>
            </w:r>
            <w:r>
              <w:rPr>
                <w:rFonts w:ascii="微软雅黑" w:eastAsia="微软雅黑" w:hAnsi="微软雅黑" w:cs="宋体" w:hint="eastAsia"/>
                <w:color w:val="000000"/>
                <w:kern w:val="0"/>
                <w:sz w:val="13"/>
                <w:szCs w:val="13"/>
              </w:rPr>
              <w:t>、cn、</w:t>
            </w:r>
            <w:r w:rsidRPr="000D6046">
              <w:rPr>
                <w:rFonts w:ascii="微软雅黑" w:eastAsia="微软雅黑" w:hAnsi="微软雅黑" w:cs="宋体"/>
                <w:color w:val="000000"/>
                <w:kern w:val="0"/>
                <w:sz w:val="13"/>
                <w:szCs w:val="13"/>
              </w:rPr>
              <w:t>cn-cdma</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cn-lte</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cn-union</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cn-umts</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COMMON</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userprofile</w:t>
            </w:r>
            <w:r w:rsidR="007A5841">
              <w:t xml:space="preserve"> </w:t>
            </w:r>
            <w:r w:rsidR="007A5841" w:rsidRPr="007A5841">
              <w:rPr>
                <w:rFonts w:ascii="微软雅黑" w:eastAsia="微软雅黑" w:hAnsi="微软雅黑" w:cs="宋体"/>
                <w:color w:val="000000"/>
                <w:kern w:val="0"/>
                <w:sz w:val="13"/>
                <w:szCs w:val="13"/>
              </w:rPr>
              <w:t>,           fixednetwork,serviceexperience,iptv,multinetwork,health</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umts</w:t>
            </w:r>
          </w:p>
        </w:tc>
        <w:tc>
          <w:tcPr>
            <w:tcW w:w="2268" w:type="dxa"/>
            <w:tcBorders>
              <w:top w:val="nil"/>
              <w:left w:val="nil"/>
              <w:bottom w:val="single" w:sz="4" w:space="0" w:color="auto"/>
              <w:right w:val="single" w:sz="4" w:space="0" w:color="auto"/>
            </w:tcBorders>
            <w:shd w:val="clear" w:color="auto" w:fill="auto"/>
            <w:vAlign w:val="bottom"/>
            <w:hideMark/>
          </w:tcPr>
          <w:p w:rsidR="005266D3" w:rsidRPr="002142E5" w:rsidRDefault="005266D3" w:rsidP="00DF0BBA">
            <w:pPr>
              <w:widowControl/>
              <w:ind w:leftChars="-51" w:left="-107"/>
              <w:jc w:val="left"/>
              <w:rPr>
                <w:rFonts w:ascii="微软雅黑" w:eastAsia="微软雅黑" w:hAnsi="微软雅黑" w:cs="宋体"/>
                <w:color w:val="FF0000"/>
                <w:kern w:val="0"/>
                <w:sz w:val="13"/>
                <w:szCs w:val="13"/>
              </w:rPr>
            </w:pPr>
            <w:r>
              <w:rPr>
                <w:rFonts w:ascii="微软雅黑" w:eastAsia="微软雅黑" w:hAnsi="微软雅黑" w:cs="宋体" w:hint="eastAsia"/>
                <w:color w:val="FF0000"/>
                <w:kern w:val="0"/>
                <w:sz w:val="13"/>
                <w:szCs w:val="13"/>
              </w:rPr>
              <w:t>算</w:t>
            </w:r>
            <w:r w:rsidRPr="002142E5">
              <w:rPr>
                <w:rFonts w:ascii="微软雅黑" w:eastAsia="微软雅黑" w:hAnsi="微软雅黑" w:cs="宋体" w:hint="eastAsia"/>
                <w:color w:val="FF0000"/>
                <w:kern w:val="0"/>
                <w:sz w:val="13"/>
                <w:szCs w:val="13"/>
              </w:rPr>
              <w:t>法所依赖的数据源制式，需根据实际填写，并与</w:t>
            </w:r>
            <w:r w:rsidRPr="002142E5">
              <w:rPr>
                <w:rFonts w:ascii="微软雅黑" w:eastAsia="微软雅黑" w:hAnsi="微软雅黑" w:cs="宋体"/>
                <w:color w:val="FF0000"/>
                <w:kern w:val="0"/>
                <w:sz w:val="13"/>
                <w:szCs w:val="13"/>
              </w:rPr>
              <w:t>vmax-conf/datasourceconfig.xml</w:t>
            </w:r>
            <w:r w:rsidRPr="002142E5">
              <w:rPr>
                <w:rFonts w:ascii="微软雅黑" w:eastAsia="微软雅黑" w:hAnsi="微软雅黑" w:cs="宋体" w:hint="eastAsia"/>
                <w:color w:val="FF0000"/>
                <w:kern w:val="0"/>
                <w:sz w:val="13"/>
                <w:szCs w:val="13"/>
              </w:rPr>
              <w:t>配置中该省市的制式一致</w:t>
            </w:r>
            <w:r>
              <w:rPr>
                <w:rFonts w:ascii="微软雅黑" w:eastAsia="微软雅黑" w:hAnsi="微软雅黑" w:cs="宋体" w:hint="eastAsia"/>
                <w:color w:val="FF0000"/>
                <w:kern w:val="0"/>
                <w:sz w:val="13"/>
                <w:szCs w:val="13"/>
              </w:rPr>
              <w:t>；该字段会涉及制式控制，必须填写正确，否则可能导致任务上不了公告牌。</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r w:rsidR="00142404">
              <w:rPr>
                <w:rFonts w:ascii="微软雅黑" w:eastAsia="微软雅黑" w:hAnsi="微软雅黑" w:cs="宋体" w:hint="eastAsia"/>
                <w:kern w:val="0"/>
                <w:sz w:val="13"/>
                <w:szCs w:val="13"/>
              </w:rPr>
              <w:t>、V6.15.60.01B2版本支持</w:t>
            </w:r>
            <w:r w:rsidR="00142404" w:rsidRPr="007A5841">
              <w:rPr>
                <w:rFonts w:ascii="微软雅黑" w:eastAsia="微软雅黑" w:hAnsi="微软雅黑" w:cs="宋体"/>
                <w:color w:val="000000"/>
                <w:kern w:val="0"/>
                <w:sz w:val="13"/>
                <w:szCs w:val="13"/>
              </w:rPr>
              <w:t>fixednetwork,serviceexperience,iptv,multinetwork,health</w:t>
            </w:r>
          </w:p>
        </w:tc>
      </w:tr>
      <w:tr w:rsidR="005266D3" w:rsidRPr="00DA5AB8" w:rsidTr="008B0DB1">
        <w:trPr>
          <w:trHeight w:val="600"/>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source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来源</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N</w:t>
            </w:r>
            <w:r w:rsidRPr="00DA5AB8">
              <w:rPr>
                <w:rFonts w:ascii="微软雅黑" w:eastAsia="微软雅黑" w:hAnsi="微软雅黑" w:cs="宋体" w:hint="eastAsia"/>
                <w:kern w:val="0"/>
                <w:sz w:val="13"/>
                <w:szCs w:val="13"/>
              </w:rPr>
              <w:t>etmax，vmax，dcu</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coverage</w:t>
            </w:r>
          </w:p>
        </w:tc>
        <w:tc>
          <w:tcPr>
            <w:tcW w:w="2268" w:type="dxa"/>
            <w:tcBorders>
              <w:top w:val="nil"/>
              <w:left w:val="nil"/>
              <w:bottom w:val="single" w:sz="4" w:space="0" w:color="auto"/>
              <w:right w:val="single" w:sz="4" w:space="0" w:color="auto"/>
            </w:tcBorders>
            <w:shd w:val="clear" w:color="auto" w:fill="auto"/>
            <w:vAlign w:val="bottom"/>
            <w:hideMark/>
          </w:tcPr>
          <w:p w:rsidR="005266D3" w:rsidRPr="006F2180" w:rsidRDefault="005266D3" w:rsidP="006F2180">
            <w:pPr>
              <w:widowControl/>
              <w:jc w:val="left"/>
              <w:rPr>
                <w:rFonts w:ascii="微软雅黑" w:eastAsia="微软雅黑" w:hAnsi="微软雅黑" w:cs="宋体"/>
                <w:kern w:val="0"/>
                <w:sz w:val="13"/>
                <w:szCs w:val="13"/>
              </w:rPr>
            </w:pPr>
            <w:r w:rsidRPr="006F2180">
              <w:rPr>
                <w:rFonts w:ascii="微软雅黑" w:eastAsia="微软雅黑" w:hAnsi="微软雅黑" w:cs="宋体" w:hint="eastAsia"/>
                <w:kern w:val="0"/>
                <w:sz w:val="13"/>
                <w:szCs w:val="13"/>
              </w:rPr>
              <w:t>cn侧的数据源表配置为 dcu，cn侧清洗出的表配置为vmax；</w:t>
            </w:r>
          </w:p>
          <w:p w:rsidR="005266D3" w:rsidRPr="006F2180" w:rsidRDefault="005266D3" w:rsidP="006F2180">
            <w:pPr>
              <w:widowControl/>
              <w:jc w:val="left"/>
              <w:rPr>
                <w:rFonts w:ascii="微软雅黑" w:eastAsia="微软雅黑" w:hAnsi="微软雅黑" w:cs="宋体"/>
                <w:kern w:val="0"/>
                <w:sz w:val="13"/>
                <w:szCs w:val="13"/>
              </w:rPr>
            </w:pPr>
            <w:r w:rsidRPr="006F2180">
              <w:rPr>
                <w:rFonts w:ascii="微软雅黑" w:eastAsia="微软雅黑" w:hAnsi="微软雅黑" w:cs="宋体" w:hint="eastAsia"/>
                <w:kern w:val="0"/>
                <w:sz w:val="13"/>
                <w:szCs w:val="13"/>
              </w:rPr>
              <w:t>ran侧需要到达检查的netmax数据表则配置为netmax ，中间清洗数据表需要到达检查配置为vmax；</w:t>
            </w:r>
          </w:p>
          <w:p w:rsidR="005266D3" w:rsidRPr="00DA5AB8" w:rsidRDefault="005266D3" w:rsidP="006F2180">
            <w:pPr>
              <w:widowControl/>
              <w:jc w:val="left"/>
              <w:rPr>
                <w:rFonts w:ascii="微软雅黑" w:eastAsia="微软雅黑" w:hAnsi="微软雅黑" w:cs="宋体"/>
                <w:color w:val="000000"/>
                <w:kern w:val="0"/>
                <w:sz w:val="13"/>
                <w:szCs w:val="13"/>
              </w:rPr>
            </w:pPr>
            <w:r w:rsidRPr="006F2180">
              <w:rPr>
                <w:rFonts w:ascii="微软雅黑" w:eastAsia="微软雅黑" w:hAnsi="微软雅黑" w:cs="宋体" w:hint="eastAsia"/>
                <w:kern w:val="0"/>
                <w:sz w:val="13"/>
                <w:szCs w:val="13"/>
              </w:rPr>
              <w:t>工参、字典表、定时任务等没有输出若需要到达检查则配置为netmax；</w:t>
            </w:r>
            <w:r w:rsidRPr="006F2180">
              <w:rPr>
                <w:rFonts w:ascii="微软雅黑" w:eastAsia="微软雅黑" w:hAnsi="微软雅黑" w:cs="宋体"/>
                <w:kern w:val="0"/>
                <w:sz w:val="13"/>
                <w:szCs w:val="13"/>
              </w:rPr>
              <w:t xml:space="preserve"> </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00"/>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timegranularity</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生成时间粒度</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BD5964">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color w:val="000000"/>
                <w:kern w:val="0"/>
                <w:sz w:val="13"/>
                <w:szCs w:val="13"/>
              </w:rPr>
              <w:t>1hour、1day、1week、1month</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1day</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1hour、1day、1week或者1month</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version</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版本号</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v1.0</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表的版本号</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description</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描述</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弱覆盖小区天表</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 xml:space="preserve">　</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createtime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创建时间</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2015/11/21</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表创建时间</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nil"/>
              <w:right w:val="nil"/>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storedtype</w:t>
            </w:r>
          </w:p>
        </w:tc>
        <w:tc>
          <w:tcPr>
            <w:tcW w:w="992" w:type="dxa"/>
            <w:tcBorders>
              <w:top w:val="nil"/>
              <w:left w:val="single" w:sz="4" w:space="0" w:color="auto"/>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数据库文件格式</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ORC、TEXTFILE</w:t>
            </w:r>
            <w:r>
              <w:rPr>
                <w:rFonts w:ascii="微软雅黑" w:eastAsia="微软雅黑" w:hAnsi="微软雅黑" w:cs="宋体" w:hint="eastAsia"/>
                <w:kern w:val="0"/>
                <w:sz w:val="13"/>
                <w:szCs w:val="13"/>
              </w:rPr>
              <w:t>、parquet</w:t>
            </w:r>
          </w:p>
        </w:tc>
        <w:tc>
          <w:tcPr>
            <w:tcW w:w="1800" w:type="dxa"/>
            <w:tcBorders>
              <w:top w:val="nil"/>
              <w:left w:val="nil"/>
              <w:bottom w:val="single" w:sz="4" w:space="0" w:color="auto"/>
              <w:right w:val="single" w:sz="4" w:space="0" w:color="auto"/>
            </w:tcBorders>
            <w:shd w:val="clear" w:color="auto" w:fill="auto"/>
            <w:vAlign w:val="center"/>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ORC</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56649F">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ORC、TEXTFILE</w:t>
            </w:r>
            <w:r>
              <w:rPr>
                <w:rFonts w:ascii="微软雅黑" w:eastAsia="微软雅黑" w:hAnsi="微软雅黑" w:cs="宋体" w:hint="eastAsia"/>
                <w:kern w:val="0"/>
                <w:sz w:val="13"/>
                <w:szCs w:val="13"/>
              </w:rPr>
              <w:t>、parquet</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single" w:sz="4" w:space="0" w:color="auto"/>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dbname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数据库名</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zxvmax</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zxvmax</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　所在数据库名</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487"/>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location</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表文件所在路径</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/zxvmax/telecom/cdma/subject/cdma_netmaxc_subject_tenthousand_user_calldrop_month/</w:t>
            </w:r>
          </w:p>
        </w:tc>
        <w:tc>
          <w:tcPr>
            <w:tcW w:w="2268" w:type="dxa"/>
            <w:tcBorders>
              <w:top w:val="nil"/>
              <w:left w:val="nil"/>
              <w:bottom w:val="single" w:sz="4" w:space="0" w:color="auto"/>
              <w:right w:val="single" w:sz="4" w:space="0" w:color="auto"/>
            </w:tcBorders>
            <w:shd w:val="clear" w:color="auto" w:fill="auto"/>
            <w:vAlign w:val="bottom"/>
            <w:hideMark/>
          </w:tcPr>
          <w:p w:rsidR="005266D3" w:rsidRPr="00015F49" w:rsidRDefault="005266D3" w:rsidP="00015F49">
            <w:pPr>
              <w:widowControl/>
              <w:jc w:val="left"/>
              <w:rPr>
                <w:rFonts w:ascii="微软雅黑" w:eastAsia="微软雅黑" w:hAnsi="微软雅黑" w:cs="宋体"/>
                <w:kern w:val="0"/>
                <w:sz w:val="13"/>
                <w:szCs w:val="13"/>
              </w:rPr>
            </w:pPr>
            <w:r w:rsidRPr="00015F49">
              <w:rPr>
                <w:rFonts w:ascii="微软雅黑" w:eastAsia="微软雅黑" w:hAnsi="微软雅黑" w:cs="宋体" w:hint="eastAsia"/>
                <w:kern w:val="0"/>
                <w:sz w:val="13"/>
                <w:szCs w:val="13"/>
              </w:rPr>
              <w:t>spark表才有，sybase不需要；对于原始数据入库的表需填写为drs推送到hdfs的路径（如/cdma/netmaxc/ndsloader_tmp/callmodel/cdma_netmaxc_nbi_callmodel_call_model_by_serv），细化需要动态分区的小时表填写为临时路径，其他表填写正式路径（/cdma/ems/cdma_cm_neighborcell_config_do/</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487"/>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partitionfield</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w:t>
            </w:r>
            <w:r w:rsidRPr="00DA5AB8">
              <w:rPr>
                <w:rFonts w:ascii="微软雅黑" w:eastAsia="微软雅黑" w:hAnsi="微软雅黑" w:cs="宋体" w:hint="eastAsia"/>
                <w:kern w:val="0"/>
                <w:sz w:val="13"/>
                <w:szCs w:val="13"/>
              </w:rPr>
              <w:t>park表配置中表示表分区；sybae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表配置中表示从spark同步至sybase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时使用的表字段名</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p_provincecode</w:t>
            </w:r>
            <w:r w:rsidRPr="00DA5AB8">
              <w:rPr>
                <w:rFonts w:ascii="微软雅黑" w:eastAsia="微软雅黑" w:hAnsi="微软雅黑" w:cs="宋体" w:hint="eastAsia"/>
                <w:kern w:val="0"/>
                <w:sz w:val="13"/>
                <w:szCs w:val="13"/>
              </w:rPr>
              <w:t>,p_date</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多个分区的话按照英文逗号分隔，顺序就是创建表的顺序；由于导出成sybase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文件后，sybase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入库之前需要删除重复数据。如果sybase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表的时间字段不是标准的，需要在sybase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汇总表中填写时间的字段信息，目前利用汇总表中的两个属性</w:t>
            </w:r>
            <w:r w:rsidRPr="00DA5AB8">
              <w:rPr>
                <w:rFonts w:ascii="微软雅黑" w:eastAsia="微软雅黑" w:hAnsi="微软雅黑" w:cs="宋体"/>
                <w:kern w:val="0"/>
                <w:sz w:val="13"/>
                <w:szCs w:val="13"/>
              </w:rPr>
              <w:t>partitionfield</w:t>
            </w:r>
            <w:r w:rsidRPr="00DA5AB8">
              <w:rPr>
                <w:rFonts w:ascii="微软雅黑" w:eastAsia="微软雅黑" w:hAnsi="微软雅黑" w:cs="宋体" w:hint="eastAsia"/>
                <w:kern w:val="0"/>
                <w:sz w:val="13"/>
                <w:szCs w:val="13"/>
              </w:rPr>
              <w:t>和</w:t>
            </w:r>
            <w:r w:rsidRPr="00DA5AB8">
              <w:rPr>
                <w:rFonts w:ascii="微软雅黑" w:eastAsia="微软雅黑" w:hAnsi="微软雅黑" w:cs="宋体"/>
                <w:kern w:val="0"/>
                <w:sz w:val="13"/>
                <w:szCs w:val="13"/>
              </w:rPr>
              <w:t>partitionfieldtype</w:t>
            </w:r>
            <w:r w:rsidRPr="00DA5AB8">
              <w:rPr>
                <w:rFonts w:ascii="微软雅黑" w:eastAsia="微软雅黑" w:hAnsi="微软雅黑" w:cs="宋体" w:hint="eastAsia"/>
                <w:kern w:val="0"/>
                <w:sz w:val="13"/>
                <w:szCs w:val="13"/>
              </w:rPr>
              <w:t>来填写。例如，如果是周和月的表有多个时间信息，则用逗号分隔</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600"/>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noWrap/>
            <w:vAlign w:val="bottom"/>
            <w:hideMark/>
          </w:tcPr>
          <w:p w:rsidR="005266D3" w:rsidRPr="00DA5AB8" w:rsidRDefault="005266D3" w:rsidP="00320665">
            <w:pPr>
              <w:widowControl/>
              <w:jc w:val="left"/>
              <w:rPr>
                <w:rFonts w:ascii="微软雅黑" w:eastAsia="微软雅黑" w:hAnsi="微软雅黑" w:cs="Arial Unicode MS"/>
                <w:kern w:val="0"/>
                <w:sz w:val="13"/>
                <w:szCs w:val="13"/>
              </w:rPr>
            </w:pPr>
            <w:r w:rsidRPr="00DA5AB8">
              <w:rPr>
                <w:rFonts w:ascii="微软雅黑" w:eastAsia="微软雅黑" w:hAnsi="微软雅黑" w:cs="Arial Unicode MS" w:hint="eastAsia"/>
                <w:kern w:val="0"/>
                <w:sz w:val="13"/>
                <w:szCs w:val="13"/>
              </w:rPr>
              <w:t>partitionfieldtype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spark表分区字段类型sybae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表配置中表示从spark同步至sybase</w:t>
            </w:r>
            <w:r>
              <w:rPr>
                <w:rFonts w:ascii="微软雅黑" w:eastAsia="微软雅黑" w:hAnsi="微软雅黑" w:cs="宋体" w:hint="eastAsia"/>
                <w:kern w:val="0"/>
                <w:sz w:val="13"/>
                <w:szCs w:val="13"/>
              </w:rPr>
              <w:t>/gbase</w:t>
            </w:r>
            <w:r w:rsidRPr="00DA5AB8">
              <w:rPr>
                <w:rFonts w:ascii="微软雅黑" w:eastAsia="微软雅黑" w:hAnsi="微软雅黑" w:cs="宋体" w:hint="eastAsia"/>
                <w:kern w:val="0"/>
                <w:sz w:val="13"/>
                <w:szCs w:val="13"/>
              </w:rPr>
              <w:t>时使用的表字段类型</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int,string</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多个分区的话按照英文逗号分隔，和表分区partitionfield字段顺序对应</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isexternal</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是否外部表</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Int</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0,1</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F5468D">
            <w:pPr>
              <w:widowControl/>
              <w:ind w:right="948"/>
              <w:jc w:val="right"/>
              <w:rPr>
                <w:rFonts w:ascii="微软雅黑" w:eastAsia="微软雅黑" w:hAnsi="微软雅黑" w:cs="宋体"/>
                <w:color w:val="000000"/>
                <w:kern w:val="0"/>
                <w:sz w:val="13"/>
                <w:szCs w:val="13"/>
              </w:rPr>
            </w:pPr>
            <w:r w:rsidRPr="00DA5AB8">
              <w:rPr>
                <w:rFonts w:ascii="微软雅黑" w:eastAsia="微软雅黑" w:hAnsi="微软雅黑" w:cs="宋体" w:hint="eastAsia"/>
                <w:color w:val="000000"/>
                <w:kern w:val="0"/>
                <w:sz w:val="13"/>
                <w:szCs w:val="13"/>
              </w:rPr>
              <w:t>0</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776F90">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0表示</w:t>
            </w:r>
            <w:r>
              <w:rPr>
                <w:rFonts w:ascii="微软雅黑" w:eastAsia="微软雅黑" w:hAnsi="微软雅黑" w:cs="宋体" w:hint="eastAsia"/>
                <w:kern w:val="0"/>
                <w:sz w:val="13"/>
                <w:szCs w:val="13"/>
              </w:rPr>
              <w:t>内部表，1表示外部表</w:t>
            </w:r>
            <w:r w:rsidRPr="00DA5AB8">
              <w:rPr>
                <w:rFonts w:ascii="微软雅黑" w:eastAsia="微软雅黑" w:hAnsi="微软雅黑" w:cs="宋体" w:hint="eastAsia"/>
                <w:kern w:val="0"/>
                <w:sz w:val="13"/>
                <w:szCs w:val="13"/>
              </w:rPr>
              <w:t>；支持平台中的动态修改。</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storedperiod</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数据存储周期</w:t>
            </w:r>
            <w:r>
              <w:rPr>
                <w:rFonts w:ascii="微软雅黑" w:eastAsia="微软雅黑" w:hAnsi="微软雅黑" w:cs="宋体" w:hint="eastAsia"/>
                <w:kern w:val="0"/>
                <w:sz w:val="13"/>
                <w:szCs w:val="13"/>
              </w:rPr>
              <w:t>,单位为天</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A51502" w:rsidRDefault="005266D3" w:rsidP="00A51502">
            <w:pPr>
              <w:autoSpaceDE w:val="0"/>
              <w:autoSpaceDN w:val="0"/>
              <w:adjustRightInd w:val="0"/>
              <w:ind w:leftChars="-51" w:left="-107" w:firstLineChars="135" w:firstLine="270"/>
              <w:jc w:val="left"/>
              <w:rPr>
                <w:rFonts w:ascii="微软雅黑" w:eastAsia="微软雅黑" w:hAnsi="微软雅黑" w:cs="宋体"/>
                <w:kern w:val="0"/>
                <w:sz w:val="13"/>
                <w:szCs w:val="13"/>
              </w:rPr>
            </w:pPr>
            <w:r>
              <w:rPr>
                <w:rFonts w:ascii="微软雅黑" w:eastAsia="微软雅黑" w:hAnsi="微软雅黑" w:cs="宋体"/>
                <w:color w:val="000000"/>
                <w:kern w:val="0"/>
                <w:sz w:val="20"/>
                <w:szCs w:val="20"/>
              </w:rPr>
              <w:t xml:space="preserve">    </w:t>
            </w:r>
            <w:r w:rsidRPr="00A51502">
              <w:rPr>
                <w:rFonts w:ascii="微软雅黑" w:eastAsia="微软雅黑" w:hAnsi="微软雅黑" w:cs="宋体"/>
                <w:kern w:val="0"/>
                <w:sz w:val="13"/>
                <w:szCs w:val="13"/>
              </w:rPr>
              <w:t>GbaseDefaultType</w:t>
            </w:r>
            <w:r>
              <w:rPr>
                <w:rFonts w:ascii="微软雅黑" w:eastAsia="微软雅黑" w:hAnsi="微软雅黑" w:cs="宋体" w:hint="eastAsia"/>
                <w:kern w:val="0"/>
                <w:sz w:val="13"/>
                <w:szCs w:val="13"/>
              </w:rPr>
              <w:t>,</w:t>
            </w:r>
            <w:r>
              <w:rPr>
                <w:rFonts w:ascii="微软雅黑" w:eastAsia="微软雅黑" w:hAnsi="微软雅黑" w:cs="宋体"/>
                <w:color w:val="000000"/>
                <w:kern w:val="0"/>
                <w:sz w:val="20"/>
                <w:szCs w:val="20"/>
              </w:rPr>
              <w:t xml:space="preserve">    </w:t>
            </w:r>
            <w:r w:rsidRPr="00A51502">
              <w:rPr>
                <w:rFonts w:ascii="微软雅黑" w:eastAsia="微软雅黑" w:hAnsi="微软雅黑" w:cs="宋体"/>
                <w:kern w:val="0"/>
                <w:sz w:val="13"/>
                <w:szCs w:val="13"/>
              </w:rPr>
              <w:t xml:space="preserve">SparkDefaultType </w:t>
            </w:r>
            <w:r>
              <w:rPr>
                <w:rFonts w:ascii="微软雅黑" w:eastAsia="微软雅黑" w:hAnsi="微软雅黑" w:cs="宋体" w:hint="eastAsia"/>
                <w:kern w:val="0"/>
                <w:sz w:val="13"/>
                <w:szCs w:val="13"/>
              </w:rPr>
              <w:t>,</w:t>
            </w:r>
            <w:r w:rsidRPr="00A51502">
              <w:rPr>
                <w:rFonts w:ascii="微软雅黑" w:eastAsia="微软雅黑" w:hAnsi="微软雅黑" w:cs="宋体"/>
                <w:kern w:val="0"/>
                <w:sz w:val="13"/>
                <w:szCs w:val="13"/>
              </w:rPr>
              <w:t xml:space="preserve">    SparkNetmaxType</w:t>
            </w:r>
            <w:r>
              <w:rPr>
                <w:rFonts w:ascii="微软雅黑" w:eastAsia="微软雅黑" w:hAnsi="微软雅黑" w:cs="宋体" w:hint="eastAsia"/>
                <w:kern w:val="0"/>
                <w:sz w:val="13"/>
                <w:szCs w:val="13"/>
              </w:rPr>
              <w:t>,</w:t>
            </w:r>
          </w:p>
          <w:p w:rsidR="005266D3" w:rsidRPr="00DA5AB8" w:rsidRDefault="005266D3" w:rsidP="00320665">
            <w:pPr>
              <w:widowControl/>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F12A37">
            <w:pPr>
              <w:widowControl/>
              <w:jc w:val="left"/>
              <w:rPr>
                <w:rFonts w:ascii="微软雅黑" w:eastAsia="微软雅黑" w:hAnsi="微软雅黑" w:cs="宋体"/>
                <w:kern w:val="0"/>
                <w:sz w:val="13"/>
                <w:szCs w:val="13"/>
              </w:rPr>
            </w:pPr>
            <w:r w:rsidRPr="00A51502">
              <w:rPr>
                <w:rFonts w:ascii="微软雅黑" w:eastAsia="微软雅黑" w:hAnsi="微软雅黑" w:cs="宋体"/>
                <w:kern w:val="0"/>
                <w:sz w:val="13"/>
                <w:szCs w:val="13"/>
              </w:rPr>
              <w:t>SparkDefaultType</w:t>
            </w:r>
          </w:p>
        </w:tc>
        <w:tc>
          <w:tcPr>
            <w:tcW w:w="2268" w:type="dxa"/>
            <w:tcBorders>
              <w:top w:val="nil"/>
              <w:left w:val="nil"/>
              <w:bottom w:val="single" w:sz="4" w:space="0" w:color="auto"/>
              <w:right w:val="single" w:sz="4" w:space="0" w:color="auto"/>
            </w:tcBorders>
            <w:shd w:val="clear" w:color="auto" w:fill="auto"/>
            <w:vAlign w:val="bottom"/>
            <w:hideMark/>
          </w:tcPr>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缺省为空；</w:t>
            </w:r>
            <w:r w:rsidRPr="004E0084">
              <w:rPr>
                <w:rFonts w:ascii="微软雅黑" w:eastAsia="微软雅黑" w:hAnsi="微软雅黑" w:cs="宋体" w:hint="eastAsia"/>
                <w:kern w:val="0"/>
                <w:sz w:val="13"/>
                <w:szCs w:val="13"/>
              </w:rPr>
              <w:t>在</w:t>
            </w:r>
            <w:r w:rsidRPr="004E0084">
              <w:rPr>
                <w:rFonts w:ascii="微软雅黑" w:eastAsia="微软雅黑" w:hAnsi="微软雅黑" w:cs="宋体"/>
                <w:kern w:val="0"/>
                <w:sz w:val="13"/>
                <w:szCs w:val="13"/>
              </w:rPr>
              <w:t>dataperiodmanage.co</w:t>
            </w:r>
            <w:r w:rsidRPr="004E0084">
              <w:rPr>
                <w:rFonts w:ascii="微软雅黑" w:eastAsia="微软雅黑" w:hAnsi="微软雅黑" w:cs="宋体" w:hint="eastAsia"/>
                <w:kern w:val="0"/>
                <w:sz w:val="13"/>
                <w:szCs w:val="13"/>
              </w:rPr>
              <w:t>n</w:t>
            </w:r>
            <w:r w:rsidRPr="004E0084">
              <w:rPr>
                <w:rFonts w:ascii="微软雅黑" w:eastAsia="微软雅黑" w:hAnsi="微软雅黑" w:cs="宋体"/>
                <w:kern w:val="0"/>
                <w:sz w:val="13"/>
                <w:szCs w:val="13"/>
              </w:rPr>
              <w:t>f</w:t>
            </w:r>
            <w:r w:rsidRPr="004E0084">
              <w:rPr>
                <w:rFonts w:ascii="微软雅黑" w:eastAsia="微软雅黑" w:hAnsi="微软雅黑" w:cs="宋体" w:hint="eastAsia"/>
                <w:kern w:val="0"/>
                <w:sz w:val="13"/>
                <w:szCs w:val="13"/>
              </w:rPr>
              <w:t>中配置</w:t>
            </w:r>
            <w:r w:rsidRPr="004E0084">
              <w:rPr>
                <w:rFonts w:ascii="微软雅黑" w:eastAsia="微软雅黑" w:hAnsi="微软雅黑" w:cs="宋体"/>
                <w:kern w:val="0"/>
                <w:sz w:val="13"/>
                <w:szCs w:val="13"/>
              </w:rPr>
              <w:t>DataStoredPeriod</w:t>
            </w:r>
            <w:r w:rsidRPr="004E0084">
              <w:rPr>
                <w:rFonts w:ascii="微软雅黑" w:eastAsia="微软雅黑" w:hAnsi="微软雅黑" w:cs="宋体" w:hint="eastAsia"/>
                <w:kern w:val="0"/>
                <w:sz w:val="13"/>
                <w:szCs w:val="13"/>
              </w:rPr>
              <w:t>类型的保存时间周期，配置500就是按当天时间保存500天数据</w:t>
            </w:r>
            <w:r>
              <w:rPr>
                <w:rFonts w:ascii="微软雅黑" w:eastAsia="微软雅黑" w:hAnsi="微软雅黑" w:cs="宋体" w:hint="eastAsia"/>
                <w:kern w:val="0"/>
                <w:sz w:val="13"/>
                <w:szCs w:val="13"/>
              </w:rPr>
              <w:t>，</w:t>
            </w:r>
            <w:r w:rsidRPr="004E0084">
              <w:rPr>
                <w:rFonts w:ascii="微软雅黑" w:eastAsia="微软雅黑" w:hAnsi="微软雅黑" w:cs="宋体" w:hint="eastAsia"/>
                <w:kern w:val="0"/>
                <w:sz w:val="13"/>
                <w:szCs w:val="13"/>
              </w:rPr>
              <w:t>该参数可供整个系统使用。</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hint="eastAsia"/>
                <w:kern w:val="0"/>
                <w:sz w:val="13"/>
                <w:szCs w:val="13"/>
              </w:rPr>
              <w:t>GbaseDefaultType是gbase默认保留天数;SparkDefaultType是spark默认保留天数;SparkNetmaxType是spark的netmax表保留天数.</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kern w:val="0"/>
                <w:sz w:val="13"/>
                <w:szCs w:val="13"/>
              </w:rPr>
              <w:t>DataStoredPeriod{</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kern w:val="0"/>
                <w:sz w:val="13"/>
                <w:szCs w:val="13"/>
              </w:rPr>
              <w:t xml:space="preserve">    GbaseDefaultType = </w:t>
            </w:r>
            <w:r w:rsidRPr="004E0084">
              <w:rPr>
                <w:rFonts w:ascii="微软雅黑" w:eastAsia="微软雅黑" w:hAnsi="微软雅黑" w:cs="宋体" w:hint="eastAsia"/>
                <w:kern w:val="0"/>
                <w:sz w:val="13"/>
                <w:szCs w:val="13"/>
              </w:rPr>
              <w:t>500</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kern w:val="0"/>
                <w:sz w:val="13"/>
                <w:szCs w:val="13"/>
              </w:rPr>
              <w:t xml:space="preserve">    SparkDefaultType = </w:t>
            </w:r>
            <w:r w:rsidRPr="004E0084">
              <w:rPr>
                <w:rFonts w:ascii="微软雅黑" w:eastAsia="微软雅黑" w:hAnsi="微软雅黑" w:cs="宋体" w:hint="eastAsia"/>
                <w:kern w:val="0"/>
                <w:sz w:val="13"/>
                <w:szCs w:val="13"/>
              </w:rPr>
              <w:t>500</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kern w:val="0"/>
                <w:sz w:val="13"/>
                <w:szCs w:val="13"/>
              </w:rPr>
              <w:t xml:space="preserve">    SparkNetmaxType = </w:t>
            </w:r>
            <w:r w:rsidRPr="004E0084">
              <w:rPr>
                <w:rFonts w:ascii="微软雅黑" w:eastAsia="微软雅黑" w:hAnsi="微软雅黑" w:cs="宋体" w:hint="eastAsia"/>
                <w:kern w:val="0"/>
                <w:sz w:val="13"/>
                <w:szCs w:val="13"/>
              </w:rPr>
              <w:t>500</w:t>
            </w:r>
          </w:p>
          <w:p w:rsidR="005266D3" w:rsidRPr="004E0084"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sidRPr="004E0084">
              <w:rPr>
                <w:rFonts w:ascii="微软雅黑" w:eastAsia="微软雅黑" w:hAnsi="微软雅黑" w:cs="宋体"/>
                <w:kern w:val="0"/>
                <w:sz w:val="13"/>
                <w:szCs w:val="13"/>
              </w:rPr>
              <w:t>}</w:t>
            </w:r>
          </w:p>
          <w:p w:rsidR="005266D3" w:rsidRPr="00DA5AB8" w:rsidRDefault="005266D3" w:rsidP="004E0084">
            <w:pPr>
              <w:autoSpaceDE w:val="0"/>
              <w:autoSpaceDN w:val="0"/>
              <w:adjustRightInd w:val="0"/>
              <w:ind w:leftChars="-51" w:left="-107" w:firstLineChars="135" w:firstLine="175"/>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详见章节5.4</w:t>
            </w:r>
            <w:hyperlink w:anchor="_数据生命周期配置" w:history="1">
              <w:r w:rsidRPr="004E0084">
                <w:rPr>
                  <w:rStyle w:val="ab"/>
                  <w:rFonts w:ascii="微软雅黑" w:eastAsia="微软雅黑" w:hAnsi="微软雅黑" w:cs="宋体" w:hint="eastAsia"/>
                  <w:kern w:val="0"/>
                  <w:sz w:val="13"/>
                  <w:szCs w:val="13"/>
                </w:rPr>
                <w:t>数据生命周期配置</w:t>
              </w:r>
            </w:hyperlink>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virtualpartitionvalue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虚拟分区</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virtualcdma，virtuallte</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A17A2">
            <w:pPr>
              <w:widowControl/>
              <w:ind w:right="260"/>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virtualcdma</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95458">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缺省为空；表配置虚拟分区表示该表同一分区数据来源与多次清洗，清洗次数和虚拟分区的个数一致。目前只有核心网使用该字段</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timeindex</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表示文件中表示时间信息字段开始的位置， </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w:t>
            </w:r>
            <w:r w:rsidRPr="00DA5AB8">
              <w:rPr>
                <w:rFonts w:ascii="微软雅黑" w:eastAsia="微软雅黑" w:hAnsi="微软雅黑" w:cs="宋体" w:hint="eastAsia"/>
                <w:kern w:val="0"/>
                <w:sz w:val="13"/>
                <w:szCs w:val="13"/>
              </w:rPr>
              <w:t>nt</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righ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1</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F878F1">
            <w:pPr>
              <w:widowControl/>
              <w:ind w:leftChars="-51" w:left="-107"/>
              <w:jc w:val="left"/>
              <w:rPr>
                <w:rFonts w:ascii="微软雅黑" w:eastAsia="微软雅黑" w:hAnsi="微软雅黑" w:cs="宋体"/>
                <w:kern w:val="0"/>
                <w:sz w:val="13"/>
                <w:szCs w:val="13"/>
              </w:rPr>
            </w:pPr>
            <w:r w:rsidRPr="00A12D1C">
              <w:rPr>
                <w:rFonts w:ascii="微软雅黑" w:eastAsia="微软雅黑" w:hAnsi="微软雅黑" w:cs="宋体" w:hint="eastAsia"/>
                <w:kern w:val="0"/>
                <w:sz w:val="13"/>
                <w:szCs w:val="13"/>
              </w:rPr>
              <w:t>前提tableType</w:t>
            </w:r>
            <w:r>
              <w:rPr>
                <w:rFonts w:ascii="微软雅黑" w:eastAsia="微软雅黑" w:hAnsi="微软雅黑" w:cs="宋体" w:hint="eastAsia"/>
                <w:kern w:val="0"/>
                <w:sz w:val="13"/>
                <w:szCs w:val="13"/>
              </w:rPr>
              <w:t>或</w:t>
            </w:r>
            <w:r w:rsidRPr="008A6008">
              <w:rPr>
                <w:rFonts w:ascii="微软雅黑" w:eastAsia="微软雅黑" w:hAnsi="微软雅黑" w:cs="宋体" w:hint="eastAsia"/>
                <w:kern w:val="0"/>
                <w:sz w:val="13"/>
                <w:szCs w:val="13"/>
              </w:rPr>
              <w:t>d</w:t>
            </w:r>
            <w:r w:rsidRPr="008A6008">
              <w:rPr>
                <w:rFonts w:ascii="微软雅黑" w:eastAsia="微软雅黑" w:hAnsi="微软雅黑" w:cs="宋体"/>
                <w:kern w:val="0"/>
                <w:sz w:val="13"/>
                <w:szCs w:val="13"/>
              </w:rPr>
              <w:t>atasourcetype</w:t>
            </w:r>
            <w:r w:rsidRPr="00A12D1C">
              <w:rPr>
                <w:rFonts w:ascii="微软雅黑" w:eastAsia="微软雅黑" w:hAnsi="微软雅黑" w:cs="宋体" w:hint="eastAsia"/>
                <w:kern w:val="0"/>
                <w:sz w:val="13"/>
                <w:szCs w:val="13"/>
              </w:rPr>
              <w:t>配置为spark_txt_file，则该字段需要配置，取值从1开始，若tableType配置为非spark_txt_file，则该字段可以不配置</w:t>
            </w:r>
          </w:p>
        </w:tc>
        <w:tc>
          <w:tcPr>
            <w:tcW w:w="1318" w:type="dxa"/>
            <w:tcBorders>
              <w:top w:val="nil"/>
              <w:left w:val="nil"/>
              <w:bottom w:val="single" w:sz="4" w:space="0" w:color="auto"/>
              <w:right w:val="single" w:sz="4" w:space="0" w:color="auto"/>
            </w:tcBorders>
            <w:shd w:val="clear" w:color="auto" w:fill="auto"/>
          </w:tcPr>
          <w:p w:rsidR="005266D3" w:rsidRPr="00A12D1C" w:rsidRDefault="005266D3" w:rsidP="00A12D1C">
            <w:pPr>
              <w:ind w:firstLine="175"/>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timeformat</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时间字段的</w:t>
            </w:r>
            <w:r w:rsidRPr="00DA5AB8">
              <w:rPr>
                <w:rFonts w:ascii="微软雅黑" w:eastAsia="微软雅黑" w:hAnsi="微软雅黑" w:cs="宋体"/>
                <w:kern w:val="0"/>
                <w:sz w:val="13"/>
                <w:szCs w:val="13"/>
              </w:rPr>
              <w:t>format</w:t>
            </w:r>
            <w:r w:rsidRPr="00DA5AB8">
              <w:rPr>
                <w:rFonts w:ascii="微软雅黑" w:eastAsia="微软雅黑" w:hAnsi="微软雅黑" w:cs="宋体" w:hint="eastAsia"/>
                <w:kern w:val="0"/>
                <w:sz w:val="13"/>
                <w:szCs w:val="13"/>
              </w:rPr>
              <w:t>格式</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w:t>
            </w:r>
            <w:r w:rsidRPr="00DA5AB8">
              <w:rPr>
                <w:rFonts w:ascii="微软雅黑" w:eastAsia="微软雅黑" w:hAnsi="微软雅黑" w:cs="宋体" w:hint="eastAsia"/>
                <w:kern w:val="0"/>
                <w:sz w:val="13"/>
                <w:szCs w:val="13"/>
              </w:rPr>
              <w:t>tring</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right"/>
              <w:rPr>
                <w:rFonts w:ascii="微软雅黑" w:eastAsia="微软雅黑" w:hAnsi="微软雅黑" w:cs="宋体"/>
                <w:kern w:val="0"/>
                <w:sz w:val="13"/>
                <w:szCs w:val="13"/>
              </w:rPr>
            </w:pPr>
            <w:r w:rsidRPr="00DA5AB8">
              <w:rPr>
                <w:rFonts w:ascii="微软雅黑" w:eastAsia="微软雅黑" w:hAnsi="微软雅黑" w:cs="宋体"/>
                <w:kern w:val="0"/>
                <w:sz w:val="13"/>
                <w:szCs w:val="13"/>
              </w:rPr>
              <w:t>yyyy-MM-dd HH:mm:ss</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F878F1">
            <w:pPr>
              <w:widowControl/>
              <w:ind w:leftChars="-51" w:left="-107"/>
              <w:jc w:val="left"/>
              <w:rPr>
                <w:rFonts w:ascii="微软雅黑" w:eastAsia="微软雅黑" w:hAnsi="微软雅黑" w:cs="宋体"/>
                <w:kern w:val="0"/>
                <w:sz w:val="13"/>
                <w:szCs w:val="13"/>
              </w:rPr>
            </w:pPr>
            <w:r w:rsidRPr="00A12D1C">
              <w:rPr>
                <w:rFonts w:ascii="微软雅黑" w:eastAsia="微软雅黑" w:hAnsi="微软雅黑" w:cs="宋体" w:hint="eastAsia"/>
                <w:kern w:val="0"/>
                <w:sz w:val="13"/>
                <w:szCs w:val="13"/>
              </w:rPr>
              <w:t>前提tableType</w:t>
            </w:r>
            <w:r>
              <w:rPr>
                <w:rFonts w:ascii="微软雅黑" w:eastAsia="微软雅黑" w:hAnsi="微软雅黑" w:cs="宋体" w:hint="eastAsia"/>
                <w:kern w:val="0"/>
                <w:sz w:val="13"/>
                <w:szCs w:val="13"/>
              </w:rPr>
              <w:t>或</w:t>
            </w:r>
            <w:r w:rsidRPr="008A6008">
              <w:rPr>
                <w:rFonts w:ascii="微软雅黑" w:eastAsia="微软雅黑" w:hAnsi="微软雅黑" w:cs="宋体" w:hint="eastAsia"/>
                <w:kern w:val="0"/>
                <w:sz w:val="13"/>
                <w:szCs w:val="13"/>
              </w:rPr>
              <w:t>d</w:t>
            </w:r>
            <w:r w:rsidRPr="008A6008">
              <w:rPr>
                <w:rFonts w:ascii="微软雅黑" w:eastAsia="微软雅黑" w:hAnsi="微软雅黑" w:cs="宋体"/>
                <w:kern w:val="0"/>
                <w:sz w:val="13"/>
                <w:szCs w:val="13"/>
              </w:rPr>
              <w:t>atasourcetype</w:t>
            </w:r>
            <w:r w:rsidRPr="00A12D1C">
              <w:rPr>
                <w:rFonts w:ascii="微软雅黑" w:eastAsia="微软雅黑" w:hAnsi="微软雅黑" w:cs="宋体" w:hint="eastAsia"/>
                <w:kern w:val="0"/>
                <w:sz w:val="13"/>
                <w:szCs w:val="13"/>
              </w:rPr>
              <w:t>配置为spark_txt_file，则该字段需要配置，但是格式取决于文件内时间格式</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isdynamic</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是否使用动态分区的标识</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布尔</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w:t>
            </w:r>
            <w:r w:rsidRPr="00DA5AB8">
              <w:rPr>
                <w:rFonts w:ascii="微软雅黑" w:eastAsia="微软雅黑" w:hAnsi="微软雅黑" w:cs="宋体" w:hint="eastAsia"/>
                <w:kern w:val="0"/>
                <w:sz w:val="13"/>
                <w:szCs w:val="13"/>
              </w:rPr>
              <w:t>rue，false</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right"/>
              <w:rPr>
                <w:rFonts w:ascii="微软雅黑" w:eastAsia="微软雅黑" w:hAnsi="微软雅黑" w:cs="宋体"/>
                <w:kern w:val="0"/>
                <w:sz w:val="13"/>
                <w:szCs w:val="13"/>
              </w:rPr>
            </w:pPr>
            <w:r w:rsidRPr="00DA5AB8">
              <w:rPr>
                <w:rFonts w:ascii="微软雅黑" w:eastAsia="微软雅黑" w:hAnsi="微软雅黑" w:cs="宋体"/>
                <w:kern w:val="0"/>
                <w:sz w:val="13"/>
                <w:szCs w:val="13"/>
              </w:rPr>
              <w:t>false</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430A08">
            <w:pPr>
              <w:widowControl/>
              <w:ind w:leftChars="-51" w:left="-107"/>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使用动态分区表的</w:t>
            </w:r>
            <w:r w:rsidRPr="00DA5AB8">
              <w:rPr>
                <w:rFonts w:ascii="微软雅黑" w:eastAsia="微软雅黑" w:hAnsi="微软雅黑" w:cs="宋体"/>
                <w:kern w:val="0"/>
                <w:sz w:val="13"/>
                <w:szCs w:val="13"/>
              </w:rPr>
              <w:t xml:space="preserve">isDynamic </w:t>
            </w:r>
            <w:r w:rsidRPr="00DA5AB8">
              <w:rPr>
                <w:rFonts w:ascii="微软雅黑" w:eastAsia="微软雅黑" w:hAnsi="微软雅黑" w:cs="宋体" w:hint="eastAsia"/>
                <w:kern w:val="0"/>
                <w:sz w:val="13"/>
                <w:szCs w:val="13"/>
              </w:rPr>
              <w:t>字段需要填</w:t>
            </w:r>
            <w:r w:rsidRPr="00DA5AB8">
              <w:rPr>
                <w:rFonts w:ascii="微软雅黑" w:eastAsia="微软雅黑" w:hAnsi="微软雅黑" w:cs="宋体"/>
                <w:kern w:val="0"/>
                <w:sz w:val="13"/>
                <w:szCs w:val="13"/>
              </w:rPr>
              <w:t>true</w:t>
            </w:r>
            <w:r w:rsidRPr="00DA5AB8">
              <w:rPr>
                <w:rFonts w:ascii="微软雅黑" w:eastAsia="微软雅黑" w:hAnsi="微软雅黑" w:cs="宋体" w:hint="eastAsia"/>
                <w:kern w:val="0"/>
                <w:sz w:val="13"/>
                <w:szCs w:val="13"/>
              </w:rPr>
              <w:t>，不填使用默认值，默认值为</w:t>
            </w:r>
            <w:r w:rsidRPr="00DA5AB8">
              <w:rPr>
                <w:rFonts w:ascii="微软雅黑" w:eastAsia="微软雅黑" w:hAnsi="微软雅黑" w:cs="宋体"/>
                <w:kern w:val="0"/>
                <w:sz w:val="13"/>
                <w:szCs w:val="13"/>
              </w:rPr>
              <w:t>false</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 xml:space="preserve">dataStorage </w:t>
            </w:r>
            <w:r w:rsidRPr="00DA5AB8">
              <w:rPr>
                <w:rFonts w:ascii="微软雅黑" w:eastAsia="微软雅黑" w:hAnsi="微软雅黑" w:cs="宋体" w:hint="eastAsia"/>
                <w:kern w:val="0"/>
                <w:sz w:val="13"/>
                <w:szCs w:val="13"/>
              </w:rPr>
              <w:t>任务中，小时表的动态分区的</w:t>
            </w:r>
            <w:r w:rsidRPr="00DA5AB8">
              <w:rPr>
                <w:rFonts w:ascii="微软雅黑" w:eastAsia="微软雅黑" w:hAnsi="微软雅黑" w:cs="宋体"/>
                <w:kern w:val="0"/>
                <w:sz w:val="13"/>
                <w:szCs w:val="13"/>
              </w:rPr>
              <w:t xml:space="preserve"> isDynamic </w:t>
            </w:r>
            <w:r w:rsidRPr="00DA5AB8">
              <w:rPr>
                <w:rFonts w:ascii="微软雅黑" w:eastAsia="微软雅黑" w:hAnsi="微软雅黑" w:cs="宋体" w:hint="eastAsia"/>
                <w:kern w:val="0"/>
                <w:sz w:val="13"/>
                <w:szCs w:val="13"/>
              </w:rPr>
              <w:t>字段需要填</w:t>
            </w:r>
            <w:r w:rsidRPr="00DA5AB8">
              <w:rPr>
                <w:rFonts w:ascii="微软雅黑" w:eastAsia="微软雅黑" w:hAnsi="微软雅黑" w:cs="宋体"/>
                <w:kern w:val="0"/>
                <w:sz w:val="13"/>
                <w:szCs w:val="13"/>
              </w:rPr>
              <w:t xml:space="preserve"> true</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320665">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isrealtimeflow</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 xml:space="preserve">表示是否为实时流， </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布尔</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w:t>
            </w:r>
            <w:r w:rsidRPr="00DA5AB8">
              <w:rPr>
                <w:rFonts w:ascii="微软雅黑" w:eastAsia="微软雅黑" w:hAnsi="微软雅黑" w:cs="宋体" w:hint="eastAsia"/>
                <w:kern w:val="0"/>
                <w:sz w:val="13"/>
                <w:szCs w:val="13"/>
              </w:rPr>
              <w:t>rue，false</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right"/>
              <w:rPr>
                <w:rFonts w:ascii="微软雅黑" w:eastAsia="微软雅黑" w:hAnsi="微软雅黑" w:cs="宋体"/>
                <w:kern w:val="0"/>
                <w:sz w:val="13"/>
                <w:szCs w:val="13"/>
              </w:rPr>
            </w:pPr>
            <w:r w:rsidRPr="00DA5AB8">
              <w:rPr>
                <w:rFonts w:ascii="微软雅黑" w:eastAsia="微软雅黑" w:hAnsi="微软雅黑" w:cs="宋体"/>
                <w:kern w:val="0"/>
                <w:sz w:val="13"/>
                <w:szCs w:val="13"/>
              </w:rPr>
              <w:t>false</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AA4F38">
            <w:pPr>
              <w:widowControl/>
              <w:ind w:leftChars="-51" w:left="-107"/>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给</w:t>
            </w:r>
            <w:r w:rsidRPr="00DA5AB8">
              <w:rPr>
                <w:rFonts w:ascii="微软雅黑" w:eastAsia="微软雅黑" w:hAnsi="微软雅黑" w:cs="宋体"/>
                <w:kern w:val="0"/>
                <w:sz w:val="13"/>
                <w:szCs w:val="13"/>
              </w:rPr>
              <w:t>cn</w:t>
            </w:r>
            <w:r w:rsidRPr="00DA5AB8">
              <w:rPr>
                <w:rFonts w:ascii="微软雅黑" w:eastAsia="微软雅黑" w:hAnsi="微软雅黑" w:cs="宋体" w:hint="eastAsia"/>
                <w:kern w:val="0"/>
                <w:sz w:val="13"/>
                <w:szCs w:val="13"/>
              </w:rPr>
              <w:t>用，不填使用默认值，默认值为</w:t>
            </w:r>
            <w:r>
              <w:rPr>
                <w:rFonts w:ascii="微软雅黑" w:eastAsia="微软雅黑" w:hAnsi="微软雅黑" w:cs="宋体" w:hint="eastAsia"/>
                <w:kern w:val="0"/>
                <w:sz w:val="13"/>
                <w:szCs w:val="13"/>
              </w:rPr>
              <w:t>false</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delaytime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表示延迟翻牌的时间，单位为分钟</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w:t>
            </w:r>
            <w:r w:rsidRPr="00DA5AB8">
              <w:rPr>
                <w:rFonts w:ascii="微软雅黑" w:eastAsia="微软雅黑" w:hAnsi="微软雅黑" w:cs="宋体" w:hint="eastAsia"/>
                <w:kern w:val="0"/>
                <w:sz w:val="13"/>
                <w:szCs w:val="13"/>
              </w:rPr>
              <w:t>nt</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D3B88">
            <w:pPr>
              <w:widowControl/>
              <w:ind w:firstLineChars="26" w:firstLine="34"/>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right"/>
              <w:rPr>
                <w:rFonts w:ascii="微软雅黑" w:eastAsia="微软雅黑" w:hAnsi="微软雅黑" w:cs="宋体"/>
                <w:kern w:val="0"/>
                <w:sz w:val="13"/>
                <w:szCs w:val="13"/>
              </w:rPr>
            </w:pP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430A08">
            <w:pPr>
              <w:widowControl/>
              <w:ind w:leftChars="-51" w:left="-107" w:firstLineChars="135" w:firstLine="175"/>
              <w:jc w:val="left"/>
              <w:rPr>
                <w:rFonts w:ascii="微软雅黑" w:eastAsia="微软雅黑" w:hAnsi="微软雅黑" w:cs="宋体"/>
                <w:kern w:val="0"/>
                <w:sz w:val="13"/>
                <w:szCs w:val="13"/>
              </w:rPr>
            </w:pPr>
            <w:r w:rsidRPr="00430A08">
              <w:rPr>
                <w:rFonts w:ascii="微软雅黑" w:eastAsia="微软雅黑" w:hAnsi="微软雅黑" w:cs="宋体" w:hint="eastAsia"/>
                <w:kern w:val="0"/>
                <w:sz w:val="13"/>
                <w:szCs w:val="13"/>
              </w:rPr>
              <w:t>检查文件到达后，延迟翻牌的时间，时间粒度为分钟</w:t>
            </w:r>
            <w:r w:rsidRPr="00DA5AB8">
              <w:rPr>
                <w:rFonts w:ascii="微软雅黑" w:eastAsia="微软雅黑" w:hAnsi="微软雅黑" w:cs="宋体" w:hint="eastAsia"/>
                <w:kern w:val="0"/>
                <w:sz w:val="13"/>
                <w:szCs w:val="13"/>
              </w:rPr>
              <w:t>，缺省为空，不填使用默认值</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234C1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 xml:space="preserve">confidence </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2373C4">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表的置信度</w:t>
            </w:r>
            <w:r w:rsidRPr="00DA5AB8">
              <w:rPr>
                <w:rFonts w:ascii="微软雅黑" w:eastAsia="微软雅黑" w:hAnsi="微软雅黑" w:cs="宋体"/>
                <w:kern w:val="0"/>
                <w:sz w:val="13"/>
                <w:szCs w:val="13"/>
              </w:rPr>
              <w:t xml:space="preserve"> %</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w:t>
            </w:r>
            <w:r w:rsidRPr="00DA5AB8">
              <w:rPr>
                <w:rFonts w:ascii="微软雅黑" w:eastAsia="微软雅黑" w:hAnsi="微软雅黑" w:cs="宋体" w:hint="eastAsia"/>
                <w:kern w:val="0"/>
                <w:sz w:val="13"/>
                <w:szCs w:val="13"/>
              </w:rPr>
              <w:t>nt</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10D9F">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0~100</w:t>
            </w: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10D9F">
            <w:pPr>
              <w:widowControl/>
              <w:ind w:firstLineChars="26" w:firstLine="34"/>
              <w:jc w:val="right"/>
              <w:rPr>
                <w:rFonts w:ascii="微软雅黑" w:eastAsia="微软雅黑" w:hAnsi="微软雅黑" w:cs="宋体"/>
                <w:kern w:val="0"/>
                <w:sz w:val="13"/>
                <w:szCs w:val="13"/>
              </w:rPr>
            </w:pPr>
            <w:r w:rsidRPr="00DA5AB8">
              <w:rPr>
                <w:rFonts w:ascii="微软雅黑" w:eastAsia="微软雅黑" w:hAnsi="微软雅黑" w:cs="宋体"/>
                <w:kern w:val="0"/>
                <w:sz w:val="13"/>
                <w:szCs w:val="13"/>
              </w:rPr>
              <w:t>80</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234C1F">
            <w:pPr>
              <w:widowControl/>
              <w:ind w:leftChars="-51" w:left="-107" w:firstLineChars="135" w:firstLine="175"/>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表的置信度，百分比形式</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 xml:space="preserve">confidencedelay </w:t>
            </w:r>
          </w:p>
          <w:p w:rsidR="005266D3" w:rsidRPr="00DA5AB8" w:rsidRDefault="005266D3" w:rsidP="001D3B88">
            <w:pPr>
              <w:widowControl/>
              <w:ind w:firstLineChars="26" w:firstLine="34"/>
              <w:jc w:val="left"/>
              <w:rPr>
                <w:rFonts w:ascii="微软雅黑" w:eastAsia="微软雅黑" w:hAnsi="微软雅黑" w:cs="宋体"/>
                <w:kern w:val="0"/>
                <w:sz w:val="13"/>
                <w:szCs w:val="13"/>
              </w:rPr>
            </w:pP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延迟检查时间</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I</w:t>
            </w:r>
            <w:r w:rsidRPr="00DA5AB8">
              <w:rPr>
                <w:rFonts w:ascii="微软雅黑" w:eastAsia="微软雅黑" w:hAnsi="微软雅黑" w:cs="宋体" w:hint="eastAsia"/>
                <w:kern w:val="0"/>
                <w:sz w:val="13"/>
                <w:szCs w:val="13"/>
              </w:rPr>
              <w:t>nt</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1D3B88">
            <w:pPr>
              <w:widowControl/>
              <w:ind w:firstLineChars="26" w:firstLine="34"/>
              <w:jc w:val="left"/>
              <w:rPr>
                <w:rFonts w:ascii="微软雅黑" w:eastAsia="微软雅黑" w:hAnsi="微软雅黑" w:cs="宋体"/>
                <w:kern w:val="0"/>
                <w:sz w:val="13"/>
                <w:szCs w:val="13"/>
              </w:rPr>
            </w:pPr>
          </w:p>
        </w:tc>
        <w:tc>
          <w:tcPr>
            <w:tcW w:w="1800"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1</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如果数据未全部达到，且到达个数超过置信度，延迟小时</w:t>
            </w:r>
            <w:r w:rsidRPr="00DA5AB8">
              <w:rPr>
                <w:rFonts w:ascii="微软雅黑" w:eastAsia="微软雅黑" w:hAnsi="微软雅黑" w:cs="宋体"/>
                <w:kern w:val="0"/>
                <w:sz w:val="13"/>
                <w:szCs w:val="13"/>
              </w:rPr>
              <w:t>/</w:t>
            </w:r>
            <w:r w:rsidRPr="00DA5AB8">
              <w:rPr>
                <w:rFonts w:ascii="微软雅黑" w:eastAsia="微软雅黑" w:hAnsi="微软雅黑" w:cs="宋体" w:hint="eastAsia"/>
                <w:kern w:val="0"/>
                <w:sz w:val="13"/>
                <w:szCs w:val="13"/>
              </w:rPr>
              <w:t>天之后有数据达到，则任务可以执行；粒度和任务相同。</w:t>
            </w:r>
          </w:p>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如天表依赖小时表的清洗任务，</w:t>
            </w:r>
            <w:r w:rsidRPr="00DA5AB8">
              <w:rPr>
                <w:rFonts w:ascii="微软雅黑" w:eastAsia="微软雅黑" w:hAnsi="微软雅黑" w:cs="宋体"/>
                <w:kern w:val="0"/>
                <w:sz w:val="13"/>
                <w:szCs w:val="13"/>
              </w:rPr>
              <w:t>confidence = 80</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 xml:space="preserve">confidencedelay = 0 </w:t>
            </w:r>
            <w:r w:rsidRPr="00DA5AB8">
              <w:rPr>
                <w:rFonts w:ascii="微软雅黑" w:eastAsia="微软雅黑" w:hAnsi="微软雅黑" w:cs="宋体" w:hint="eastAsia"/>
                <w:kern w:val="0"/>
                <w:sz w:val="13"/>
                <w:szCs w:val="13"/>
              </w:rPr>
              <w:t>表示：依赖的小时表分区数量</w:t>
            </w:r>
            <w:r w:rsidRPr="00DA5AB8">
              <w:rPr>
                <w:rFonts w:ascii="微软雅黑" w:eastAsia="微软雅黑" w:hAnsi="微软雅黑" w:cs="宋体"/>
                <w:kern w:val="0"/>
                <w:sz w:val="13"/>
                <w:szCs w:val="13"/>
              </w:rPr>
              <w:t xml:space="preserve"> &gt;= 24*80%</w:t>
            </w:r>
            <w:r w:rsidRPr="00DA5AB8">
              <w:rPr>
                <w:rFonts w:ascii="微软雅黑" w:eastAsia="微软雅黑" w:hAnsi="微软雅黑" w:cs="宋体" w:hint="eastAsia"/>
                <w:kern w:val="0"/>
                <w:sz w:val="13"/>
                <w:szCs w:val="13"/>
              </w:rPr>
              <w:t>，即大于</w:t>
            </w:r>
            <w:r w:rsidRPr="00DA5AB8">
              <w:rPr>
                <w:rFonts w:ascii="微软雅黑" w:eastAsia="微软雅黑" w:hAnsi="微软雅黑" w:cs="宋体"/>
                <w:kern w:val="0"/>
                <w:sz w:val="13"/>
                <w:szCs w:val="13"/>
              </w:rPr>
              <w:t>19.2,</w:t>
            </w:r>
            <w:r w:rsidRPr="00DA5AB8">
              <w:rPr>
                <w:rFonts w:ascii="微软雅黑" w:eastAsia="微软雅黑" w:hAnsi="微软雅黑" w:cs="宋体" w:hint="eastAsia"/>
                <w:kern w:val="0"/>
                <w:sz w:val="13"/>
                <w:szCs w:val="13"/>
              </w:rPr>
              <w:t>即可执行</w:t>
            </w:r>
          </w:p>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天表依赖小时表的清洗任务，</w:t>
            </w:r>
            <w:r w:rsidRPr="00DA5AB8">
              <w:rPr>
                <w:rFonts w:ascii="微软雅黑" w:eastAsia="微软雅黑" w:hAnsi="微软雅黑" w:cs="宋体"/>
                <w:kern w:val="0"/>
                <w:sz w:val="13"/>
                <w:szCs w:val="13"/>
              </w:rPr>
              <w:t>confidence = 80</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 xml:space="preserve">confidencedelay = 1 </w:t>
            </w:r>
            <w:r w:rsidRPr="00DA5AB8">
              <w:rPr>
                <w:rFonts w:ascii="微软雅黑" w:eastAsia="微软雅黑" w:hAnsi="微软雅黑" w:cs="宋体" w:hint="eastAsia"/>
                <w:kern w:val="0"/>
                <w:sz w:val="13"/>
                <w:szCs w:val="13"/>
              </w:rPr>
              <w:t>表示：依赖的小时表分区数量</w:t>
            </w:r>
            <w:r w:rsidRPr="00DA5AB8">
              <w:rPr>
                <w:rFonts w:ascii="微软雅黑" w:eastAsia="微软雅黑" w:hAnsi="微软雅黑" w:cs="宋体"/>
                <w:kern w:val="0"/>
                <w:sz w:val="13"/>
                <w:szCs w:val="13"/>
              </w:rPr>
              <w:t xml:space="preserve"> &gt;= 24*80%</w:t>
            </w:r>
            <w:r w:rsidRPr="00DA5AB8">
              <w:rPr>
                <w:rFonts w:ascii="微软雅黑" w:eastAsia="微软雅黑" w:hAnsi="微软雅黑" w:cs="宋体" w:hint="eastAsia"/>
                <w:kern w:val="0"/>
                <w:sz w:val="13"/>
                <w:szCs w:val="13"/>
              </w:rPr>
              <w:t>，即大于</w:t>
            </w:r>
            <w:r w:rsidRPr="00DA5AB8">
              <w:rPr>
                <w:rFonts w:ascii="微软雅黑" w:eastAsia="微软雅黑" w:hAnsi="微软雅黑" w:cs="宋体"/>
                <w:kern w:val="0"/>
                <w:sz w:val="13"/>
                <w:szCs w:val="13"/>
              </w:rPr>
              <w:t>19.2,</w:t>
            </w:r>
            <w:r w:rsidRPr="00DA5AB8">
              <w:rPr>
                <w:rFonts w:ascii="微软雅黑" w:eastAsia="微软雅黑" w:hAnsi="微软雅黑" w:cs="宋体" w:hint="eastAsia"/>
                <w:kern w:val="0"/>
                <w:sz w:val="13"/>
                <w:szCs w:val="13"/>
              </w:rPr>
              <w:t>且</w:t>
            </w: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到下一个分区（小时）到来之后可执行</w:t>
            </w:r>
          </w:p>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天表依赖小时表的清洗任务，</w:t>
            </w:r>
            <w:r w:rsidRPr="00DA5AB8">
              <w:rPr>
                <w:rFonts w:ascii="微软雅黑" w:eastAsia="微软雅黑" w:hAnsi="微软雅黑" w:cs="宋体"/>
                <w:kern w:val="0"/>
                <w:sz w:val="13"/>
                <w:szCs w:val="13"/>
              </w:rPr>
              <w:t>confidence = 80</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 xml:space="preserve">confidencedelay = 2 </w:t>
            </w:r>
            <w:r w:rsidRPr="00DA5AB8">
              <w:rPr>
                <w:rFonts w:ascii="微软雅黑" w:eastAsia="微软雅黑" w:hAnsi="微软雅黑" w:cs="宋体" w:hint="eastAsia"/>
                <w:kern w:val="0"/>
                <w:sz w:val="13"/>
                <w:szCs w:val="13"/>
              </w:rPr>
              <w:t>表示：依赖的小时表分区数量</w:t>
            </w:r>
            <w:r w:rsidRPr="00DA5AB8">
              <w:rPr>
                <w:rFonts w:ascii="微软雅黑" w:eastAsia="微软雅黑" w:hAnsi="微软雅黑" w:cs="宋体"/>
                <w:kern w:val="0"/>
                <w:sz w:val="13"/>
                <w:szCs w:val="13"/>
              </w:rPr>
              <w:t xml:space="preserve"> &gt;= 24*80%</w:t>
            </w:r>
            <w:r w:rsidRPr="00DA5AB8">
              <w:rPr>
                <w:rFonts w:ascii="微软雅黑" w:eastAsia="微软雅黑" w:hAnsi="微软雅黑" w:cs="宋体" w:hint="eastAsia"/>
                <w:kern w:val="0"/>
                <w:sz w:val="13"/>
                <w:szCs w:val="13"/>
              </w:rPr>
              <w:t>，即大于</w:t>
            </w:r>
            <w:r w:rsidRPr="00DA5AB8">
              <w:rPr>
                <w:rFonts w:ascii="微软雅黑" w:eastAsia="微软雅黑" w:hAnsi="微软雅黑" w:cs="宋体"/>
                <w:kern w:val="0"/>
                <w:sz w:val="13"/>
                <w:szCs w:val="13"/>
              </w:rPr>
              <w:t>19.2,</w:t>
            </w:r>
            <w:r w:rsidRPr="00DA5AB8">
              <w:rPr>
                <w:rFonts w:ascii="微软雅黑" w:eastAsia="微软雅黑" w:hAnsi="微软雅黑" w:cs="宋体" w:hint="eastAsia"/>
                <w:kern w:val="0"/>
                <w:sz w:val="13"/>
                <w:szCs w:val="13"/>
              </w:rPr>
              <w:t>且</w:t>
            </w: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到下</w:t>
            </w:r>
            <w:r w:rsidRPr="00DA5AB8">
              <w:rPr>
                <w:rFonts w:ascii="微软雅黑" w:eastAsia="微软雅黑" w:hAnsi="微软雅黑" w:cs="宋体"/>
                <w:kern w:val="0"/>
                <w:sz w:val="13"/>
                <w:szCs w:val="13"/>
              </w:rPr>
              <w:t>2</w:t>
            </w:r>
            <w:r w:rsidRPr="00DA5AB8">
              <w:rPr>
                <w:rFonts w:ascii="微软雅黑" w:eastAsia="微软雅黑" w:hAnsi="微软雅黑" w:cs="宋体" w:hint="eastAsia"/>
                <w:kern w:val="0"/>
                <w:sz w:val="13"/>
                <w:szCs w:val="13"/>
              </w:rPr>
              <w:t>个分区（小时）到来之后</w:t>
            </w: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可执行</w:t>
            </w:r>
          </w:p>
          <w:p w:rsidR="005266D3" w:rsidRPr="00DA5AB8" w:rsidRDefault="005266D3" w:rsidP="001D3B88">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月表依赖天表的清洗任务，</w:t>
            </w:r>
            <w:r w:rsidRPr="00DA5AB8">
              <w:rPr>
                <w:rFonts w:ascii="微软雅黑" w:eastAsia="微软雅黑" w:hAnsi="微软雅黑" w:cs="宋体"/>
                <w:kern w:val="0"/>
                <w:sz w:val="13"/>
                <w:szCs w:val="13"/>
              </w:rPr>
              <w:t>confidence = 80</w:t>
            </w:r>
            <w:r w:rsidRPr="00DA5AB8">
              <w:rPr>
                <w:rFonts w:ascii="微软雅黑" w:eastAsia="微软雅黑" w:hAnsi="微软雅黑" w:cs="宋体" w:hint="eastAsia"/>
                <w:kern w:val="0"/>
                <w:sz w:val="13"/>
                <w:szCs w:val="13"/>
              </w:rPr>
              <w:t>，</w:t>
            </w:r>
            <w:r w:rsidRPr="00DA5AB8">
              <w:rPr>
                <w:rFonts w:ascii="微软雅黑" w:eastAsia="微软雅黑" w:hAnsi="微软雅黑" w:cs="宋体"/>
                <w:kern w:val="0"/>
                <w:sz w:val="13"/>
                <w:szCs w:val="13"/>
              </w:rPr>
              <w:t xml:space="preserve">confidencedelay = 1 </w:t>
            </w:r>
            <w:r w:rsidRPr="00DA5AB8">
              <w:rPr>
                <w:rFonts w:ascii="微软雅黑" w:eastAsia="微软雅黑" w:hAnsi="微软雅黑" w:cs="宋体" w:hint="eastAsia"/>
                <w:kern w:val="0"/>
                <w:sz w:val="13"/>
                <w:szCs w:val="13"/>
              </w:rPr>
              <w:t>表示：依赖的天表分区数量</w:t>
            </w:r>
            <w:r w:rsidRPr="00DA5AB8">
              <w:rPr>
                <w:rFonts w:ascii="微软雅黑" w:eastAsia="微软雅黑" w:hAnsi="微软雅黑" w:cs="宋体"/>
                <w:kern w:val="0"/>
                <w:sz w:val="13"/>
                <w:szCs w:val="13"/>
              </w:rPr>
              <w:t xml:space="preserve"> &gt;= </w:t>
            </w:r>
            <w:r w:rsidRPr="00DA5AB8">
              <w:rPr>
                <w:rFonts w:ascii="微软雅黑" w:eastAsia="微软雅黑" w:hAnsi="微软雅黑" w:cs="宋体" w:hint="eastAsia"/>
                <w:kern w:val="0"/>
                <w:sz w:val="13"/>
                <w:szCs w:val="13"/>
              </w:rPr>
              <w:t>当月天数</w:t>
            </w:r>
            <w:r w:rsidRPr="00DA5AB8">
              <w:rPr>
                <w:rFonts w:ascii="微软雅黑" w:eastAsia="微软雅黑" w:hAnsi="微软雅黑" w:cs="宋体"/>
                <w:kern w:val="0"/>
                <w:sz w:val="13"/>
                <w:szCs w:val="13"/>
              </w:rPr>
              <w:t>*80%</w:t>
            </w:r>
            <w:r w:rsidRPr="00DA5AB8">
              <w:rPr>
                <w:rFonts w:ascii="微软雅黑" w:eastAsia="微软雅黑" w:hAnsi="微软雅黑" w:cs="宋体" w:hint="eastAsia"/>
                <w:kern w:val="0"/>
                <w:sz w:val="13"/>
                <w:szCs w:val="13"/>
              </w:rPr>
              <w:t>，且</w:t>
            </w: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到下一个分区（天）到来之后</w:t>
            </w:r>
            <w:r w:rsidRPr="00DA5AB8">
              <w:rPr>
                <w:rFonts w:ascii="微软雅黑" w:eastAsia="微软雅黑" w:hAnsi="微软雅黑" w:cs="宋体"/>
                <w:kern w:val="0"/>
                <w:sz w:val="13"/>
                <w:szCs w:val="13"/>
              </w:rPr>
              <w:t xml:space="preserve"> </w:t>
            </w:r>
            <w:r w:rsidRPr="00DA5AB8">
              <w:rPr>
                <w:rFonts w:ascii="微软雅黑" w:eastAsia="微软雅黑" w:hAnsi="微软雅黑" w:cs="宋体" w:hint="eastAsia"/>
                <w:kern w:val="0"/>
                <w:sz w:val="13"/>
                <w:szCs w:val="13"/>
              </w:rPr>
              <w:t>可执行</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DA5AB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CF204D">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upgrade</w:t>
            </w:r>
          </w:p>
        </w:tc>
        <w:tc>
          <w:tcPr>
            <w:tcW w:w="992"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0532B6">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表是否可以升级</w:t>
            </w:r>
          </w:p>
        </w:tc>
        <w:tc>
          <w:tcPr>
            <w:tcW w:w="704"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0532B6">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布尔</w:t>
            </w:r>
          </w:p>
        </w:tc>
        <w:tc>
          <w:tcPr>
            <w:tcW w:w="993" w:type="dxa"/>
            <w:tcBorders>
              <w:top w:val="nil"/>
              <w:left w:val="nil"/>
              <w:bottom w:val="single" w:sz="4" w:space="0" w:color="auto"/>
              <w:right w:val="single" w:sz="4" w:space="0" w:color="auto"/>
            </w:tcBorders>
            <w:shd w:val="clear" w:color="auto" w:fill="auto"/>
            <w:vAlign w:val="bottom"/>
          </w:tcPr>
          <w:p w:rsidR="005266D3" w:rsidRPr="00DA5AB8" w:rsidRDefault="005266D3" w:rsidP="000532B6">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w:t>
            </w:r>
            <w:r w:rsidRPr="00DA5AB8">
              <w:rPr>
                <w:rFonts w:ascii="微软雅黑" w:eastAsia="微软雅黑" w:hAnsi="微软雅黑" w:cs="宋体" w:hint="eastAsia"/>
                <w:kern w:val="0"/>
                <w:sz w:val="13"/>
                <w:szCs w:val="13"/>
              </w:rPr>
              <w:t>rue，false</w:t>
            </w:r>
          </w:p>
        </w:tc>
        <w:tc>
          <w:tcPr>
            <w:tcW w:w="1800" w:type="dxa"/>
            <w:tcBorders>
              <w:top w:val="nil"/>
              <w:left w:val="nil"/>
              <w:bottom w:val="single" w:sz="4" w:space="0" w:color="auto"/>
              <w:right w:val="single" w:sz="4" w:space="0" w:color="auto"/>
            </w:tcBorders>
            <w:shd w:val="clear" w:color="auto" w:fill="auto"/>
            <w:noWrap/>
            <w:vAlign w:val="bottom"/>
            <w:hideMark/>
          </w:tcPr>
          <w:p w:rsidR="005266D3" w:rsidRPr="00DA5AB8" w:rsidRDefault="005266D3" w:rsidP="000532B6">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T</w:t>
            </w:r>
            <w:r w:rsidRPr="00DA5AB8">
              <w:rPr>
                <w:rFonts w:ascii="微软雅黑" w:eastAsia="微软雅黑" w:hAnsi="微软雅黑" w:cs="宋体" w:hint="eastAsia"/>
                <w:kern w:val="0"/>
                <w:sz w:val="13"/>
                <w:szCs w:val="13"/>
              </w:rPr>
              <w:t>rue</w:t>
            </w:r>
          </w:p>
        </w:tc>
        <w:tc>
          <w:tcPr>
            <w:tcW w:w="2268" w:type="dxa"/>
            <w:tcBorders>
              <w:top w:val="nil"/>
              <w:left w:val="nil"/>
              <w:bottom w:val="single" w:sz="4" w:space="0" w:color="auto"/>
              <w:right w:val="single" w:sz="4" w:space="0" w:color="auto"/>
            </w:tcBorders>
            <w:shd w:val="clear" w:color="auto" w:fill="auto"/>
            <w:vAlign w:val="bottom"/>
            <w:hideMark/>
          </w:tcPr>
          <w:p w:rsidR="005266D3" w:rsidRPr="00DA5AB8" w:rsidRDefault="005266D3" w:rsidP="00735DC1">
            <w:pPr>
              <w:widowControl/>
              <w:ind w:firstLineChars="26" w:firstLine="34"/>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"upgrade='true'" 表示表可以</w:t>
            </w:r>
            <w:r>
              <w:rPr>
                <w:rFonts w:ascii="微软雅黑" w:eastAsia="微软雅黑" w:hAnsi="微软雅黑" w:cs="宋体" w:hint="eastAsia"/>
                <w:kern w:val="0"/>
                <w:sz w:val="13"/>
                <w:szCs w:val="13"/>
              </w:rPr>
              <w:t>支持</w:t>
            </w:r>
            <w:r w:rsidRPr="00DA5AB8">
              <w:rPr>
                <w:rFonts w:ascii="微软雅黑" w:eastAsia="微软雅黑" w:hAnsi="微软雅黑" w:cs="宋体" w:hint="eastAsia"/>
                <w:kern w:val="0"/>
                <w:sz w:val="13"/>
                <w:szCs w:val="13"/>
              </w:rPr>
              <w:t>升级。"upgrade='false'" 表示表不</w:t>
            </w:r>
            <w:r>
              <w:rPr>
                <w:rFonts w:ascii="微软雅黑" w:eastAsia="微软雅黑" w:hAnsi="微软雅黑" w:cs="宋体" w:hint="eastAsia"/>
                <w:kern w:val="0"/>
                <w:sz w:val="13"/>
                <w:szCs w:val="13"/>
              </w:rPr>
              <w:t>支持</w:t>
            </w:r>
            <w:r w:rsidRPr="00DA5AB8">
              <w:rPr>
                <w:rFonts w:ascii="微软雅黑" w:eastAsia="微软雅黑" w:hAnsi="微软雅黑" w:cs="宋体" w:hint="eastAsia"/>
                <w:kern w:val="0"/>
                <w:sz w:val="13"/>
                <w:szCs w:val="13"/>
              </w:rPr>
              <w:t>升级。默认不填，表示表可以升级。</w:t>
            </w:r>
          </w:p>
        </w:tc>
        <w:tc>
          <w:tcPr>
            <w:tcW w:w="1318" w:type="dxa"/>
            <w:tcBorders>
              <w:top w:val="nil"/>
              <w:left w:val="nil"/>
              <w:bottom w:val="single" w:sz="4" w:space="0" w:color="auto"/>
              <w:right w:val="single" w:sz="4" w:space="0" w:color="auto"/>
            </w:tcBorders>
            <w:shd w:val="clear" w:color="auto" w:fill="auto"/>
          </w:tcPr>
          <w:p w:rsidR="005266D3" w:rsidRPr="00DA5AB8" w:rsidRDefault="005266D3">
            <w:pPr>
              <w:rPr>
                <w:rFonts w:ascii="微软雅黑" w:eastAsia="微软雅黑" w:hAnsi="微软雅黑"/>
              </w:rPr>
            </w:pPr>
            <w:r w:rsidRPr="00DA5AB8">
              <w:rPr>
                <w:rFonts w:ascii="微软雅黑" w:eastAsia="微软雅黑" w:hAnsi="微软雅黑" w:cs="宋体" w:hint="eastAsia"/>
                <w:kern w:val="0"/>
                <w:sz w:val="13"/>
                <w:szCs w:val="13"/>
              </w:rPr>
              <w:t>6.15.50.03-0418</w:t>
            </w:r>
          </w:p>
        </w:tc>
      </w:tr>
      <w:tr w:rsidR="005266D3" w:rsidRPr="008A6008" w:rsidTr="008B0DB1">
        <w:trPr>
          <w:trHeight w:val="312"/>
          <w:jc w:val="center"/>
        </w:trPr>
        <w:tc>
          <w:tcPr>
            <w:tcW w:w="851" w:type="dxa"/>
            <w:vMerge/>
            <w:tcBorders>
              <w:left w:val="single" w:sz="4" w:space="0" w:color="auto"/>
              <w:right w:val="single" w:sz="4" w:space="0" w:color="auto"/>
            </w:tcBorders>
            <w:vAlign w:val="center"/>
            <w:hideMark/>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single" w:sz="4" w:space="0" w:color="auto"/>
              <w:left w:val="nil"/>
              <w:bottom w:val="single" w:sz="4" w:space="0" w:color="auto"/>
              <w:right w:val="single" w:sz="4" w:space="0" w:color="auto"/>
            </w:tcBorders>
            <w:shd w:val="clear" w:color="auto" w:fill="auto"/>
            <w:vAlign w:val="bottom"/>
            <w:hideMark/>
          </w:tcPr>
          <w:p w:rsidR="005266D3" w:rsidRPr="00DA5AB8" w:rsidRDefault="005266D3" w:rsidP="008A6008">
            <w:pPr>
              <w:widowControl/>
              <w:ind w:firstLineChars="26" w:firstLine="34"/>
              <w:jc w:val="left"/>
              <w:rPr>
                <w:rFonts w:ascii="微软雅黑" w:eastAsia="微软雅黑" w:hAnsi="微软雅黑" w:cs="宋体"/>
                <w:kern w:val="0"/>
                <w:sz w:val="13"/>
                <w:szCs w:val="13"/>
              </w:rPr>
            </w:pPr>
            <w:r w:rsidRPr="008A6008">
              <w:rPr>
                <w:rFonts w:ascii="微软雅黑" w:eastAsia="微软雅黑" w:hAnsi="微软雅黑" w:cs="宋体" w:hint="eastAsia"/>
                <w:kern w:val="0"/>
                <w:sz w:val="13"/>
                <w:szCs w:val="13"/>
              </w:rPr>
              <w:t>d</w:t>
            </w:r>
            <w:r w:rsidRPr="008A6008">
              <w:rPr>
                <w:rFonts w:ascii="微软雅黑" w:eastAsia="微软雅黑" w:hAnsi="微软雅黑" w:cs="宋体"/>
                <w:kern w:val="0"/>
                <w:sz w:val="13"/>
                <w:szCs w:val="13"/>
              </w:rPr>
              <w:t>atasourcetype</w:t>
            </w:r>
          </w:p>
        </w:tc>
        <w:tc>
          <w:tcPr>
            <w:tcW w:w="992" w:type="dxa"/>
            <w:tcBorders>
              <w:top w:val="single" w:sz="4" w:space="0" w:color="auto"/>
              <w:left w:val="nil"/>
              <w:bottom w:val="single" w:sz="4" w:space="0" w:color="auto"/>
              <w:right w:val="single" w:sz="4" w:space="0" w:color="auto"/>
            </w:tcBorders>
            <w:shd w:val="clear" w:color="auto" w:fill="auto"/>
            <w:vAlign w:val="bottom"/>
            <w:hideMark/>
          </w:tcPr>
          <w:p w:rsidR="005266D3" w:rsidRPr="00DA5AB8" w:rsidRDefault="005266D3" w:rsidP="008A600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数据到达检查策略方式</w:t>
            </w:r>
          </w:p>
        </w:tc>
        <w:tc>
          <w:tcPr>
            <w:tcW w:w="704" w:type="dxa"/>
            <w:tcBorders>
              <w:top w:val="single" w:sz="4" w:space="0" w:color="auto"/>
              <w:left w:val="nil"/>
              <w:bottom w:val="single" w:sz="4" w:space="0" w:color="auto"/>
              <w:right w:val="single" w:sz="4" w:space="0" w:color="auto"/>
            </w:tcBorders>
            <w:shd w:val="clear" w:color="auto" w:fill="auto"/>
            <w:vAlign w:val="bottom"/>
            <w:hideMark/>
          </w:tcPr>
          <w:p w:rsidR="005266D3" w:rsidRPr="00DA5AB8" w:rsidRDefault="005266D3" w:rsidP="008A6008">
            <w:pPr>
              <w:widowControl/>
              <w:jc w:val="left"/>
              <w:rPr>
                <w:rFonts w:ascii="微软雅黑" w:eastAsia="微软雅黑" w:hAnsi="微软雅黑" w:cs="宋体"/>
                <w:kern w:val="0"/>
                <w:sz w:val="13"/>
                <w:szCs w:val="13"/>
              </w:rPr>
            </w:pPr>
            <w:r w:rsidRPr="00DA5AB8">
              <w:rPr>
                <w:rFonts w:ascii="微软雅黑" w:eastAsia="微软雅黑" w:hAnsi="微软雅黑" w:cs="宋体"/>
                <w:kern w:val="0"/>
                <w:sz w:val="13"/>
                <w:szCs w:val="13"/>
              </w:rPr>
              <w:t>S</w:t>
            </w:r>
            <w:r w:rsidRPr="00DA5AB8">
              <w:rPr>
                <w:rFonts w:ascii="微软雅黑" w:eastAsia="微软雅黑" w:hAnsi="微软雅黑" w:cs="宋体" w:hint="eastAsia"/>
                <w:kern w:val="0"/>
                <w:sz w:val="13"/>
                <w:szCs w:val="13"/>
              </w:rPr>
              <w:t>tring</w:t>
            </w:r>
          </w:p>
        </w:tc>
        <w:tc>
          <w:tcPr>
            <w:tcW w:w="993" w:type="dxa"/>
            <w:tcBorders>
              <w:top w:val="single" w:sz="4" w:space="0" w:color="auto"/>
              <w:left w:val="nil"/>
              <w:bottom w:val="single" w:sz="4" w:space="0" w:color="auto"/>
              <w:right w:val="single" w:sz="4" w:space="0" w:color="auto"/>
            </w:tcBorders>
            <w:shd w:val="clear" w:color="auto" w:fill="auto"/>
            <w:vAlign w:val="bottom"/>
          </w:tcPr>
          <w:p w:rsidR="005266D3" w:rsidRPr="00DA5AB8" w:rsidRDefault="00F01107" w:rsidP="00F01107">
            <w:pPr>
              <w:widowControl/>
              <w:jc w:val="left"/>
              <w:rPr>
                <w:rFonts w:ascii="微软雅黑" w:eastAsia="微软雅黑" w:hAnsi="微软雅黑" w:cs="宋体"/>
                <w:kern w:val="0"/>
                <w:sz w:val="13"/>
                <w:szCs w:val="13"/>
              </w:rPr>
            </w:pPr>
            <w:r>
              <w:rPr>
                <w:rFonts w:ascii="微软雅黑" w:eastAsia="微软雅黑" w:hAnsi="微软雅黑" w:cs="宋体"/>
                <w:kern w:val="0"/>
                <w:sz w:val="13"/>
                <w:szCs w:val="13"/>
              </w:rPr>
              <w:t>dcu</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spark_partition</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spark_txt_file</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spark_xml_file</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spark_ems_file</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noDynamic</w:t>
            </w:r>
            <w:r>
              <w:rPr>
                <w:rFonts w:ascii="微软雅黑" w:eastAsia="微软雅黑" w:hAnsi="微软雅黑" w:cs="宋体" w:hint="eastAsia"/>
                <w:kern w:val="0"/>
                <w:sz w:val="13"/>
                <w:szCs w:val="13"/>
              </w:rPr>
              <w:t>、</w:t>
            </w:r>
            <w:r w:rsidR="005266D3" w:rsidRPr="00A32221">
              <w:rPr>
                <w:rFonts w:ascii="微软雅黑" w:eastAsia="微软雅黑" w:hAnsi="微软雅黑" w:cs="宋体"/>
                <w:kern w:val="0"/>
                <w:sz w:val="13"/>
                <w:szCs w:val="13"/>
              </w:rPr>
              <w:t>gbase_import</w:t>
            </w:r>
            <w:r>
              <w:rPr>
                <w:rFonts w:ascii="微软雅黑" w:eastAsia="微软雅黑" w:hAnsi="微软雅黑" w:cs="宋体" w:hint="eastAsia"/>
                <w:kern w:val="0"/>
                <w:sz w:val="13"/>
                <w:szCs w:val="13"/>
              </w:rPr>
              <w:t>、</w:t>
            </w:r>
            <w:r w:rsidRPr="00F01107">
              <w:rPr>
                <w:rFonts w:ascii="微软雅黑" w:eastAsia="微软雅黑" w:hAnsi="微软雅黑" w:cs="宋体"/>
                <w:kern w:val="0"/>
                <w:sz w:val="13"/>
                <w:szCs w:val="13"/>
              </w:rPr>
              <w:t>broadband</w:t>
            </w:r>
            <w:r>
              <w:rPr>
                <w:rFonts w:ascii="微软雅黑" w:eastAsia="微软雅黑" w:hAnsi="微软雅黑" w:cs="宋体" w:hint="eastAsia"/>
                <w:kern w:val="0"/>
                <w:sz w:val="13"/>
                <w:szCs w:val="13"/>
              </w:rPr>
              <w:t>、</w:t>
            </w:r>
            <w:r w:rsidRPr="00F01107">
              <w:rPr>
                <w:rFonts w:ascii="微软雅黑" w:eastAsia="微软雅黑" w:hAnsi="微软雅黑" w:cs="宋体"/>
                <w:kern w:val="0"/>
                <w:sz w:val="13"/>
                <w:szCs w:val="13"/>
              </w:rPr>
              <w:t>iptv</w:t>
            </w:r>
            <w:ins w:id="139" w:author="王会00041692" w:date="2016-08-15T10:51:00Z">
              <w:r w:rsidR="003D1D16">
                <w:rPr>
                  <w:rFonts w:ascii="微软雅黑" w:eastAsia="微软雅黑" w:hAnsi="微软雅黑" w:cs="宋体" w:hint="eastAsia"/>
                  <w:kern w:val="0"/>
                  <w:sz w:val="13"/>
                  <w:szCs w:val="13"/>
                </w:rPr>
                <w:t>、</w:t>
              </w:r>
              <w:r w:rsidR="008D26BC" w:rsidRPr="008D26BC">
                <w:rPr>
                  <w:rFonts w:ascii="微软雅黑" w:eastAsia="微软雅黑" w:hAnsi="微软雅黑" w:cs="宋体"/>
                  <w:kern w:val="0"/>
                  <w:sz w:val="13"/>
                  <w:szCs w:val="13"/>
                  <w:rPrChange w:id="140" w:author="王会00041692" w:date="2016-08-15T10:51:00Z">
                    <w:rPr>
                      <w:rFonts w:ascii="宋体" w:hAnsi="宋体" w:cs="宋体"/>
                      <w:b/>
                      <w:bCs/>
                      <w:color w:val="3186E3"/>
                      <w:kern w:val="0"/>
                      <w:sz w:val="24"/>
                    </w:rPr>
                  </w:rPrChange>
                </w:rPr>
                <w:t>streaming_partition</w:t>
              </w:r>
            </w:ins>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5266D3" w:rsidRPr="00DA5AB8" w:rsidRDefault="005266D3" w:rsidP="00F01107">
            <w:pPr>
              <w:widowControl/>
              <w:jc w:val="left"/>
              <w:rPr>
                <w:rFonts w:ascii="微软雅黑" w:eastAsia="微软雅黑" w:hAnsi="微软雅黑" w:cs="宋体"/>
                <w:kern w:val="0"/>
                <w:sz w:val="13"/>
                <w:szCs w:val="13"/>
              </w:rPr>
            </w:pPr>
            <w:r w:rsidRPr="00A32221">
              <w:rPr>
                <w:rFonts w:ascii="微软雅黑" w:eastAsia="微软雅黑" w:hAnsi="微软雅黑" w:cs="宋体"/>
                <w:kern w:val="0"/>
                <w:sz w:val="13"/>
                <w:szCs w:val="13"/>
              </w:rPr>
              <w:t>noDynamic</w:t>
            </w:r>
          </w:p>
        </w:tc>
        <w:tc>
          <w:tcPr>
            <w:tcW w:w="2268" w:type="dxa"/>
            <w:tcBorders>
              <w:top w:val="single" w:sz="4" w:space="0" w:color="auto"/>
              <w:left w:val="nil"/>
              <w:bottom w:val="single" w:sz="4" w:space="0" w:color="auto"/>
              <w:right w:val="single" w:sz="4" w:space="0" w:color="auto"/>
            </w:tcBorders>
            <w:shd w:val="clear" w:color="auto" w:fill="auto"/>
            <w:vAlign w:val="bottom"/>
            <w:hideMark/>
          </w:tcPr>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kern w:val="0"/>
                <w:sz w:val="13"/>
                <w:szCs w:val="13"/>
              </w:rPr>
              <w:t>D</w:t>
            </w:r>
            <w:r w:rsidRPr="00A32221">
              <w:rPr>
                <w:rFonts w:ascii="微软雅黑" w:eastAsia="微软雅黑" w:hAnsi="微软雅黑" w:cs="宋体" w:hint="eastAsia"/>
                <w:kern w:val="0"/>
                <w:sz w:val="13"/>
                <w:szCs w:val="13"/>
              </w:rPr>
              <w:t>cu</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Cn自行实现检查</w:t>
            </w:r>
          </w:p>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spark_partition</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检查表分区</w:t>
            </w:r>
          </w:p>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spark_txt_file</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检查文件内容</w:t>
            </w:r>
          </w:p>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spark_xml_file</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检查文件个数</w:t>
            </w:r>
          </w:p>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spark_ems_file</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不检查</w:t>
            </w:r>
          </w:p>
          <w:p w:rsidR="005266D3" w:rsidRPr="00A32221"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noDynamic</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检查文件是否存在</w:t>
            </w:r>
          </w:p>
          <w:p w:rsidR="00F01107" w:rsidRDefault="005266D3" w:rsidP="00A32221">
            <w:pPr>
              <w:widowControl/>
              <w:jc w:val="left"/>
              <w:rPr>
                <w:rFonts w:ascii="微软雅黑" w:eastAsia="微软雅黑" w:hAnsi="微软雅黑" w:cs="宋体"/>
                <w:kern w:val="0"/>
                <w:sz w:val="13"/>
                <w:szCs w:val="13"/>
              </w:rPr>
            </w:pPr>
            <w:r w:rsidRPr="00A32221">
              <w:rPr>
                <w:rFonts w:ascii="微软雅黑" w:eastAsia="微软雅黑" w:hAnsi="微软雅黑" w:cs="宋体" w:hint="eastAsia"/>
                <w:kern w:val="0"/>
                <w:sz w:val="13"/>
                <w:szCs w:val="13"/>
              </w:rPr>
              <w:t>gbase_import</w:t>
            </w:r>
            <w:r>
              <w:rPr>
                <w:rFonts w:ascii="微软雅黑" w:eastAsia="微软雅黑" w:hAnsi="微软雅黑" w:cs="宋体" w:hint="eastAsia"/>
                <w:kern w:val="0"/>
                <w:sz w:val="13"/>
                <w:szCs w:val="13"/>
              </w:rPr>
              <w:t>：</w:t>
            </w:r>
            <w:r w:rsidRPr="00A32221">
              <w:rPr>
                <w:rFonts w:ascii="微软雅黑" w:eastAsia="微软雅黑" w:hAnsi="微软雅黑" w:cs="宋体" w:hint="eastAsia"/>
                <w:kern w:val="0"/>
                <w:sz w:val="13"/>
                <w:szCs w:val="13"/>
              </w:rPr>
              <w:t>检查gbase</w:t>
            </w:r>
            <w:r>
              <w:rPr>
                <w:rFonts w:ascii="微软雅黑" w:eastAsia="微软雅黑" w:hAnsi="微软雅黑" w:cs="宋体" w:hint="eastAsia"/>
                <w:kern w:val="0"/>
                <w:sz w:val="13"/>
                <w:szCs w:val="13"/>
              </w:rPr>
              <w:t>中是否有数据；</w:t>
            </w:r>
          </w:p>
          <w:p w:rsidR="00F01107" w:rsidRPr="00F01107" w:rsidRDefault="00F01107" w:rsidP="00F01107">
            <w:pPr>
              <w:widowControl/>
              <w:jc w:val="left"/>
              <w:rPr>
                <w:rFonts w:ascii="微软雅黑" w:eastAsia="微软雅黑" w:hAnsi="微软雅黑" w:cs="宋体"/>
                <w:kern w:val="0"/>
                <w:sz w:val="13"/>
                <w:szCs w:val="13"/>
              </w:rPr>
            </w:pPr>
            <w:r w:rsidRPr="00F01107">
              <w:rPr>
                <w:rFonts w:ascii="微软雅黑" w:eastAsia="微软雅黑" w:hAnsi="微软雅黑" w:cs="宋体" w:hint="eastAsia"/>
                <w:kern w:val="0"/>
                <w:sz w:val="13"/>
                <w:szCs w:val="13"/>
              </w:rPr>
              <w:t>broadband : 宽带数据到达检查，检查文件目录，不含数据中心分区</w:t>
            </w:r>
            <w:r w:rsidR="00487E81">
              <w:rPr>
                <w:rFonts w:ascii="微软雅黑" w:eastAsia="微软雅黑" w:hAnsi="微软雅黑" w:cs="宋体" w:hint="eastAsia"/>
                <w:kern w:val="0"/>
                <w:sz w:val="13"/>
                <w:szCs w:val="13"/>
              </w:rPr>
              <w:t>(</w:t>
            </w:r>
            <w:r w:rsidR="00487E81" w:rsidRPr="00487E81">
              <w:rPr>
                <w:rFonts w:ascii="微软雅黑" w:eastAsia="微软雅黑" w:hAnsi="微软雅黑" w:cs="宋体" w:hint="eastAsia"/>
                <w:kern w:val="0"/>
                <w:sz w:val="13"/>
                <w:szCs w:val="13"/>
              </w:rPr>
              <w:t>目录结构类似</w:t>
            </w:r>
            <w:r w:rsidR="00487E81" w:rsidRPr="00487E81">
              <w:rPr>
                <w:rFonts w:ascii="微软雅黑" w:eastAsia="微软雅黑" w:hAnsi="微软雅黑" w:cs="宋体"/>
                <w:kern w:val="0"/>
                <w:sz w:val="13"/>
                <w:szCs w:val="13"/>
              </w:rPr>
              <w:t>/xx/yy/zz/</w:t>
            </w:r>
            <w:r w:rsidR="00C76924">
              <w:rPr>
                <w:rFonts w:ascii="微软雅黑" w:eastAsia="微软雅黑" w:hAnsi="微软雅黑" w:cs="宋体" w:hint="eastAsia"/>
                <w:kern w:val="0"/>
                <w:sz w:val="13"/>
                <w:szCs w:val="13"/>
              </w:rPr>
              <w:t xml:space="preserve"> </w:t>
            </w:r>
            <w:r w:rsidR="00487E81" w:rsidRPr="00487E81">
              <w:rPr>
                <w:rFonts w:ascii="微软雅黑" w:eastAsia="微软雅黑" w:hAnsi="微软雅黑" w:cs="宋体"/>
                <w:kern w:val="0"/>
                <w:sz w:val="13"/>
                <w:szCs w:val="13"/>
              </w:rPr>
              <w:t>p_provincecode=5100/p_date=2016-06-06</w:t>
            </w:r>
            <w:r w:rsidR="00487E81" w:rsidRPr="00487E81">
              <w:rPr>
                <w:rFonts w:ascii="微软雅黑" w:eastAsia="微软雅黑" w:hAnsi="微软雅黑" w:cs="宋体" w:hint="eastAsia"/>
                <w:kern w:val="0"/>
                <w:sz w:val="13"/>
                <w:szCs w:val="13"/>
              </w:rPr>
              <w:t>,判断准则为某省当天目录下有文件且该省存在之后时间目录，如</w:t>
            </w:r>
            <w:r w:rsidR="00487E81" w:rsidRPr="00487E81">
              <w:rPr>
                <w:rFonts w:ascii="微软雅黑" w:eastAsia="微软雅黑" w:hAnsi="微软雅黑" w:cs="宋体"/>
                <w:kern w:val="0"/>
                <w:sz w:val="13"/>
                <w:szCs w:val="13"/>
              </w:rPr>
              <w:t>p_provincecode=5100</w:t>
            </w:r>
            <w:r w:rsidR="00487E81" w:rsidRPr="00487E81">
              <w:rPr>
                <w:rFonts w:ascii="微软雅黑" w:eastAsia="微软雅黑" w:hAnsi="微软雅黑" w:cs="宋体" w:hint="eastAsia"/>
                <w:kern w:val="0"/>
                <w:sz w:val="13"/>
                <w:szCs w:val="13"/>
              </w:rPr>
              <w:t>若想翻</w:t>
            </w:r>
            <w:r w:rsidR="00487E81" w:rsidRPr="00487E81">
              <w:rPr>
                <w:rFonts w:ascii="微软雅黑" w:eastAsia="微软雅黑" w:hAnsi="微软雅黑" w:cs="宋体"/>
                <w:kern w:val="0"/>
                <w:sz w:val="13"/>
                <w:szCs w:val="13"/>
              </w:rPr>
              <w:t>2016-06-06</w:t>
            </w:r>
            <w:r w:rsidR="00487E81" w:rsidRPr="00487E81">
              <w:rPr>
                <w:rFonts w:ascii="微软雅黑" w:eastAsia="微软雅黑" w:hAnsi="微软雅黑" w:cs="宋体" w:hint="eastAsia"/>
                <w:kern w:val="0"/>
                <w:sz w:val="13"/>
                <w:szCs w:val="13"/>
              </w:rPr>
              <w:t>号的牌，必须满足该天目录下有文件，而且</w:t>
            </w:r>
            <w:r w:rsidR="00487E81" w:rsidRPr="00487E81">
              <w:rPr>
                <w:rFonts w:ascii="微软雅黑" w:eastAsia="微软雅黑" w:hAnsi="微软雅黑" w:cs="宋体"/>
                <w:kern w:val="0"/>
                <w:sz w:val="13"/>
                <w:szCs w:val="13"/>
              </w:rPr>
              <w:t>2016-06-06</w:t>
            </w:r>
            <w:r w:rsidR="00487E81" w:rsidRPr="00487E81">
              <w:rPr>
                <w:rFonts w:ascii="微软雅黑" w:eastAsia="微软雅黑" w:hAnsi="微软雅黑" w:cs="宋体" w:hint="eastAsia"/>
                <w:kern w:val="0"/>
                <w:sz w:val="13"/>
                <w:szCs w:val="13"/>
              </w:rPr>
              <w:t>之后的目录也存在，比如</w:t>
            </w:r>
            <w:r w:rsidR="00487E81" w:rsidRPr="00487E81">
              <w:rPr>
                <w:rFonts w:ascii="微软雅黑" w:eastAsia="微软雅黑" w:hAnsi="微软雅黑" w:cs="宋体"/>
                <w:kern w:val="0"/>
                <w:sz w:val="13"/>
                <w:szCs w:val="13"/>
              </w:rPr>
              <w:t>2016-06-07</w:t>
            </w:r>
            <w:r w:rsidR="00487E81" w:rsidRPr="00487E81">
              <w:rPr>
                <w:rFonts w:ascii="微软雅黑" w:eastAsia="微软雅黑" w:hAnsi="微软雅黑" w:cs="宋体" w:hint="eastAsia"/>
                <w:kern w:val="0"/>
                <w:sz w:val="13"/>
                <w:szCs w:val="13"/>
              </w:rPr>
              <w:t>、</w:t>
            </w:r>
            <w:r w:rsidR="00487E81" w:rsidRPr="00487E81">
              <w:rPr>
                <w:rFonts w:ascii="微软雅黑" w:eastAsia="微软雅黑" w:hAnsi="微软雅黑" w:cs="宋体"/>
                <w:kern w:val="0"/>
                <w:sz w:val="13"/>
                <w:szCs w:val="13"/>
              </w:rPr>
              <w:t>2016-06-08</w:t>
            </w:r>
            <w:r w:rsidR="00487E81" w:rsidRPr="00487E81">
              <w:rPr>
                <w:rFonts w:ascii="微软雅黑" w:eastAsia="微软雅黑" w:hAnsi="微软雅黑" w:cs="宋体" w:hint="eastAsia"/>
                <w:kern w:val="0"/>
                <w:sz w:val="13"/>
                <w:szCs w:val="13"/>
              </w:rPr>
              <w:t>等)</w:t>
            </w:r>
          </w:p>
          <w:p w:rsidR="00F01107" w:rsidRDefault="00F01107" w:rsidP="00A32221">
            <w:pPr>
              <w:widowControl/>
              <w:jc w:val="left"/>
              <w:rPr>
                <w:ins w:id="141" w:author="王会00041692" w:date="2016-08-15T10:53:00Z"/>
                <w:rFonts w:ascii="微软雅黑" w:eastAsia="微软雅黑" w:hAnsi="微软雅黑" w:cs="宋体"/>
                <w:kern w:val="0"/>
                <w:sz w:val="13"/>
                <w:szCs w:val="13"/>
              </w:rPr>
            </w:pPr>
            <w:r w:rsidRPr="00F01107">
              <w:rPr>
                <w:rFonts w:ascii="微软雅黑" w:eastAsia="微软雅黑" w:hAnsi="微软雅黑" w:cs="宋体" w:hint="eastAsia"/>
                <w:kern w:val="0"/>
                <w:sz w:val="13"/>
                <w:szCs w:val="13"/>
              </w:rPr>
              <w:t>iptv : iptv数据到达检查，检查文件目录，含数据中心分区</w:t>
            </w:r>
            <w:r w:rsidR="00127077" w:rsidRPr="00127077">
              <w:rPr>
                <w:rFonts w:ascii="微软雅黑" w:eastAsia="微软雅黑" w:hAnsi="微软雅黑" w:cs="宋体" w:hint="eastAsia"/>
                <w:kern w:val="0"/>
                <w:sz w:val="13"/>
                <w:szCs w:val="13"/>
              </w:rPr>
              <w:t>(目录结构类似</w:t>
            </w:r>
            <w:r w:rsidR="00127077" w:rsidRPr="00127077">
              <w:rPr>
                <w:rFonts w:ascii="微软雅黑" w:eastAsia="微软雅黑" w:hAnsi="微软雅黑" w:cs="宋体"/>
                <w:kern w:val="0"/>
                <w:sz w:val="13"/>
                <w:szCs w:val="13"/>
              </w:rPr>
              <w:t xml:space="preserve"> /xx/yy/zz/p_provincecode=</w:t>
            </w:r>
            <w:r w:rsidR="007A69C6">
              <w:rPr>
                <w:rFonts w:ascii="微软雅黑" w:eastAsia="微软雅黑" w:hAnsi="微软雅黑" w:cs="宋体" w:hint="eastAsia"/>
                <w:kern w:val="0"/>
                <w:sz w:val="13"/>
                <w:szCs w:val="13"/>
              </w:rPr>
              <w:t xml:space="preserve"> </w:t>
            </w:r>
            <w:r w:rsidR="00127077" w:rsidRPr="00127077">
              <w:rPr>
                <w:rFonts w:ascii="微软雅黑" w:eastAsia="微软雅黑" w:hAnsi="微软雅黑" w:cs="宋体"/>
                <w:kern w:val="0"/>
                <w:sz w:val="13"/>
                <w:szCs w:val="13"/>
              </w:rPr>
              <w:t>5100/p_datacenter=22/p_date=2016-06-06</w:t>
            </w:r>
            <w:r w:rsidR="00127077" w:rsidRPr="00127077">
              <w:rPr>
                <w:rFonts w:ascii="微软雅黑" w:eastAsia="微软雅黑" w:hAnsi="微软雅黑" w:cs="宋体" w:hint="eastAsia"/>
                <w:kern w:val="0"/>
                <w:sz w:val="13"/>
                <w:szCs w:val="13"/>
              </w:rPr>
              <w:t>判断准则为某省的某数据中心当天目录下有文件且该数据中心存在之后时间目录，如</w:t>
            </w:r>
            <w:r w:rsidR="00127077" w:rsidRPr="00127077">
              <w:rPr>
                <w:rFonts w:ascii="微软雅黑" w:eastAsia="微软雅黑" w:hAnsi="微软雅黑" w:cs="宋体"/>
                <w:kern w:val="0"/>
                <w:sz w:val="13"/>
                <w:szCs w:val="13"/>
              </w:rPr>
              <w:t>p_provincecode=5100</w:t>
            </w:r>
            <w:r w:rsidR="007A69C6">
              <w:rPr>
                <w:rFonts w:ascii="微软雅黑" w:eastAsia="微软雅黑" w:hAnsi="微软雅黑" w:cs="宋体" w:hint="eastAsia"/>
                <w:kern w:val="0"/>
                <w:sz w:val="13"/>
                <w:szCs w:val="13"/>
              </w:rPr>
              <w:t>、</w:t>
            </w:r>
            <w:r w:rsidR="00127077" w:rsidRPr="00127077">
              <w:rPr>
                <w:rFonts w:ascii="微软雅黑" w:eastAsia="微软雅黑" w:hAnsi="微软雅黑" w:cs="宋体"/>
                <w:kern w:val="0"/>
                <w:sz w:val="13"/>
                <w:szCs w:val="13"/>
              </w:rPr>
              <w:t>p_datacenter</w:t>
            </w:r>
            <w:r w:rsidR="007A69C6">
              <w:rPr>
                <w:rFonts w:ascii="微软雅黑" w:eastAsia="微软雅黑" w:hAnsi="微软雅黑" w:cs="宋体" w:hint="eastAsia"/>
                <w:kern w:val="0"/>
                <w:sz w:val="13"/>
                <w:szCs w:val="13"/>
              </w:rPr>
              <w:t xml:space="preserve"> </w:t>
            </w:r>
            <w:r w:rsidR="00127077" w:rsidRPr="00127077">
              <w:rPr>
                <w:rFonts w:ascii="微软雅黑" w:eastAsia="微软雅黑" w:hAnsi="微软雅黑" w:cs="宋体"/>
                <w:kern w:val="0"/>
                <w:sz w:val="13"/>
                <w:szCs w:val="13"/>
              </w:rPr>
              <w:t>=22</w:t>
            </w:r>
            <w:r w:rsidR="00127077" w:rsidRPr="00127077">
              <w:rPr>
                <w:rFonts w:ascii="微软雅黑" w:eastAsia="微软雅黑" w:hAnsi="微软雅黑" w:cs="宋体" w:hint="eastAsia"/>
                <w:kern w:val="0"/>
                <w:sz w:val="13"/>
                <w:szCs w:val="13"/>
              </w:rPr>
              <w:t>数据中心若想翻</w:t>
            </w:r>
            <w:r w:rsidR="00127077" w:rsidRPr="00127077">
              <w:rPr>
                <w:rFonts w:ascii="微软雅黑" w:eastAsia="微软雅黑" w:hAnsi="微软雅黑" w:cs="宋体"/>
                <w:kern w:val="0"/>
                <w:sz w:val="13"/>
                <w:szCs w:val="13"/>
              </w:rPr>
              <w:t>2016-06-06</w:t>
            </w:r>
            <w:r w:rsidR="00127077" w:rsidRPr="00127077">
              <w:rPr>
                <w:rFonts w:ascii="微软雅黑" w:eastAsia="微软雅黑" w:hAnsi="微软雅黑" w:cs="宋体" w:hint="eastAsia"/>
                <w:kern w:val="0"/>
                <w:sz w:val="13"/>
                <w:szCs w:val="13"/>
              </w:rPr>
              <w:t>号的牌，必须满足该天目录下有文件，而且</w:t>
            </w:r>
            <w:r w:rsidR="00127077" w:rsidRPr="00127077">
              <w:rPr>
                <w:rFonts w:ascii="微软雅黑" w:eastAsia="微软雅黑" w:hAnsi="微软雅黑" w:cs="宋体"/>
                <w:kern w:val="0"/>
                <w:sz w:val="13"/>
                <w:szCs w:val="13"/>
              </w:rPr>
              <w:t>2016-06-06</w:t>
            </w:r>
            <w:r w:rsidR="00127077" w:rsidRPr="00127077">
              <w:rPr>
                <w:rFonts w:ascii="微软雅黑" w:eastAsia="微软雅黑" w:hAnsi="微软雅黑" w:cs="宋体" w:hint="eastAsia"/>
                <w:kern w:val="0"/>
                <w:sz w:val="13"/>
                <w:szCs w:val="13"/>
              </w:rPr>
              <w:t>之后的目录也存在，比如</w:t>
            </w:r>
            <w:r w:rsidR="00127077" w:rsidRPr="00127077">
              <w:rPr>
                <w:rFonts w:ascii="微软雅黑" w:eastAsia="微软雅黑" w:hAnsi="微软雅黑" w:cs="宋体"/>
                <w:kern w:val="0"/>
                <w:sz w:val="13"/>
                <w:szCs w:val="13"/>
              </w:rPr>
              <w:t>2016-06-07</w:t>
            </w:r>
            <w:r w:rsidR="00127077" w:rsidRPr="00127077">
              <w:rPr>
                <w:rFonts w:ascii="微软雅黑" w:eastAsia="微软雅黑" w:hAnsi="微软雅黑" w:cs="宋体" w:hint="eastAsia"/>
                <w:kern w:val="0"/>
                <w:sz w:val="13"/>
                <w:szCs w:val="13"/>
              </w:rPr>
              <w:t>、</w:t>
            </w:r>
            <w:r w:rsidR="00127077" w:rsidRPr="00127077">
              <w:rPr>
                <w:rFonts w:ascii="微软雅黑" w:eastAsia="微软雅黑" w:hAnsi="微软雅黑" w:cs="宋体"/>
                <w:kern w:val="0"/>
                <w:sz w:val="13"/>
                <w:szCs w:val="13"/>
              </w:rPr>
              <w:t>2016-06-08</w:t>
            </w:r>
            <w:r w:rsidR="00127077" w:rsidRPr="00127077">
              <w:rPr>
                <w:rFonts w:ascii="微软雅黑" w:eastAsia="微软雅黑" w:hAnsi="微软雅黑" w:cs="宋体" w:hint="eastAsia"/>
                <w:kern w:val="0"/>
                <w:sz w:val="13"/>
                <w:szCs w:val="13"/>
              </w:rPr>
              <w:t>等)</w:t>
            </w:r>
          </w:p>
          <w:p w:rsidR="00882E63" w:rsidRPr="00F01107" w:rsidRDefault="008D26BC" w:rsidP="00A32221">
            <w:pPr>
              <w:widowControl/>
              <w:jc w:val="left"/>
              <w:rPr>
                <w:rFonts w:ascii="微软雅黑" w:eastAsia="微软雅黑" w:hAnsi="微软雅黑" w:cs="宋体"/>
                <w:kern w:val="0"/>
                <w:sz w:val="13"/>
                <w:szCs w:val="13"/>
              </w:rPr>
            </w:pPr>
            <w:ins w:id="142" w:author="王会00041692" w:date="2016-08-15T10:53:00Z">
              <w:r w:rsidRPr="008D26BC">
                <w:rPr>
                  <w:rFonts w:ascii="微软雅黑" w:eastAsia="微软雅黑" w:hAnsi="微软雅黑" w:cs="宋体"/>
                  <w:kern w:val="0"/>
                  <w:sz w:val="13"/>
                  <w:szCs w:val="13"/>
                  <w:rPrChange w:id="143" w:author="王会00041692" w:date="2016-08-15T10:53:00Z">
                    <w:rPr>
                      <w:rFonts w:ascii="宋体" w:hAnsi="宋体" w:cs="宋体"/>
                      <w:b/>
                      <w:bCs/>
                      <w:kern w:val="0"/>
                      <w:sz w:val="24"/>
                    </w:rPr>
                  </w:rPrChange>
                </w:rPr>
                <w:t>streaming_partition：streaming检查方式，检查该分区及该分区之后某时间分区是否存在</w:t>
              </w:r>
            </w:ins>
          </w:p>
          <w:p w:rsidR="005266D3" w:rsidRPr="00DA5AB8" w:rsidRDefault="005266D3" w:rsidP="00A32221">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详细见章节5.3</w:t>
            </w:r>
            <w:hyperlink w:anchor="_数据到达检查相关配置" w:history="1">
              <w:r w:rsidRPr="00127077">
                <w:rPr>
                  <w:rStyle w:val="ab"/>
                  <w:rFonts w:hint="eastAsia"/>
                  <w:sz w:val="15"/>
                  <w:szCs w:val="15"/>
                </w:rPr>
                <w:t>数据到达检查相关配置</w:t>
              </w:r>
            </w:hyperlink>
          </w:p>
        </w:tc>
        <w:tc>
          <w:tcPr>
            <w:tcW w:w="1318" w:type="dxa"/>
            <w:tcBorders>
              <w:top w:val="single" w:sz="4" w:space="0" w:color="auto"/>
              <w:left w:val="nil"/>
              <w:bottom w:val="single" w:sz="4" w:space="0" w:color="auto"/>
              <w:right w:val="single" w:sz="4" w:space="0" w:color="auto"/>
            </w:tcBorders>
            <w:shd w:val="clear" w:color="auto" w:fill="auto"/>
          </w:tcPr>
          <w:p w:rsidR="005266D3" w:rsidRPr="00DA5AB8" w:rsidRDefault="005266D3" w:rsidP="008A600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V6.15.60.01B5</w:t>
            </w:r>
            <w:r w:rsidR="002B5123">
              <w:rPr>
                <w:rFonts w:ascii="微软雅黑" w:eastAsia="微软雅黑" w:hAnsi="微软雅黑" w:cs="宋体" w:hint="eastAsia"/>
                <w:kern w:val="0"/>
                <w:sz w:val="13"/>
                <w:szCs w:val="13"/>
              </w:rPr>
              <w:t>、</w:t>
            </w:r>
            <w:ins w:id="144" w:author="王会00041692" w:date="2016-08-15T10:51:00Z">
              <w:r w:rsidR="002B5123">
                <w:rPr>
                  <w:rFonts w:ascii="微软雅黑" w:eastAsia="微软雅黑" w:hAnsi="微软雅黑" w:cs="宋体" w:hint="eastAsia"/>
                  <w:kern w:val="0"/>
                  <w:sz w:val="13"/>
                  <w:szCs w:val="13"/>
                </w:rPr>
                <w:t>V6.15.60.03B1增加</w:t>
              </w:r>
              <w:r w:rsidR="008D26BC" w:rsidRPr="008D26BC">
                <w:rPr>
                  <w:rFonts w:ascii="微软雅黑" w:eastAsia="微软雅黑" w:hAnsi="微软雅黑" w:cs="宋体"/>
                  <w:kern w:val="0"/>
                  <w:sz w:val="13"/>
                  <w:szCs w:val="13"/>
                  <w:rPrChange w:id="145" w:author="王会00041692" w:date="2016-08-15T10:52:00Z">
                    <w:rPr>
                      <w:rFonts w:ascii="宋体" w:hAnsi="宋体" w:cs="宋体"/>
                      <w:b/>
                      <w:bCs/>
                      <w:color w:val="3186E3"/>
                      <w:kern w:val="0"/>
                      <w:sz w:val="24"/>
                    </w:rPr>
                  </w:rPrChange>
                </w:rPr>
                <w:t>streaming_partition</w:t>
              </w:r>
            </w:ins>
          </w:p>
        </w:tc>
      </w:tr>
      <w:tr w:rsidR="005266D3" w:rsidRPr="008A6008" w:rsidTr="0007780E">
        <w:tblPrEx>
          <w:tblW w:w="10207" w:type="dxa"/>
          <w:jc w:val="center"/>
          <w:tblLayout w:type="fixed"/>
          <w:tblPrExChange w:id="146" w:author="10110973" w:date="2016-09-27T17:05:00Z">
            <w:tblPrEx>
              <w:tblW w:w="10207" w:type="dxa"/>
              <w:jc w:val="center"/>
              <w:tblLayout w:type="fixed"/>
            </w:tblPrEx>
          </w:tblPrExChange>
        </w:tblPrEx>
        <w:trPr>
          <w:trHeight w:val="312"/>
          <w:jc w:val="center"/>
          <w:trPrChange w:id="147" w:author="10110973" w:date="2016-09-27T17:05:00Z">
            <w:trPr>
              <w:trHeight w:val="312"/>
              <w:jc w:val="center"/>
            </w:trPr>
          </w:trPrChange>
        </w:trPr>
        <w:tc>
          <w:tcPr>
            <w:tcW w:w="851" w:type="dxa"/>
            <w:vMerge/>
            <w:tcBorders>
              <w:left w:val="single" w:sz="4" w:space="0" w:color="auto"/>
              <w:right w:val="single" w:sz="4" w:space="0" w:color="auto"/>
            </w:tcBorders>
            <w:vAlign w:val="center"/>
            <w:hideMark/>
            <w:tcPrChange w:id="148" w:author="10110973" w:date="2016-09-27T17:05:00Z">
              <w:tcPr>
                <w:tcW w:w="851" w:type="dxa"/>
                <w:vMerge/>
                <w:tcBorders>
                  <w:left w:val="single" w:sz="4" w:space="0" w:color="auto"/>
                  <w:bottom w:val="single" w:sz="4" w:space="0" w:color="auto"/>
                  <w:right w:val="single" w:sz="4" w:space="0" w:color="auto"/>
                </w:tcBorders>
                <w:vAlign w:val="center"/>
                <w:hideMark/>
              </w:tcPr>
            </w:tcPrChange>
          </w:tcPr>
          <w:p w:rsidR="005266D3" w:rsidRPr="00DA5AB8" w:rsidRDefault="005266D3" w:rsidP="00320665">
            <w:pPr>
              <w:widowControl/>
              <w:jc w:val="left"/>
              <w:rPr>
                <w:rFonts w:ascii="微软雅黑" w:eastAsia="微软雅黑" w:hAnsi="微软雅黑" w:cs="宋体"/>
                <w:kern w:val="0"/>
                <w:sz w:val="13"/>
                <w:szCs w:val="13"/>
              </w:rPr>
            </w:pPr>
          </w:p>
        </w:tc>
        <w:tc>
          <w:tcPr>
            <w:tcW w:w="1281" w:type="dxa"/>
            <w:tcBorders>
              <w:top w:val="single" w:sz="4" w:space="0" w:color="auto"/>
              <w:left w:val="nil"/>
              <w:bottom w:val="single" w:sz="4" w:space="0" w:color="auto"/>
              <w:right w:val="single" w:sz="4" w:space="0" w:color="auto"/>
            </w:tcBorders>
            <w:shd w:val="clear" w:color="auto" w:fill="auto"/>
            <w:vAlign w:val="bottom"/>
            <w:hideMark/>
            <w:tcPrChange w:id="149" w:author="10110973" w:date="2016-09-27T17:05:00Z">
              <w:tcPr>
                <w:tcW w:w="1281" w:type="dxa"/>
                <w:tcBorders>
                  <w:top w:val="single" w:sz="4" w:space="0" w:color="auto"/>
                  <w:left w:val="nil"/>
                  <w:bottom w:val="single" w:sz="4" w:space="0" w:color="auto"/>
                  <w:right w:val="single" w:sz="4" w:space="0" w:color="auto"/>
                </w:tcBorders>
                <w:shd w:val="clear" w:color="auto" w:fill="auto"/>
                <w:vAlign w:val="bottom"/>
                <w:hideMark/>
              </w:tcPr>
            </w:tcPrChange>
          </w:tcPr>
          <w:p w:rsidR="005266D3" w:rsidRPr="008A6008" w:rsidRDefault="005266D3" w:rsidP="00B41BF6">
            <w:pPr>
              <w:widowControl/>
              <w:ind w:firstLineChars="26" w:firstLine="34"/>
              <w:jc w:val="left"/>
              <w:rPr>
                <w:rFonts w:ascii="微软雅黑" w:eastAsia="微软雅黑" w:hAnsi="微软雅黑" w:cs="宋体"/>
                <w:kern w:val="0"/>
                <w:sz w:val="13"/>
                <w:szCs w:val="13"/>
              </w:rPr>
            </w:pPr>
            <w:r w:rsidRPr="00B41BF6">
              <w:rPr>
                <w:rFonts w:ascii="微软雅黑" w:eastAsia="微软雅黑" w:hAnsi="微软雅黑" w:cs="宋体"/>
                <w:kern w:val="0"/>
                <w:sz w:val="13"/>
                <w:szCs w:val="13"/>
              </w:rPr>
              <w:t>fieldsterminatedby</w:t>
            </w:r>
          </w:p>
        </w:tc>
        <w:tc>
          <w:tcPr>
            <w:tcW w:w="992" w:type="dxa"/>
            <w:tcBorders>
              <w:top w:val="single" w:sz="4" w:space="0" w:color="auto"/>
              <w:left w:val="nil"/>
              <w:bottom w:val="single" w:sz="4" w:space="0" w:color="auto"/>
              <w:right w:val="single" w:sz="4" w:space="0" w:color="auto"/>
            </w:tcBorders>
            <w:shd w:val="clear" w:color="auto" w:fill="auto"/>
            <w:vAlign w:val="bottom"/>
            <w:hideMark/>
            <w:tcPrChange w:id="150" w:author="10110973" w:date="2016-09-27T17:05:00Z">
              <w:tcPr>
                <w:tcW w:w="992" w:type="dxa"/>
                <w:tcBorders>
                  <w:top w:val="single" w:sz="4" w:space="0" w:color="auto"/>
                  <w:left w:val="nil"/>
                  <w:bottom w:val="single" w:sz="4" w:space="0" w:color="auto"/>
                  <w:right w:val="single" w:sz="4" w:space="0" w:color="auto"/>
                </w:tcBorders>
                <w:shd w:val="clear" w:color="auto" w:fill="auto"/>
                <w:vAlign w:val="bottom"/>
                <w:hideMark/>
              </w:tcPr>
            </w:tcPrChange>
          </w:tcPr>
          <w:p w:rsidR="005266D3" w:rsidRDefault="005266D3" w:rsidP="008A6008">
            <w:pPr>
              <w:widowControl/>
              <w:jc w:val="left"/>
              <w:rPr>
                <w:rFonts w:ascii="微软雅黑" w:eastAsia="微软雅黑" w:hAnsi="微软雅黑" w:cs="宋体"/>
                <w:kern w:val="0"/>
                <w:sz w:val="13"/>
                <w:szCs w:val="13"/>
              </w:rPr>
            </w:pPr>
            <w:r>
              <w:rPr>
                <w:rFonts w:ascii="微软雅黑" w:eastAsia="微软雅黑" w:hAnsi="微软雅黑" w:cs="宋体"/>
                <w:kern w:val="0"/>
                <w:sz w:val="13"/>
                <w:szCs w:val="13"/>
              </w:rPr>
              <w:t>S</w:t>
            </w:r>
            <w:r>
              <w:rPr>
                <w:rFonts w:ascii="微软雅黑" w:eastAsia="微软雅黑" w:hAnsi="微软雅黑" w:cs="宋体" w:hint="eastAsia"/>
                <w:kern w:val="0"/>
                <w:sz w:val="13"/>
                <w:szCs w:val="13"/>
              </w:rPr>
              <w:t>park表的数据列分隔符</w:t>
            </w:r>
          </w:p>
        </w:tc>
        <w:tc>
          <w:tcPr>
            <w:tcW w:w="704" w:type="dxa"/>
            <w:tcBorders>
              <w:top w:val="single" w:sz="4" w:space="0" w:color="auto"/>
              <w:left w:val="nil"/>
              <w:bottom w:val="single" w:sz="4" w:space="0" w:color="auto"/>
              <w:right w:val="single" w:sz="4" w:space="0" w:color="auto"/>
            </w:tcBorders>
            <w:shd w:val="clear" w:color="auto" w:fill="auto"/>
            <w:vAlign w:val="bottom"/>
            <w:hideMark/>
            <w:tcPrChange w:id="151" w:author="10110973" w:date="2016-09-27T17:05:00Z">
              <w:tcPr>
                <w:tcW w:w="704" w:type="dxa"/>
                <w:tcBorders>
                  <w:top w:val="single" w:sz="4" w:space="0" w:color="auto"/>
                  <w:left w:val="nil"/>
                  <w:bottom w:val="single" w:sz="4" w:space="0" w:color="auto"/>
                  <w:right w:val="single" w:sz="4" w:space="0" w:color="auto"/>
                </w:tcBorders>
                <w:shd w:val="clear" w:color="auto" w:fill="auto"/>
                <w:vAlign w:val="bottom"/>
                <w:hideMark/>
              </w:tcPr>
            </w:tcPrChange>
          </w:tcPr>
          <w:p w:rsidR="005266D3" w:rsidRPr="00DA5AB8" w:rsidRDefault="005266D3" w:rsidP="008A600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String</w:t>
            </w:r>
          </w:p>
        </w:tc>
        <w:tc>
          <w:tcPr>
            <w:tcW w:w="993" w:type="dxa"/>
            <w:tcBorders>
              <w:top w:val="single" w:sz="4" w:space="0" w:color="auto"/>
              <w:left w:val="nil"/>
              <w:bottom w:val="single" w:sz="4" w:space="0" w:color="auto"/>
              <w:right w:val="single" w:sz="4" w:space="0" w:color="auto"/>
            </w:tcBorders>
            <w:shd w:val="clear" w:color="auto" w:fill="auto"/>
            <w:vAlign w:val="bottom"/>
            <w:tcPrChange w:id="152" w:author="10110973" w:date="2016-09-27T17:05:00Z">
              <w:tcPr>
                <w:tcW w:w="993" w:type="dxa"/>
                <w:tcBorders>
                  <w:top w:val="single" w:sz="4" w:space="0" w:color="auto"/>
                  <w:left w:val="nil"/>
                  <w:bottom w:val="single" w:sz="4" w:space="0" w:color="auto"/>
                  <w:right w:val="single" w:sz="4" w:space="0" w:color="auto"/>
                </w:tcBorders>
                <w:shd w:val="clear" w:color="auto" w:fill="auto"/>
                <w:vAlign w:val="bottom"/>
              </w:tcPr>
            </w:tcPrChange>
          </w:tcPr>
          <w:p w:rsidR="005266D3" w:rsidRPr="00A32221" w:rsidRDefault="005266D3" w:rsidP="00A32221">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默认不填该列，用逗号分隔；如果填写了，以填写的字符分隔。</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Change w:id="153" w:author="10110973" w:date="2016-09-27T17:05:00Z">
              <w:tcPr>
                <w:tcW w:w="180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5266D3" w:rsidRPr="00A32221" w:rsidRDefault="005266D3" w:rsidP="00C91D0C">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w:t>
            </w:r>
          </w:p>
        </w:tc>
        <w:tc>
          <w:tcPr>
            <w:tcW w:w="2268" w:type="dxa"/>
            <w:tcBorders>
              <w:top w:val="single" w:sz="4" w:space="0" w:color="auto"/>
              <w:left w:val="nil"/>
              <w:bottom w:val="single" w:sz="4" w:space="0" w:color="auto"/>
              <w:right w:val="single" w:sz="4" w:space="0" w:color="auto"/>
            </w:tcBorders>
            <w:shd w:val="clear" w:color="auto" w:fill="auto"/>
            <w:vAlign w:val="bottom"/>
            <w:hideMark/>
            <w:tcPrChange w:id="154" w:author="10110973" w:date="2016-09-27T17:05:00Z">
              <w:tcPr>
                <w:tcW w:w="2268" w:type="dxa"/>
                <w:tcBorders>
                  <w:top w:val="single" w:sz="4" w:space="0" w:color="auto"/>
                  <w:left w:val="nil"/>
                  <w:bottom w:val="single" w:sz="4" w:space="0" w:color="auto"/>
                  <w:right w:val="single" w:sz="4" w:space="0" w:color="auto"/>
                </w:tcBorders>
                <w:shd w:val="clear" w:color="auto" w:fill="auto"/>
                <w:vAlign w:val="bottom"/>
                <w:hideMark/>
              </w:tcPr>
            </w:tcPrChange>
          </w:tcPr>
          <w:p w:rsidR="005266D3" w:rsidRPr="00A32221" w:rsidRDefault="00BD13C0" w:rsidP="00A32221">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目前是有数据用|分隔的，类似这种特殊的数据，需要填写该字段</w:t>
            </w:r>
          </w:p>
        </w:tc>
        <w:tc>
          <w:tcPr>
            <w:tcW w:w="1318" w:type="dxa"/>
            <w:tcBorders>
              <w:top w:val="single" w:sz="4" w:space="0" w:color="auto"/>
              <w:left w:val="nil"/>
              <w:bottom w:val="single" w:sz="4" w:space="0" w:color="auto"/>
              <w:right w:val="single" w:sz="4" w:space="0" w:color="auto"/>
            </w:tcBorders>
            <w:shd w:val="clear" w:color="auto" w:fill="auto"/>
            <w:tcPrChange w:id="155" w:author="10110973" w:date="2016-09-27T17:05:00Z">
              <w:tcPr>
                <w:tcW w:w="1318" w:type="dxa"/>
                <w:tcBorders>
                  <w:top w:val="single" w:sz="4" w:space="0" w:color="auto"/>
                  <w:left w:val="nil"/>
                  <w:bottom w:val="single" w:sz="4" w:space="0" w:color="auto"/>
                  <w:right w:val="single" w:sz="4" w:space="0" w:color="auto"/>
                </w:tcBorders>
                <w:shd w:val="clear" w:color="auto" w:fill="auto"/>
              </w:tcPr>
            </w:tcPrChange>
          </w:tcPr>
          <w:p w:rsidR="005266D3" w:rsidRDefault="00615E5C" w:rsidP="008A600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V6.15.60.02B1</w:t>
            </w:r>
          </w:p>
        </w:tc>
      </w:tr>
      <w:tr w:rsidR="0007780E" w:rsidRPr="008A6008" w:rsidTr="008B0DB1">
        <w:trPr>
          <w:trHeight w:val="312"/>
          <w:jc w:val="center"/>
        </w:trPr>
        <w:tc>
          <w:tcPr>
            <w:tcW w:w="851" w:type="dxa"/>
            <w:tcBorders>
              <w:left w:val="single" w:sz="4" w:space="0" w:color="auto"/>
              <w:bottom w:val="single" w:sz="4" w:space="0" w:color="auto"/>
              <w:right w:val="single" w:sz="4" w:space="0" w:color="auto"/>
            </w:tcBorders>
            <w:vAlign w:val="center"/>
            <w:hideMark/>
          </w:tcPr>
          <w:p w:rsidR="0007780E" w:rsidRPr="00DA5AB8" w:rsidRDefault="0007780E" w:rsidP="00320665">
            <w:pPr>
              <w:widowControl/>
              <w:jc w:val="left"/>
              <w:rPr>
                <w:rFonts w:ascii="微软雅黑" w:eastAsia="微软雅黑" w:hAnsi="微软雅黑" w:cs="宋体"/>
                <w:kern w:val="0"/>
                <w:sz w:val="13"/>
                <w:szCs w:val="13"/>
              </w:rPr>
            </w:pPr>
          </w:p>
        </w:tc>
        <w:tc>
          <w:tcPr>
            <w:tcW w:w="1281" w:type="dxa"/>
            <w:tcBorders>
              <w:top w:val="single" w:sz="4" w:space="0" w:color="auto"/>
              <w:left w:val="nil"/>
              <w:bottom w:val="single" w:sz="4" w:space="0" w:color="auto"/>
              <w:right w:val="single" w:sz="4" w:space="0" w:color="auto"/>
            </w:tcBorders>
            <w:shd w:val="clear" w:color="auto" w:fill="auto"/>
            <w:vAlign w:val="bottom"/>
            <w:hideMark/>
          </w:tcPr>
          <w:p w:rsidR="0007780E" w:rsidRPr="00B41BF6" w:rsidRDefault="0007780E" w:rsidP="0007780E">
            <w:pPr>
              <w:widowControl/>
              <w:jc w:val="left"/>
              <w:rPr>
                <w:rFonts w:ascii="微软雅黑" w:eastAsia="微软雅黑" w:hAnsi="微软雅黑" w:cs="宋体"/>
                <w:kern w:val="0"/>
                <w:sz w:val="13"/>
                <w:szCs w:val="13"/>
              </w:rPr>
            </w:pPr>
            <w:r w:rsidRPr="0007780E">
              <w:rPr>
                <w:rFonts w:ascii="微软雅黑" w:eastAsia="微软雅黑" w:hAnsi="微软雅黑" w:cs="宋体"/>
                <w:kern w:val="0"/>
                <w:sz w:val="13"/>
                <w:szCs w:val="13"/>
              </w:rPr>
              <w:t>tableoption</w:t>
            </w:r>
          </w:p>
        </w:tc>
        <w:tc>
          <w:tcPr>
            <w:tcW w:w="992" w:type="dxa"/>
            <w:tcBorders>
              <w:top w:val="single" w:sz="4" w:space="0" w:color="auto"/>
              <w:left w:val="nil"/>
              <w:bottom w:val="single" w:sz="4" w:space="0" w:color="auto"/>
              <w:right w:val="single" w:sz="4" w:space="0" w:color="auto"/>
            </w:tcBorders>
            <w:shd w:val="clear" w:color="auto" w:fill="auto"/>
            <w:vAlign w:val="bottom"/>
            <w:hideMark/>
          </w:tcPr>
          <w:p w:rsidR="0007780E" w:rsidRPr="0007780E" w:rsidRDefault="0007780E" w:rsidP="0007780E">
            <w:pPr>
              <w:widowControl/>
              <w:jc w:val="left"/>
              <w:rPr>
                <w:rFonts w:ascii="微软雅黑" w:eastAsia="微软雅黑" w:hAnsi="微软雅黑" w:cs="宋体"/>
                <w:kern w:val="0"/>
                <w:sz w:val="13"/>
                <w:szCs w:val="13"/>
              </w:rPr>
            </w:pPr>
            <w:r w:rsidRPr="0007780E">
              <w:rPr>
                <w:rFonts w:ascii="微软雅黑" w:eastAsia="微软雅黑" w:hAnsi="微软雅黑" w:cs="宋体" w:hint="eastAsia"/>
                <w:kern w:val="0"/>
                <w:sz w:val="13"/>
                <w:szCs w:val="13"/>
              </w:rPr>
              <w:t>建表脚本里面一些特殊的选项</w:t>
            </w:r>
          </w:p>
        </w:tc>
        <w:tc>
          <w:tcPr>
            <w:tcW w:w="704" w:type="dxa"/>
            <w:tcBorders>
              <w:top w:val="single" w:sz="4" w:space="0" w:color="auto"/>
              <w:left w:val="nil"/>
              <w:bottom w:val="single" w:sz="4" w:space="0" w:color="auto"/>
              <w:right w:val="single" w:sz="4" w:space="0" w:color="auto"/>
            </w:tcBorders>
            <w:shd w:val="clear" w:color="auto" w:fill="auto"/>
            <w:vAlign w:val="bottom"/>
            <w:hideMark/>
          </w:tcPr>
          <w:p w:rsidR="0007780E" w:rsidRDefault="0007780E" w:rsidP="008A6008">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String</w:t>
            </w:r>
          </w:p>
        </w:tc>
        <w:tc>
          <w:tcPr>
            <w:tcW w:w="993" w:type="dxa"/>
            <w:tcBorders>
              <w:top w:val="single" w:sz="4" w:space="0" w:color="auto"/>
              <w:left w:val="nil"/>
              <w:bottom w:val="single" w:sz="4" w:space="0" w:color="auto"/>
              <w:right w:val="single" w:sz="4" w:space="0" w:color="auto"/>
            </w:tcBorders>
            <w:shd w:val="clear" w:color="auto" w:fill="auto"/>
            <w:vAlign w:val="bottom"/>
          </w:tcPr>
          <w:p w:rsidR="0007780E" w:rsidRDefault="0007780E" w:rsidP="00A32221">
            <w:pPr>
              <w:widowControl/>
              <w:jc w:val="left"/>
              <w:rPr>
                <w:rFonts w:ascii="微软雅黑" w:eastAsia="微软雅黑" w:hAnsi="微软雅黑" w:cs="宋体"/>
                <w:kern w:val="0"/>
                <w:sz w:val="13"/>
                <w:szCs w:val="13"/>
              </w:rPr>
            </w:pPr>
            <w:r>
              <w:rPr>
                <w:rFonts w:ascii="微软雅黑" w:eastAsia="微软雅黑" w:hAnsi="微软雅黑" w:cs="宋体" w:hint="eastAsia"/>
                <w:kern w:val="0"/>
                <w:sz w:val="13"/>
                <w:szCs w:val="13"/>
              </w:rPr>
              <w:t>默认不填该列，</w:t>
            </w:r>
            <w:r w:rsidR="00135A48">
              <w:rPr>
                <w:rFonts w:ascii="微软雅黑" w:eastAsia="微软雅黑" w:hAnsi="微软雅黑" w:cs="宋体" w:hint="eastAsia"/>
                <w:kern w:val="0"/>
                <w:sz w:val="13"/>
                <w:szCs w:val="13"/>
              </w:rPr>
              <w:t>如果</w:t>
            </w:r>
            <w:r w:rsidR="00135A48" w:rsidRPr="0007780E">
              <w:rPr>
                <w:rFonts w:ascii="微软雅黑" w:eastAsia="微软雅黑" w:hAnsi="微软雅黑" w:cs="宋体" w:hint="eastAsia"/>
                <w:kern w:val="0"/>
                <w:sz w:val="13"/>
                <w:szCs w:val="13"/>
              </w:rPr>
              <w:t>建表脚本里面一些特殊的选项</w:t>
            </w:r>
            <w:r w:rsidR="00135A48">
              <w:rPr>
                <w:rFonts w:ascii="微软雅黑" w:eastAsia="微软雅黑" w:hAnsi="微软雅黑" w:cs="宋体" w:hint="eastAsia"/>
                <w:kern w:val="0"/>
                <w:sz w:val="13"/>
                <w:szCs w:val="13"/>
              </w:rPr>
              <w:t>，比如</w:t>
            </w:r>
            <w:r w:rsidR="00135A48" w:rsidRPr="00135A48">
              <w:rPr>
                <w:rFonts w:ascii="微软雅黑" w:eastAsia="微软雅黑" w:hAnsi="微软雅黑" w:cs="宋体"/>
                <w:kern w:val="0"/>
                <w:sz w:val="13"/>
                <w:szCs w:val="13"/>
              </w:rPr>
              <w:t>DISTRIBUTED BY('id')</w:t>
            </w:r>
            <w:r w:rsidR="00135A48">
              <w:rPr>
                <w:rFonts w:ascii="微软雅黑" w:eastAsia="微软雅黑" w:hAnsi="微软雅黑" w:cs="宋体" w:hint="eastAsia"/>
                <w:kern w:val="0"/>
                <w:sz w:val="13"/>
                <w:szCs w:val="13"/>
              </w:rPr>
              <w:t>，则可以填写</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07780E" w:rsidRPr="00135A48" w:rsidRDefault="00135A48" w:rsidP="00C91D0C">
            <w:pPr>
              <w:widowControl/>
              <w:jc w:val="left"/>
              <w:rPr>
                <w:rFonts w:ascii="微软雅黑" w:eastAsia="微软雅黑" w:hAnsi="微软雅黑" w:cs="宋体"/>
                <w:kern w:val="0"/>
                <w:sz w:val="13"/>
                <w:szCs w:val="13"/>
              </w:rPr>
            </w:pPr>
            <w:r w:rsidRPr="00135A48">
              <w:rPr>
                <w:rFonts w:ascii="微软雅黑" w:eastAsia="微软雅黑" w:hAnsi="微软雅黑" w:cs="宋体"/>
                <w:kern w:val="0"/>
                <w:sz w:val="13"/>
                <w:szCs w:val="13"/>
              </w:rPr>
              <w:t>DISTRIBUTED BY('id')</w:t>
            </w:r>
          </w:p>
        </w:tc>
        <w:tc>
          <w:tcPr>
            <w:tcW w:w="2268" w:type="dxa"/>
            <w:tcBorders>
              <w:top w:val="single" w:sz="4" w:space="0" w:color="auto"/>
              <w:left w:val="nil"/>
              <w:bottom w:val="single" w:sz="4" w:space="0" w:color="auto"/>
              <w:right w:val="single" w:sz="4" w:space="0" w:color="auto"/>
            </w:tcBorders>
            <w:shd w:val="clear" w:color="auto" w:fill="auto"/>
            <w:vAlign w:val="bottom"/>
            <w:hideMark/>
          </w:tcPr>
          <w:p w:rsidR="00135A48" w:rsidRDefault="00135A48" w:rsidP="00135A48">
            <w:pPr>
              <w:spacing w:line="187" w:lineRule="atLeast"/>
              <w:rPr>
                <w:rFonts w:ascii="微软雅黑" w:eastAsia="微软雅黑" w:hAnsi="微软雅黑" w:cs="宋体"/>
                <w:kern w:val="0"/>
                <w:sz w:val="13"/>
                <w:szCs w:val="13"/>
              </w:rPr>
            </w:pPr>
            <w:r>
              <w:rPr>
                <w:rFonts w:ascii="微软雅黑" w:eastAsia="微软雅黑" w:hAnsi="微软雅黑" w:cs="宋体" w:hint="eastAsia"/>
                <w:kern w:val="0"/>
                <w:sz w:val="13"/>
                <w:szCs w:val="13"/>
              </w:rPr>
              <w:t>如果填写了值，则会在sql建表脚本里面增加</w:t>
            </w:r>
            <w:r w:rsidR="000A7642">
              <w:rPr>
                <w:rFonts w:ascii="微软雅黑" w:eastAsia="微软雅黑" w:hAnsi="微软雅黑" w:cs="宋体" w:hint="eastAsia"/>
                <w:kern w:val="0"/>
                <w:sz w:val="13"/>
                <w:szCs w:val="13"/>
              </w:rPr>
              <w:t>相应的选项</w:t>
            </w:r>
            <w:r>
              <w:rPr>
                <w:rFonts w:ascii="微软雅黑" w:eastAsia="微软雅黑" w:hAnsi="微软雅黑" w:cs="宋体" w:hint="eastAsia"/>
                <w:kern w:val="0"/>
                <w:sz w:val="13"/>
                <w:szCs w:val="13"/>
              </w:rPr>
              <w:t>，比如:</w:t>
            </w:r>
          </w:p>
          <w:p w:rsidR="0007780E" w:rsidRPr="00135A48" w:rsidRDefault="00135A48" w:rsidP="00135A48">
            <w:pPr>
              <w:spacing w:line="187" w:lineRule="atLeast"/>
              <w:rPr>
                <w:rFonts w:ascii="微软雅黑" w:eastAsia="微软雅黑" w:hAnsi="微软雅黑" w:cs="宋体"/>
                <w:kern w:val="0"/>
                <w:sz w:val="13"/>
                <w:szCs w:val="13"/>
              </w:rPr>
            </w:pPr>
            <w:r w:rsidRPr="00135A48">
              <w:rPr>
                <w:rFonts w:hint="eastAsia"/>
                <w:color w:val="0000FF"/>
                <w:kern w:val="0"/>
                <w:sz w:val="13"/>
                <w:szCs w:val="13"/>
              </w:rPr>
              <w:t>create</w:t>
            </w:r>
            <w:r w:rsidRPr="00135A48">
              <w:rPr>
                <w:rFonts w:hint="eastAsia"/>
                <w:color w:val="2E3133"/>
                <w:kern w:val="0"/>
                <w:sz w:val="13"/>
                <w:szCs w:val="13"/>
              </w:rPr>
              <w:t> </w:t>
            </w:r>
            <w:r w:rsidRPr="00135A48">
              <w:rPr>
                <w:rFonts w:hint="eastAsia"/>
                <w:color w:val="8000FF"/>
                <w:kern w:val="0"/>
                <w:sz w:val="13"/>
                <w:szCs w:val="13"/>
              </w:rPr>
              <w:t>table</w:t>
            </w:r>
            <w:r w:rsidRPr="00135A48">
              <w:rPr>
                <w:rFonts w:hint="eastAsia"/>
                <w:color w:val="2E3133"/>
                <w:kern w:val="0"/>
                <w:sz w:val="13"/>
                <w:szCs w:val="13"/>
              </w:rPr>
              <w:t> report_windowsip(</w:t>
            </w:r>
            <w:r w:rsidRPr="00135A48">
              <w:rPr>
                <w:rFonts w:hint="eastAsia"/>
                <w:color w:val="2E3133"/>
                <w:kern w:val="0"/>
                <w:sz w:val="13"/>
                <w:szCs w:val="13"/>
              </w:rPr>
              <w:br/>
              <w:t>   id</w:t>
            </w:r>
            <w:r w:rsidRPr="00135A48">
              <w:rPr>
                <w:rFonts w:hint="eastAsia"/>
                <w:color w:val="2E3133"/>
                <w:kern w:val="0"/>
                <w:sz w:val="13"/>
              </w:rPr>
              <w:t> </w:t>
            </w:r>
            <w:r w:rsidRPr="00135A48">
              <w:rPr>
                <w:rFonts w:hint="eastAsia"/>
                <w:color w:val="8000FF"/>
                <w:kern w:val="0"/>
                <w:sz w:val="13"/>
                <w:szCs w:val="13"/>
              </w:rPr>
              <w:t>int</w:t>
            </w:r>
            <w:r w:rsidRPr="00135A48">
              <w:rPr>
                <w:rFonts w:hint="eastAsia"/>
                <w:color w:val="2E3133"/>
                <w:kern w:val="0"/>
                <w:sz w:val="13"/>
                <w:szCs w:val="13"/>
              </w:rPr>
              <w:t> auto_increment</w:t>
            </w:r>
            <w:r w:rsidRPr="00135A48">
              <w:rPr>
                <w:rFonts w:hint="eastAsia"/>
                <w:color w:val="0000FF"/>
                <w:kern w:val="0"/>
                <w:sz w:val="13"/>
                <w:szCs w:val="13"/>
              </w:rPr>
              <w:t>not</w:t>
            </w:r>
            <w:r w:rsidRPr="00135A48">
              <w:rPr>
                <w:rFonts w:hint="eastAsia"/>
                <w:color w:val="2E3133"/>
                <w:kern w:val="0"/>
                <w:sz w:val="13"/>
                <w:szCs w:val="13"/>
              </w:rPr>
              <w:t> </w:t>
            </w:r>
            <w:r w:rsidRPr="00135A48">
              <w:rPr>
                <w:rFonts w:hint="eastAsia"/>
                <w:color w:val="0000FF"/>
                <w:kern w:val="0"/>
                <w:sz w:val="13"/>
                <w:szCs w:val="13"/>
              </w:rPr>
              <w:t>null</w:t>
            </w:r>
            <w:r w:rsidRPr="00135A48">
              <w:rPr>
                <w:rFonts w:hint="eastAsia"/>
                <w:color w:val="2E3133"/>
                <w:kern w:val="0"/>
                <w:sz w:val="13"/>
                <w:szCs w:val="13"/>
              </w:rPr>
              <w:t> </w:t>
            </w:r>
            <w:r w:rsidRPr="00135A48">
              <w:rPr>
                <w:rFonts w:hint="eastAsia"/>
                <w:color w:val="0000FF"/>
                <w:kern w:val="0"/>
                <w:sz w:val="13"/>
                <w:szCs w:val="13"/>
              </w:rPr>
              <w:t>primary</w:t>
            </w:r>
            <w:r w:rsidRPr="00135A48">
              <w:rPr>
                <w:rFonts w:hint="eastAsia"/>
                <w:color w:val="2E3133"/>
                <w:kern w:val="0"/>
                <w:sz w:val="13"/>
                <w:szCs w:val="13"/>
              </w:rPr>
              <w:t> </w:t>
            </w:r>
            <w:r w:rsidRPr="00135A48">
              <w:rPr>
                <w:rFonts w:hint="eastAsia"/>
                <w:color w:val="0000FF"/>
                <w:kern w:val="0"/>
                <w:sz w:val="13"/>
                <w:szCs w:val="13"/>
              </w:rPr>
              <w:t>key</w:t>
            </w:r>
            <w:r w:rsidRPr="00135A48">
              <w:rPr>
                <w:rFonts w:hint="eastAsia"/>
                <w:color w:val="2E3133"/>
                <w:kern w:val="0"/>
                <w:sz w:val="13"/>
                <w:szCs w:val="13"/>
              </w:rPr>
              <w:t>,</w:t>
            </w:r>
            <w:r w:rsidRPr="00135A48">
              <w:rPr>
                <w:rFonts w:hint="eastAsia"/>
                <w:color w:val="2E3133"/>
                <w:kern w:val="0"/>
                <w:sz w:val="13"/>
                <w:szCs w:val="13"/>
              </w:rPr>
              <w:br/>
              <w:t>   ip</w:t>
            </w:r>
            <w:r w:rsidRPr="00135A48">
              <w:rPr>
                <w:rFonts w:hint="eastAsia"/>
                <w:color w:val="2E3133"/>
                <w:kern w:val="0"/>
                <w:sz w:val="13"/>
              </w:rPr>
              <w:t> </w:t>
            </w:r>
            <w:r w:rsidRPr="00135A48">
              <w:rPr>
                <w:rFonts w:hint="eastAsia"/>
                <w:color w:val="8000FF"/>
                <w:kern w:val="0"/>
                <w:sz w:val="13"/>
                <w:szCs w:val="13"/>
              </w:rPr>
              <w:t>varchar</w:t>
            </w:r>
            <w:r w:rsidRPr="00135A48">
              <w:rPr>
                <w:rFonts w:hint="eastAsia"/>
                <w:color w:val="2E3133"/>
                <w:kern w:val="0"/>
                <w:sz w:val="13"/>
                <w:szCs w:val="13"/>
              </w:rPr>
              <w:t>(</w:t>
            </w:r>
            <w:r w:rsidRPr="00135A48">
              <w:rPr>
                <w:rFonts w:hint="eastAsia"/>
                <w:color w:val="FF0000"/>
                <w:kern w:val="0"/>
                <w:sz w:val="13"/>
                <w:szCs w:val="13"/>
              </w:rPr>
              <w:t>20</w:t>
            </w:r>
            <w:r w:rsidRPr="00135A48">
              <w:rPr>
                <w:rFonts w:hint="eastAsia"/>
                <w:color w:val="2E3133"/>
                <w:kern w:val="0"/>
                <w:sz w:val="13"/>
                <w:szCs w:val="13"/>
              </w:rPr>
              <w:t>),</w:t>
            </w:r>
            <w:r w:rsidRPr="00135A48">
              <w:rPr>
                <w:rFonts w:hint="eastAsia"/>
                <w:color w:val="2E3133"/>
                <w:kern w:val="0"/>
                <w:sz w:val="13"/>
                <w:szCs w:val="13"/>
              </w:rPr>
              <w:br/>
              <w:t>   </w:t>
            </w:r>
            <w:r w:rsidRPr="00135A48">
              <w:rPr>
                <w:rFonts w:hint="eastAsia"/>
                <w:color w:val="0000FF"/>
                <w:kern w:val="0"/>
                <w:sz w:val="13"/>
                <w:szCs w:val="13"/>
              </w:rPr>
              <w:t>time</w:t>
            </w:r>
            <w:r w:rsidRPr="00135A48">
              <w:rPr>
                <w:rFonts w:hint="eastAsia"/>
                <w:color w:val="2E3133"/>
                <w:kern w:val="0"/>
                <w:sz w:val="13"/>
                <w:szCs w:val="13"/>
              </w:rPr>
              <w:t> </w:t>
            </w:r>
            <w:r w:rsidRPr="00135A48">
              <w:rPr>
                <w:rFonts w:hint="eastAsia"/>
                <w:color w:val="8000FF"/>
                <w:kern w:val="0"/>
                <w:sz w:val="13"/>
                <w:szCs w:val="13"/>
              </w:rPr>
              <w:t>timestamp</w:t>
            </w:r>
            <w:r w:rsidRPr="00135A48">
              <w:rPr>
                <w:rFonts w:hint="eastAsia"/>
                <w:color w:val="2E3133"/>
                <w:kern w:val="0"/>
                <w:sz w:val="13"/>
                <w:szCs w:val="13"/>
              </w:rPr>
              <w:br/>
              <w:t>)</w:t>
            </w:r>
            <w:r w:rsidRPr="00135A48">
              <w:rPr>
                <w:rFonts w:hint="eastAsia"/>
                <w:b/>
                <w:bCs/>
                <w:color w:val="FF0000"/>
                <w:kern w:val="0"/>
                <w:sz w:val="13"/>
                <w:szCs w:val="13"/>
              </w:rPr>
              <w:t>DISTRIBUTED BY('id')</w:t>
            </w:r>
            <w:r w:rsidRPr="000A7642">
              <w:rPr>
                <w:rFonts w:hint="eastAsia"/>
                <w:bCs/>
                <w:kern w:val="0"/>
                <w:sz w:val="13"/>
                <w:szCs w:val="13"/>
              </w:rPr>
              <w:t>;</w:t>
            </w:r>
          </w:p>
        </w:tc>
        <w:tc>
          <w:tcPr>
            <w:tcW w:w="1318" w:type="dxa"/>
            <w:tcBorders>
              <w:top w:val="single" w:sz="4" w:space="0" w:color="auto"/>
              <w:left w:val="nil"/>
              <w:bottom w:val="single" w:sz="4" w:space="0" w:color="auto"/>
              <w:right w:val="single" w:sz="4" w:space="0" w:color="auto"/>
            </w:tcBorders>
            <w:shd w:val="clear" w:color="auto" w:fill="auto"/>
          </w:tcPr>
          <w:p w:rsidR="0007780E" w:rsidRDefault="0037593A" w:rsidP="0037593A">
            <w:pPr>
              <w:widowControl/>
              <w:jc w:val="left"/>
              <w:rPr>
                <w:rFonts w:ascii="微软雅黑" w:eastAsia="微软雅黑" w:hAnsi="微软雅黑" w:cs="宋体"/>
                <w:kern w:val="0"/>
                <w:sz w:val="13"/>
                <w:szCs w:val="13"/>
              </w:rPr>
            </w:pPr>
            <w:r w:rsidRPr="00DA5AB8">
              <w:rPr>
                <w:rFonts w:ascii="微软雅黑" w:eastAsia="微软雅黑" w:hAnsi="微软雅黑" w:cs="宋体" w:hint="eastAsia"/>
                <w:kern w:val="0"/>
                <w:sz w:val="13"/>
                <w:szCs w:val="13"/>
              </w:rPr>
              <w:t>6.15.</w:t>
            </w:r>
            <w:r>
              <w:rPr>
                <w:rFonts w:ascii="微软雅黑" w:eastAsia="微软雅黑" w:hAnsi="微软雅黑" w:cs="宋体" w:hint="eastAsia"/>
                <w:kern w:val="0"/>
                <w:sz w:val="13"/>
                <w:szCs w:val="13"/>
              </w:rPr>
              <w:t>7</w:t>
            </w:r>
            <w:r w:rsidRPr="00DA5AB8">
              <w:rPr>
                <w:rFonts w:ascii="微软雅黑" w:eastAsia="微软雅黑" w:hAnsi="微软雅黑" w:cs="宋体" w:hint="eastAsia"/>
                <w:kern w:val="0"/>
                <w:sz w:val="13"/>
                <w:szCs w:val="13"/>
              </w:rPr>
              <w:t>0.0</w:t>
            </w:r>
            <w:r>
              <w:rPr>
                <w:rFonts w:ascii="微软雅黑" w:eastAsia="微软雅黑" w:hAnsi="微软雅黑" w:cs="宋体" w:hint="eastAsia"/>
                <w:kern w:val="0"/>
                <w:sz w:val="13"/>
                <w:szCs w:val="13"/>
              </w:rPr>
              <w:t>1B1</w:t>
            </w:r>
          </w:p>
        </w:tc>
      </w:tr>
    </w:tbl>
    <w:p w:rsidR="001E21BC" w:rsidRPr="00DA5AB8" w:rsidRDefault="00701B49" w:rsidP="00561510">
      <w:pPr>
        <w:pStyle w:val="4"/>
        <w:rPr>
          <w:rStyle w:val="ad"/>
          <w:rFonts w:ascii="微软雅黑" w:eastAsia="微软雅黑" w:hAnsi="微软雅黑"/>
        </w:rPr>
      </w:pPr>
      <w:r w:rsidRPr="00DA5AB8">
        <w:rPr>
          <w:rStyle w:val="ad"/>
          <w:rFonts w:ascii="微软雅黑" w:eastAsia="微软雅黑" w:hAnsi="微软雅黑" w:hint="eastAsia"/>
        </w:rPr>
        <w:t>主题表</w:t>
      </w:r>
      <w:r w:rsidR="001E21BC" w:rsidRPr="00DA5AB8">
        <w:rPr>
          <w:rStyle w:val="ad"/>
          <w:rFonts w:ascii="微软雅黑" w:eastAsia="微软雅黑" w:hAnsi="微软雅黑" w:hint="eastAsia"/>
        </w:rPr>
        <w:t>示例说明</w:t>
      </w:r>
    </w:p>
    <w:p w:rsidR="00701B49" w:rsidRPr="00DA5AB8" w:rsidRDefault="0009361D" w:rsidP="00701B49">
      <w:pPr>
        <w:rPr>
          <w:rFonts w:ascii="微软雅黑" w:eastAsia="微软雅黑" w:hAnsi="微软雅黑"/>
        </w:rPr>
      </w:pPr>
      <w:r w:rsidRPr="00DA5AB8">
        <w:rPr>
          <w:rFonts w:ascii="微软雅黑" w:eastAsia="微软雅黑" w:hAnsi="微软雅黑" w:hint="eastAsia"/>
          <w:noProof/>
        </w:rPr>
        <w:drawing>
          <wp:inline distT="0" distB="0" distL="0" distR="0">
            <wp:extent cx="5274310" cy="481147"/>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cstate="print"/>
                    <a:srcRect/>
                    <a:stretch>
                      <a:fillRect/>
                    </a:stretch>
                  </pic:blipFill>
                  <pic:spPr bwMode="auto">
                    <a:xfrm>
                      <a:off x="0" y="0"/>
                      <a:ext cx="5274310" cy="481147"/>
                    </a:xfrm>
                    <a:prstGeom prst="rect">
                      <a:avLst/>
                    </a:prstGeom>
                    <a:noFill/>
                    <a:ln w="9525">
                      <a:noFill/>
                      <a:miter lim="800000"/>
                      <a:headEnd/>
                      <a:tailEnd/>
                    </a:ln>
                  </pic:spPr>
                </pic:pic>
              </a:graphicData>
            </a:graphic>
          </wp:inline>
        </w:drawing>
      </w:r>
    </w:p>
    <w:p w:rsidR="00701B49" w:rsidRPr="00DA5AB8" w:rsidRDefault="00701B49" w:rsidP="00701B49">
      <w:pPr>
        <w:pStyle w:val="4"/>
        <w:rPr>
          <w:rStyle w:val="ad"/>
          <w:rFonts w:ascii="微软雅黑" w:eastAsia="微软雅黑" w:hAnsi="微软雅黑"/>
        </w:rPr>
      </w:pPr>
      <w:r w:rsidRPr="00DA5AB8">
        <w:rPr>
          <w:rStyle w:val="ad"/>
          <w:rFonts w:ascii="微软雅黑" w:eastAsia="微软雅黑" w:hAnsi="微软雅黑"/>
        </w:rPr>
        <w:t>D</w:t>
      </w:r>
      <w:r w:rsidRPr="00DA5AB8">
        <w:rPr>
          <w:rStyle w:val="ad"/>
          <w:rFonts w:ascii="微软雅黑" w:eastAsia="微软雅黑" w:hAnsi="微软雅黑" w:hint="eastAsia"/>
        </w:rPr>
        <w:t>atastorage入库</w:t>
      </w:r>
      <w:r w:rsidR="0031681B" w:rsidRPr="00DA5AB8">
        <w:rPr>
          <w:rStyle w:val="ad"/>
          <w:rFonts w:ascii="微软雅黑" w:eastAsia="微软雅黑" w:hAnsi="微软雅黑" w:hint="eastAsia"/>
        </w:rPr>
        <w:t>表</w:t>
      </w:r>
      <w:r w:rsidRPr="00DA5AB8">
        <w:rPr>
          <w:rStyle w:val="ad"/>
          <w:rFonts w:ascii="微软雅黑" w:eastAsia="微软雅黑" w:hAnsi="微软雅黑" w:hint="eastAsia"/>
        </w:rPr>
        <w:t>示例说明</w:t>
      </w:r>
    </w:p>
    <w:p w:rsidR="00701B49" w:rsidRPr="00DA5AB8" w:rsidRDefault="0009361D" w:rsidP="00701B49">
      <w:pPr>
        <w:rPr>
          <w:rFonts w:ascii="微软雅黑" w:eastAsia="微软雅黑" w:hAnsi="微软雅黑"/>
        </w:rPr>
      </w:pPr>
      <w:r w:rsidRPr="00DA5AB8">
        <w:rPr>
          <w:rFonts w:ascii="微软雅黑" w:eastAsia="微软雅黑" w:hAnsi="微软雅黑"/>
          <w:noProof/>
        </w:rPr>
        <w:drawing>
          <wp:inline distT="0" distB="0" distL="0" distR="0">
            <wp:extent cx="5274310" cy="581700"/>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cstate="print"/>
                    <a:srcRect/>
                    <a:stretch>
                      <a:fillRect/>
                    </a:stretch>
                  </pic:blipFill>
                  <pic:spPr bwMode="auto">
                    <a:xfrm>
                      <a:off x="0" y="0"/>
                      <a:ext cx="5274310" cy="581700"/>
                    </a:xfrm>
                    <a:prstGeom prst="rect">
                      <a:avLst/>
                    </a:prstGeom>
                    <a:noFill/>
                    <a:ln w="9525">
                      <a:noFill/>
                      <a:miter lim="800000"/>
                      <a:headEnd/>
                      <a:tailEnd/>
                    </a:ln>
                  </pic:spPr>
                </pic:pic>
              </a:graphicData>
            </a:graphic>
          </wp:inline>
        </w:drawing>
      </w:r>
    </w:p>
    <w:p w:rsidR="00617891" w:rsidRPr="00DA5AB8" w:rsidRDefault="004D6875" w:rsidP="00742F28">
      <w:pPr>
        <w:pStyle w:val="2"/>
        <w:rPr>
          <w:rFonts w:ascii="微软雅黑" w:eastAsia="微软雅黑" w:hAnsi="微软雅黑"/>
        </w:rPr>
      </w:pPr>
      <w:bookmarkStart w:id="156" w:name="_Conf文件说明"/>
      <w:bookmarkEnd w:id="156"/>
      <w:r w:rsidRPr="00DA5AB8">
        <w:rPr>
          <w:rFonts w:ascii="微软雅黑" w:eastAsia="微软雅黑" w:hAnsi="微软雅黑"/>
        </w:rPr>
        <w:t>C</w:t>
      </w:r>
      <w:r w:rsidRPr="00DA5AB8">
        <w:rPr>
          <w:rFonts w:ascii="微软雅黑" w:eastAsia="微软雅黑" w:hAnsi="微软雅黑" w:hint="eastAsia"/>
        </w:rPr>
        <w:t>onf文件说明</w:t>
      </w:r>
    </w:p>
    <w:p w:rsidR="00B366FF" w:rsidRPr="00DA5AB8" w:rsidRDefault="00B366FF" w:rsidP="001224F4">
      <w:pPr>
        <w:ind w:firstLine="420"/>
        <w:rPr>
          <w:rFonts w:ascii="微软雅黑" w:eastAsia="微软雅黑" w:hAnsi="微软雅黑"/>
        </w:rPr>
      </w:pPr>
      <w:r w:rsidRPr="00DA5AB8">
        <w:rPr>
          <w:rFonts w:ascii="微软雅黑" w:eastAsia="微软雅黑" w:hAnsi="微软雅黑" w:hint="eastAsia"/>
        </w:rPr>
        <w:t>应用开发需配置的有两种conf文件，算法conf文件和weggis预处理文件的conf文件配置。两种conf文件说明如下。</w:t>
      </w:r>
    </w:p>
    <w:p w:rsidR="00E51420" w:rsidRPr="00DA5AB8" w:rsidRDefault="00E51420" w:rsidP="00301CFE">
      <w:pPr>
        <w:pStyle w:val="3"/>
        <w:rPr>
          <w:rFonts w:ascii="微软雅黑" w:eastAsia="微软雅黑" w:hAnsi="微软雅黑"/>
        </w:rPr>
      </w:pPr>
      <w:bookmarkStart w:id="157" w:name="_算法conf说明"/>
      <w:bookmarkEnd w:id="157"/>
      <w:r w:rsidRPr="00DA5AB8">
        <w:rPr>
          <w:rFonts w:ascii="微软雅黑" w:eastAsia="微软雅黑" w:hAnsi="微软雅黑" w:hint="eastAsia"/>
        </w:rPr>
        <w:t>算法conf说明</w:t>
      </w:r>
    </w:p>
    <w:p w:rsidR="001E28AB" w:rsidRPr="00DA5AB8" w:rsidRDefault="001E28AB" w:rsidP="001E28AB">
      <w:pPr>
        <w:ind w:firstLine="420"/>
        <w:rPr>
          <w:rFonts w:ascii="微软雅黑" w:eastAsia="微软雅黑" w:hAnsi="微软雅黑"/>
        </w:rPr>
      </w:pPr>
      <w:r w:rsidRPr="00DA5AB8">
        <w:rPr>
          <w:rFonts w:ascii="微软雅黑" w:eastAsia="微软雅黑" w:hAnsi="微软雅黑" w:hint="eastAsia"/>
        </w:rPr>
        <w:t>算法.conf文件的主要内容为算法中的门限等相关配置，如果算法中的某些门限值是通过配置文件读取得到的，则需要有一个相应的算法.conf文件。内容为算法中的门限值。如ratio:20,说明率ratio的值为20；配置参数在sql.文件中以##标识；如下sql和对应的conf配置为例：</w:t>
      </w:r>
    </w:p>
    <w:p w:rsidR="001E28AB" w:rsidRPr="00DA5AB8" w:rsidRDefault="001E28AB" w:rsidP="001E28AB">
      <w:pPr>
        <w:ind w:firstLine="420"/>
        <w:rPr>
          <w:rFonts w:ascii="微软雅黑" w:eastAsia="微软雅黑" w:hAnsi="微软雅黑"/>
        </w:rPr>
      </w:pPr>
      <w:r w:rsidRPr="00DA5AB8">
        <w:rPr>
          <w:rFonts w:ascii="微软雅黑" w:eastAsia="微软雅黑" w:hAnsi="微软雅黑"/>
          <w:noProof/>
        </w:rPr>
        <w:drawing>
          <wp:inline distT="0" distB="0" distL="0" distR="0">
            <wp:extent cx="5274310" cy="295459"/>
            <wp:effectExtent l="19050" t="0" r="2540" b="0"/>
            <wp:docPr id="97" name="图片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cstate="print"/>
                    <a:srcRect/>
                    <a:stretch>
                      <a:fillRect/>
                    </a:stretch>
                  </pic:blipFill>
                  <pic:spPr bwMode="auto">
                    <a:xfrm>
                      <a:off x="0" y="0"/>
                      <a:ext cx="5274310" cy="295459"/>
                    </a:xfrm>
                    <a:prstGeom prst="rect">
                      <a:avLst/>
                    </a:prstGeom>
                    <a:noFill/>
                    <a:ln w="1">
                      <a:noFill/>
                      <a:miter lim="800000"/>
                      <a:headEnd/>
                      <a:tailEnd type="none" w="med" len="med"/>
                    </a:ln>
                    <a:effectLst/>
                  </pic:spPr>
                </pic:pic>
              </a:graphicData>
            </a:graphic>
          </wp:inline>
        </w:drawing>
      </w:r>
    </w:p>
    <w:p w:rsidR="001E28AB" w:rsidRPr="00DA5AB8" w:rsidRDefault="001E28AB" w:rsidP="001E28AB">
      <w:pPr>
        <w:ind w:firstLine="420"/>
        <w:rPr>
          <w:rFonts w:ascii="微软雅黑" w:eastAsia="微软雅黑" w:hAnsi="微软雅黑"/>
        </w:rPr>
      </w:pPr>
      <w:r w:rsidRPr="00DA5AB8">
        <w:rPr>
          <w:rFonts w:ascii="微软雅黑" w:eastAsia="微软雅黑" w:hAnsi="微软雅黑"/>
          <w:noProof/>
        </w:rPr>
        <w:drawing>
          <wp:inline distT="0" distB="0" distL="0" distR="0">
            <wp:extent cx="3200400" cy="821055"/>
            <wp:effectExtent l="19050" t="0" r="0" b="0"/>
            <wp:docPr id="98" name="图片 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cstate="print"/>
                    <a:srcRect/>
                    <a:stretch>
                      <a:fillRect/>
                    </a:stretch>
                  </pic:blipFill>
                  <pic:spPr bwMode="auto">
                    <a:xfrm>
                      <a:off x="0" y="0"/>
                      <a:ext cx="3200400" cy="821055"/>
                    </a:xfrm>
                    <a:prstGeom prst="rect">
                      <a:avLst/>
                    </a:prstGeom>
                    <a:noFill/>
                    <a:ln w="1">
                      <a:noFill/>
                      <a:miter lim="800000"/>
                      <a:headEnd/>
                      <a:tailEnd type="none" w="med" len="med"/>
                    </a:ln>
                    <a:effectLst/>
                  </pic:spPr>
                </pic:pic>
              </a:graphicData>
            </a:graphic>
          </wp:inline>
        </w:drawing>
      </w:r>
    </w:p>
    <w:p w:rsidR="00581A54" w:rsidRPr="00DA5AB8" w:rsidRDefault="00581A54" w:rsidP="00301CFE">
      <w:pPr>
        <w:pStyle w:val="3"/>
        <w:rPr>
          <w:rStyle w:val="ad"/>
          <w:rFonts w:ascii="微软雅黑" w:eastAsia="微软雅黑" w:hAnsi="微软雅黑"/>
        </w:rPr>
      </w:pPr>
      <w:r w:rsidRPr="00DA5AB8">
        <w:rPr>
          <w:rStyle w:val="ad"/>
          <w:rFonts w:ascii="微软雅黑" w:eastAsia="微软雅黑" w:hAnsi="微软雅黑"/>
        </w:rPr>
        <w:t>W</w:t>
      </w:r>
      <w:r w:rsidRPr="00DA5AB8">
        <w:rPr>
          <w:rStyle w:val="ad"/>
          <w:rFonts w:ascii="微软雅黑" w:eastAsia="微软雅黑" w:hAnsi="微软雅黑" w:hint="eastAsia"/>
        </w:rPr>
        <w:t>ebgis conf说明</w:t>
      </w:r>
    </w:p>
    <w:p w:rsidR="00581A54" w:rsidRPr="00DA5AB8" w:rsidRDefault="00581A54" w:rsidP="000A1C5B">
      <w:pPr>
        <w:ind w:firstLine="420"/>
        <w:rPr>
          <w:rFonts w:ascii="微软雅黑" w:eastAsia="微软雅黑" w:hAnsi="微软雅黑"/>
        </w:rPr>
      </w:pPr>
      <w:r w:rsidRPr="00DA5AB8">
        <w:rPr>
          <w:rFonts w:ascii="微软雅黑" w:eastAsia="微软雅黑" w:hAnsi="微软雅黑" w:hint="eastAsia"/>
        </w:rPr>
        <w:t>webgisfile的配置文件与其他算法的配置文件内容不同，需要根据算法名字配置相应的渲染数据文件中的列名和相应的sld文件名字。如下，需配置webgisinfo项，有多个表的配置时以如下形式配置：</w:t>
      </w:r>
    </w:p>
    <w:p w:rsidR="00581A54" w:rsidRPr="00DA5AB8" w:rsidRDefault="00581A54" w:rsidP="00581A54">
      <w:pPr>
        <w:ind w:firstLine="420"/>
        <w:rPr>
          <w:rFonts w:ascii="微软雅黑" w:eastAsia="微软雅黑" w:hAnsi="微软雅黑"/>
        </w:rPr>
      </w:pPr>
      <w:r w:rsidRPr="00DA5AB8">
        <w:rPr>
          <w:rFonts w:ascii="微软雅黑" w:eastAsia="微软雅黑" w:hAnsi="微软雅黑" w:hint="eastAsia"/>
        </w:rPr>
        <w:t>表名{</w:t>
      </w:r>
    </w:p>
    <w:p w:rsidR="00581A54" w:rsidRPr="00DA5AB8" w:rsidRDefault="00581A54" w:rsidP="00581A54">
      <w:pPr>
        <w:ind w:firstLineChars="200" w:firstLine="420"/>
        <w:rPr>
          <w:rFonts w:ascii="微软雅黑" w:eastAsia="微软雅黑" w:hAnsi="微软雅黑"/>
        </w:rPr>
      </w:pPr>
      <w:r w:rsidRPr="00DA5AB8">
        <w:rPr>
          <w:rFonts w:ascii="微软雅黑" w:eastAsia="微软雅黑" w:hAnsi="微软雅黑" w:hint="eastAsia"/>
        </w:rPr>
        <w:t>webgiscolumns=“……”  //数据来源字段</w:t>
      </w:r>
    </w:p>
    <w:p w:rsidR="00581A54" w:rsidRPr="00DA5AB8" w:rsidRDefault="00581A54" w:rsidP="00581A54">
      <w:pPr>
        <w:ind w:firstLineChars="200" w:firstLine="420"/>
        <w:rPr>
          <w:rFonts w:ascii="微软雅黑" w:eastAsia="微软雅黑" w:hAnsi="微软雅黑"/>
        </w:rPr>
      </w:pPr>
      <w:r w:rsidRPr="00DA5AB8">
        <w:rPr>
          <w:rFonts w:ascii="微软雅黑" w:eastAsia="微软雅黑" w:hAnsi="微软雅黑" w:hint="eastAsia"/>
        </w:rPr>
        <w:t>webgistitlecolumns=“……”//webgis要求的接口字段</w:t>
      </w:r>
    </w:p>
    <w:p w:rsidR="00581A54" w:rsidRPr="00DA5AB8" w:rsidRDefault="00581A54" w:rsidP="00581A54">
      <w:pPr>
        <w:ind w:firstLineChars="200" w:firstLine="420"/>
        <w:rPr>
          <w:rFonts w:ascii="微软雅黑" w:eastAsia="微软雅黑" w:hAnsi="微软雅黑"/>
        </w:rPr>
      </w:pPr>
      <w:r w:rsidRPr="00DA5AB8">
        <w:rPr>
          <w:rFonts w:ascii="微软雅黑" w:eastAsia="微软雅黑" w:hAnsi="微软雅黑" w:hint="eastAsia"/>
        </w:rPr>
        <w:t>webgissldfilename=“……”//sld文件名</w:t>
      </w:r>
    </w:p>
    <w:p w:rsidR="00581A54" w:rsidRPr="00DA5AB8" w:rsidRDefault="00581A54" w:rsidP="00581A54">
      <w:pPr>
        <w:ind w:firstLineChars="200" w:firstLine="420"/>
        <w:rPr>
          <w:rFonts w:ascii="微软雅黑" w:eastAsia="微软雅黑" w:hAnsi="微软雅黑"/>
        </w:rPr>
      </w:pPr>
      <w:r w:rsidRPr="00DA5AB8">
        <w:rPr>
          <w:rFonts w:ascii="微软雅黑" w:eastAsia="微软雅黑" w:hAnsi="微软雅黑" w:hint="eastAsia"/>
        </w:rPr>
        <w:t>}</w:t>
      </w:r>
    </w:p>
    <w:p w:rsidR="00581A54" w:rsidRPr="00DA5AB8" w:rsidRDefault="00581A54" w:rsidP="00581A54">
      <w:pPr>
        <w:ind w:firstLineChars="200" w:firstLine="420"/>
        <w:rPr>
          <w:rFonts w:ascii="微软雅黑" w:eastAsia="微软雅黑" w:hAnsi="微软雅黑"/>
        </w:rPr>
      </w:pPr>
      <w:r w:rsidRPr="00DA5AB8">
        <w:rPr>
          <w:rFonts w:ascii="微软雅黑" w:eastAsia="微软雅黑" w:hAnsi="微软雅黑" w:hint="eastAsia"/>
        </w:rPr>
        <w:t>示例如下:</w:t>
      </w:r>
    </w:p>
    <w:p w:rsidR="00581A54" w:rsidRPr="00DA5AB8" w:rsidRDefault="00581A54" w:rsidP="00581A54">
      <w:pPr>
        <w:ind w:firstLine="420"/>
        <w:rPr>
          <w:rFonts w:ascii="微软雅黑" w:eastAsia="微软雅黑" w:hAnsi="微软雅黑"/>
        </w:rPr>
      </w:pPr>
      <w:r w:rsidRPr="00DA5AB8">
        <w:rPr>
          <w:rFonts w:ascii="微软雅黑" w:eastAsia="微软雅黑" w:hAnsi="微软雅黑" w:hint="eastAsia"/>
          <w:noProof/>
        </w:rPr>
        <w:drawing>
          <wp:inline distT="0" distB="0" distL="0" distR="0">
            <wp:extent cx="5274310" cy="3253186"/>
            <wp:effectExtent l="19050" t="0" r="2540" b="0"/>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5274310" cy="3253186"/>
                    </a:xfrm>
                    <a:prstGeom prst="rect">
                      <a:avLst/>
                    </a:prstGeom>
                    <a:noFill/>
                    <a:ln w="9525">
                      <a:noFill/>
                      <a:miter lim="800000"/>
                      <a:headEnd/>
                      <a:tailEnd/>
                    </a:ln>
                  </pic:spPr>
                </pic:pic>
              </a:graphicData>
            </a:graphic>
          </wp:inline>
        </w:drawing>
      </w:r>
    </w:p>
    <w:p w:rsidR="00617891" w:rsidRPr="00DA5AB8" w:rsidRDefault="004D6875" w:rsidP="00742F28">
      <w:pPr>
        <w:pStyle w:val="2"/>
        <w:rPr>
          <w:rFonts w:ascii="微软雅黑" w:eastAsia="微软雅黑" w:hAnsi="微软雅黑"/>
        </w:rPr>
      </w:pPr>
      <w:bookmarkStart w:id="158" w:name="_Sql文件说明"/>
      <w:bookmarkEnd w:id="158"/>
      <w:r w:rsidRPr="00DA5AB8">
        <w:rPr>
          <w:rFonts w:ascii="微软雅黑" w:eastAsia="微软雅黑" w:hAnsi="微软雅黑"/>
        </w:rPr>
        <w:t>S</w:t>
      </w:r>
      <w:r w:rsidRPr="00DA5AB8">
        <w:rPr>
          <w:rFonts w:ascii="微软雅黑" w:eastAsia="微软雅黑" w:hAnsi="微软雅黑" w:hint="eastAsia"/>
        </w:rPr>
        <w:t>ql文件说明</w:t>
      </w:r>
    </w:p>
    <w:p w:rsidR="00721B60" w:rsidRPr="00DA5AB8" w:rsidRDefault="0040791D" w:rsidP="00A74564">
      <w:pPr>
        <w:ind w:firstLine="420"/>
        <w:rPr>
          <w:rFonts w:ascii="微软雅黑" w:eastAsia="微软雅黑" w:hAnsi="微软雅黑"/>
        </w:rPr>
      </w:pPr>
      <w:r w:rsidRPr="00DA5AB8">
        <w:rPr>
          <w:rFonts w:ascii="微软雅黑" w:eastAsia="微软雅黑" w:hAnsi="微软雅黑"/>
        </w:rPr>
        <w:t>S</w:t>
      </w:r>
      <w:r w:rsidRPr="00DA5AB8">
        <w:rPr>
          <w:rFonts w:ascii="微软雅黑" w:eastAsia="微软雅黑" w:hAnsi="微软雅黑" w:hint="eastAsia"/>
        </w:rPr>
        <w:t>ql文件</w:t>
      </w:r>
      <w:r w:rsidR="001122FF" w:rsidRPr="00DA5AB8">
        <w:rPr>
          <w:rFonts w:ascii="微软雅黑" w:eastAsia="微软雅黑" w:hAnsi="微软雅黑" w:hint="eastAsia"/>
        </w:rPr>
        <w:t>是</w:t>
      </w:r>
      <w:r w:rsidRPr="00DA5AB8">
        <w:rPr>
          <w:rFonts w:ascii="微软雅黑" w:eastAsia="微软雅黑" w:hAnsi="微软雅黑" w:hint="eastAsia"/>
        </w:rPr>
        <w:t>算法逻辑实现的表现形式。需配合</w:t>
      </w:r>
      <w:hyperlink w:anchor="_算法XML文件说明" w:history="1">
        <w:r w:rsidR="001D57F0" w:rsidRPr="00DA5AB8">
          <w:rPr>
            <w:rStyle w:val="ab"/>
            <w:rFonts w:ascii="微软雅黑" w:eastAsia="微软雅黑" w:hAnsi="微软雅黑" w:hint="eastAsia"/>
          </w:rPr>
          <w:t>算法XML文件说明</w:t>
        </w:r>
      </w:hyperlink>
      <w:r w:rsidR="001D57F0" w:rsidRPr="00DA5AB8">
        <w:rPr>
          <w:rFonts w:ascii="微软雅黑" w:eastAsia="微软雅黑" w:hAnsi="微软雅黑" w:hint="eastAsia"/>
        </w:rPr>
        <w:t>和</w:t>
      </w:r>
      <w:hyperlink w:anchor="_算法conf说明" w:history="1">
        <w:r w:rsidR="001D57F0" w:rsidRPr="00DA5AB8">
          <w:rPr>
            <w:rStyle w:val="ab"/>
            <w:rFonts w:ascii="微软雅黑" w:eastAsia="微软雅黑" w:hAnsi="微软雅黑" w:hint="eastAsia"/>
          </w:rPr>
          <w:t>算法conf说明</w:t>
        </w:r>
      </w:hyperlink>
      <w:r w:rsidR="001D57F0" w:rsidRPr="00DA5AB8">
        <w:rPr>
          <w:rFonts w:ascii="微软雅黑" w:eastAsia="微软雅黑" w:hAnsi="微软雅黑" w:hint="eastAsia"/>
        </w:rPr>
        <w:t>共同实现算法逻辑</w:t>
      </w:r>
      <w:r w:rsidRPr="00DA5AB8">
        <w:rPr>
          <w:rFonts w:ascii="微软雅黑" w:eastAsia="微软雅黑" w:hAnsi="微软雅黑" w:hint="eastAsia"/>
        </w:rPr>
        <w:t>。</w:t>
      </w:r>
    </w:p>
    <w:p w:rsidR="00017DDD" w:rsidRDefault="00017DDD" w:rsidP="00721B60">
      <w:pPr>
        <w:pStyle w:val="3"/>
        <w:ind w:left="0" w:firstLine="0"/>
        <w:rPr>
          <w:rFonts w:ascii="微软雅黑" w:eastAsia="微软雅黑" w:hAnsi="微软雅黑"/>
        </w:rPr>
      </w:pPr>
      <w:r>
        <w:rPr>
          <w:rFonts w:ascii="微软雅黑" w:eastAsia="微软雅黑" w:hAnsi="微软雅黑" w:hint="eastAsia"/>
        </w:rPr>
        <w:t>文件编码格式要求</w:t>
      </w:r>
    </w:p>
    <w:p w:rsidR="00017DDD" w:rsidRPr="00017DDD" w:rsidRDefault="00017DDD" w:rsidP="00CA113D">
      <w:pPr>
        <w:ind w:firstLine="420"/>
      </w:pPr>
      <w:r>
        <w:t>S</w:t>
      </w:r>
      <w:r>
        <w:rPr>
          <w:rFonts w:hint="eastAsia"/>
        </w:rPr>
        <w:t>ql</w:t>
      </w:r>
      <w:r>
        <w:rPr>
          <w:rFonts w:hint="eastAsia"/>
        </w:rPr>
        <w:t>文件的编码格式不能选择</w:t>
      </w:r>
      <w:r>
        <w:rPr>
          <w:rFonts w:hint="eastAsia"/>
        </w:rPr>
        <w:t>UTF</w:t>
      </w:r>
      <w:r w:rsidR="000C305D">
        <w:rPr>
          <w:rFonts w:hint="eastAsia"/>
        </w:rPr>
        <w:t>-</w:t>
      </w:r>
      <w:r>
        <w:rPr>
          <w:rFonts w:hint="eastAsia"/>
        </w:rPr>
        <w:t>8(</w:t>
      </w:r>
      <w:r>
        <w:rPr>
          <w:rFonts w:hint="eastAsia"/>
        </w:rPr>
        <w:t>无</w:t>
      </w:r>
      <w:r>
        <w:rPr>
          <w:rFonts w:hint="eastAsia"/>
        </w:rPr>
        <w:t>BOM</w:t>
      </w:r>
      <w:r w:rsidR="000C305D">
        <w:rPr>
          <w:rFonts w:hint="eastAsia"/>
        </w:rPr>
        <w:t>格式编码</w:t>
      </w:r>
      <w:r>
        <w:rPr>
          <w:rFonts w:hint="eastAsia"/>
        </w:rPr>
        <w:t>)</w:t>
      </w:r>
      <w:r>
        <w:rPr>
          <w:rFonts w:hint="eastAsia"/>
        </w:rPr>
        <w:t>格式，</w:t>
      </w:r>
      <w:r w:rsidR="002505F5">
        <w:rPr>
          <w:rFonts w:hint="eastAsia"/>
        </w:rPr>
        <w:t>否则</w:t>
      </w:r>
      <w:r w:rsidR="00257656">
        <w:rPr>
          <w:rFonts w:hint="eastAsia"/>
        </w:rPr>
        <w:t>sql</w:t>
      </w:r>
      <w:r w:rsidR="00257656">
        <w:rPr>
          <w:rFonts w:hint="eastAsia"/>
        </w:rPr>
        <w:t>中包含中文时，</w:t>
      </w:r>
      <w:r w:rsidR="002505F5">
        <w:rPr>
          <w:rFonts w:hint="eastAsia"/>
        </w:rPr>
        <w:t>有可能会</w:t>
      </w:r>
      <w:r w:rsidR="00257656">
        <w:rPr>
          <w:rFonts w:hint="eastAsia"/>
        </w:rPr>
        <w:t>出现算法异常</w:t>
      </w:r>
      <w:r w:rsidR="00DC5EAE">
        <w:rPr>
          <w:rFonts w:hint="eastAsia"/>
        </w:rPr>
        <w:t>；建议统一采用</w:t>
      </w:r>
      <w:r w:rsidR="00DC5EAE">
        <w:rPr>
          <w:rFonts w:hint="eastAsia"/>
        </w:rPr>
        <w:t>ANSI</w:t>
      </w:r>
      <w:r w:rsidR="00EF6EFE">
        <w:rPr>
          <w:rFonts w:hint="eastAsia"/>
        </w:rPr>
        <w:t>编码</w:t>
      </w:r>
      <w:r w:rsidR="00DC5EAE">
        <w:rPr>
          <w:rFonts w:hint="eastAsia"/>
        </w:rPr>
        <w:t>格式</w:t>
      </w:r>
      <w:r w:rsidR="002505F5">
        <w:rPr>
          <w:rFonts w:hint="eastAsia"/>
        </w:rPr>
        <w:t>。</w:t>
      </w:r>
    </w:p>
    <w:p w:rsidR="00721B60" w:rsidRPr="00DA5AB8" w:rsidRDefault="00721B60" w:rsidP="00721B60">
      <w:pPr>
        <w:pStyle w:val="3"/>
        <w:ind w:left="0" w:firstLine="0"/>
        <w:rPr>
          <w:rFonts w:ascii="微软雅黑" w:eastAsia="微软雅黑" w:hAnsi="微软雅黑"/>
        </w:rPr>
      </w:pPr>
      <w:r w:rsidRPr="00DA5AB8">
        <w:rPr>
          <w:rFonts w:ascii="微软雅黑" w:eastAsia="微软雅黑" w:hAnsi="微软雅黑" w:cs="宋体" w:hint="eastAsia"/>
          <w:kern w:val="0"/>
          <w:szCs w:val="21"/>
        </w:rPr>
        <w:t>替换符号</w:t>
      </w:r>
    </w:p>
    <w:p w:rsidR="00427804" w:rsidRPr="00DA5AB8" w:rsidRDefault="00427804" w:rsidP="00A74564">
      <w:pPr>
        <w:ind w:firstLine="420"/>
        <w:rPr>
          <w:rFonts w:ascii="微软雅黑" w:eastAsia="微软雅黑" w:hAnsi="微软雅黑"/>
        </w:rPr>
      </w:pPr>
      <w:r w:rsidRPr="00DA5AB8">
        <w:rPr>
          <w:rFonts w:ascii="微软雅黑" w:eastAsia="微软雅黑" w:hAnsi="微软雅黑"/>
        </w:rPr>
        <w:t>S</w:t>
      </w:r>
      <w:r w:rsidRPr="00DA5AB8">
        <w:rPr>
          <w:rFonts w:ascii="微软雅黑" w:eastAsia="微软雅黑" w:hAnsi="微软雅黑" w:hint="eastAsia"/>
        </w:rPr>
        <w:t>ql文件中，有两种符合被用作关键字“$</w:t>
      </w:r>
      <w:r w:rsidRPr="00DA5AB8">
        <w:rPr>
          <w:rFonts w:ascii="微软雅黑" w:eastAsia="微软雅黑" w:hAnsi="微软雅黑"/>
        </w:rPr>
        <w:t>”</w:t>
      </w:r>
      <w:r w:rsidRPr="00DA5AB8">
        <w:rPr>
          <w:rFonts w:ascii="微软雅黑" w:eastAsia="微软雅黑" w:hAnsi="微软雅黑" w:hint="eastAsia"/>
        </w:rPr>
        <w:t>和“#”。其中“$</w:t>
      </w:r>
      <w:r w:rsidRPr="00DA5AB8">
        <w:rPr>
          <w:rFonts w:ascii="微软雅黑" w:eastAsia="微软雅黑" w:hAnsi="微软雅黑"/>
        </w:rPr>
        <w:t>”</w:t>
      </w:r>
      <w:r w:rsidRPr="00DA5AB8">
        <w:rPr>
          <w:rFonts w:ascii="微软雅黑" w:eastAsia="微软雅黑" w:hAnsi="微软雅黑" w:hint="eastAsia"/>
        </w:rPr>
        <w:t>用于表示算法xml中的表别名，表分区等信息</w:t>
      </w:r>
      <w:r w:rsidR="001B4C6E" w:rsidRPr="00DA5AB8">
        <w:rPr>
          <w:rFonts w:ascii="微软雅黑" w:eastAsia="微软雅黑" w:hAnsi="微软雅黑" w:hint="eastAsia"/>
        </w:rPr>
        <w:t>，在sql中用“$表别名$”标识</w:t>
      </w:r>
      <w:r w:rsidRPr="00DA5AB8">
        <w:rPr>
          <w:rFonts w:ascii="微软雅黑" w:eastAsia="微软雅黑" w:hAnsi="微软雅黑" w:hint="eastAsia"/>
        </w:rPr>
        <w:t>；“#”用于标识算法conf中的配置参数</w:t>
      </w:r>
      <w:r w:rsidR="001B4C6E" w:rsidRPr="00DA5AB8">
        <w:rPr>
          <w:rFonts w:ascii="微软雅黑" w:eastAsia="微软雅黑" w:hAnsi="微软雅黑" w:hint="eastAsia"/>
        </w:rPr>
        <w:t>，在sql中通过“#门限#”标识</w:t>
      </w:r>
      <w:r w:rsidRPr="00DA5AB8">
        <w:rPr>
          <w:rFonts w:ascii="微软雅黑" w:eastAsia="微软雅黑" w:hAnsi="微软雅黑" w:hint="eastAsia"/>
        </w:rPr>
        <w:t>。</w:t>
      </w:r>
    </w:p>
    <w:p w:rsidR="00A74564" w:rsidRPr="00DA5AB8" w:rsidRDefault="00A74564" w:rsidP="00A74564">
      <w:pPr>
        <w:ind w:firstLine="420"/>
        <w:rPr>
          <w:rFonts w:ascii="微软雅黑" w:eastAsia="微软雅黑" w:hAnsi="微软雅黑"/>
        </w:rPr>
      </w:pPr>
      <w:r w:rsidRPr="00DA5AB8">
        <w:rPr>
          <w:rFonts w:ascii="微软雅黑" w:eastAsia="微软雅黑" w:hAnsi="微软雅黑" w:hint="eastAsia"/>
        </w:rPr>
        <w:t>例如输入表cdma_subject_weakcover_grid_1x_day的</w:t>
      </w:r>
      <w:r w:rsidR="0040791D" w:rsidRPr="00DA5AB8">
        <w:rPr>
          <w:rFonts w:ascii="微软雅黑" w:eastAsia="微软雅黑" w:hAnsi="微软雅黑" w:hint="eastAsia"/>
        </w:rPr>
        <w:t>在算法xml中的</w:t>
      </w:r>
      <w:r w:rsidRPr="00DA5AB8">
        <w:rPr>
          <w:rFonts w:ascii="微软雅黑" w:eastAsia="微软雅黑" w:hAnsi="微软雅黑" w:hint="eastAsia"/>
        </w:rPr>
        <w:t>别名为gridcoverDay，分区名为'$gridcoverDay.p_date$'。将算法sql中的门限值替换为</w:t>
      </w:r>
      <w:r w:rsidR="00974EC1" w:rsidRPr="00DA5AB8">
        <w:rPr>
          <w:rFonts w:ascii="微软雅黑" w:eastAsia="微软雅黑" w:hAnsi="微软雅黑" w:hint="eastAsia"/>
        </w:rPr>
        <w:t>对应conf文件中的配置值例如ratio，sql文件中的形式则为</w:t>
      </w:r>
      <w:r w:rsidRPr="00DA5AB8">
        <w:rPr>
          <w:rFonts w:ascii="微软雅黑" w:eastAsia="微软雅黑" w:hAnsi="微软雅黑" w:hint="eastAsia"/>
        </w:rPr>
        <w:t>#ratio#</w:t>
      </w:r>
      <w:r w:rsidR="00974EC1" w:rsidRPr="00DA5AB8">
        <w:rPr>
          <w:rFonts w:ascii="微软雅黑" w:eastAsia="微软雅黑" w:hAnsi="微软雅黑" w:hint="eastAsia"/>
        </w:rPr>
        <w:t>，具体示例如下：</w:t>
      </w:r>
    </w:p>
    <w:p w:rsidR="00A74564" w:rsidRPr="00DA5AB8" w:rsidRDefault="00A74564" w:rsidP="00A74564">
      <w:pPr>
        <w:ind w:firstLine="420"/>
        <w:rPr>
          <w:rFonts w:ascii="微软雅黑" w:eastAsia="微软雅黑" w:hAnsi="微软雅黑"/>
        </w:rPr>
      </w:pPr>
      <w:r w:rsidRPr="00DA5AB8">
        <w:rPr>
          <w:rFonts w:ascii="微软雅黑" w:eastAsia="微软雅黑" w:hAnsi="微软雅黑"/>
          <w:noProof/>
        </w:rPr>
        <w:drawing>
          <wp:inline distT="0" distB="0" distL="0" distR="0">
            <wp:extent cx="5274310" cy="456619"/>
            <wp:effectExtent l="19050" t="0" r="2540" b="0"/>
            <wp:docPr id="62" name="图片 1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cstate="print"/>
                    <a:srcRect/>
                    <a:stretch>
                      <a:fillRect/>
                    </a:stretch>
                  </pic:blipFill>
                  <pic:spPr bwMode="auto">
                    <a:xfrm>
                      <a:off x="0" y="0"/>
                      <a:ext cx="5274310" cy="456619"/>
                    </a:xfrm>
                    <a:prstGeom prst="rect">
                      <a:avLst/>
                    </a:prstGeom>
                    <a:noFill/>
                    <a:ln w="1">
                      <a:noFill/>
                      <a:miter lim="800000"/>
                      <a:headEnd/>
                      <a:tailEnd type="none" w="med" len="med"/>
                    </a:ln>
                    <a:effectLst/>
                  </pic:spPr>
                </pic:pic>
              </a:graphicData>
            </a:graphic>
          </wp:inline>
        </w:drawing>
      </w:r>
    </w:p>
    <w:p w:rsidR="00F45A19" w:rsidRPr="00DA5AB8" w:rsidRDefault="000E331D" w:rsidP="000E331D">
      <w:pPr>
        <w:pStyle w:val="3"/>
        <w:ind w:left="0" w:firstLine="0"/>
        <w:rPr>
          <w:rFonts w:ascii="微软雅黑" w:eastAsia="微软雅黑" w:hAnsi="微软雅黑" w:cs="宋体"/>
          <w:b w:val="0"/>
          <w:bCs w:val="0"/>
          <w:kern w:val="0"/>
          <w:szCs w:val="21"/>
        </w:rPr>
      </w:pPr>
      <w:r w:rsidRPr="00DA5AB8">
        <w:rPr>
          <w:rFonts w:ascii="微软雅黑" w:eastAsia="微软雅黑" w:hAnsi="微软雅黑" w:cs="宋体" w:hint="eastAsia"/>
          <w:b w:val="0"/>
          <w:bCs w:val="0"/>
          <w:kern w:val="0"/>
          <w:szCs w:val="21"/>
        </w:rPr>
        <w:t>替换规则</w:t>
      </w:r>
    </w:p>
    <w:p w:rsidR="00A914C4" w:rsidRPr="00DA5AB8" w:rsidRDefault="00A914C4" w:rsidP="002D3225">
      <w:pPr>
        <w:ind w:firstLine="420"/>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sql</w:t>
      </w:r>
      <w:r w:rsidRPr="00DA5AB8">
        <w:rPr>
          <w:rFonts w:ascii="微软雅黑" w:eastAsia="微软雅黑" w:hAnsi="微软雅黑" w:cs="宋体" w:hint="eastAsia"/>
          <w:color w:val="000000"/>
          <w:kern w:val="0"/>
          <w:szCs w:val="21"/>
        </w:rPr>
        <w:t>类型实际在运行时也是打成</w:t>
      </w:r>
      <w:r w:rsidRPr="00DA5AB8">
        <w:rPr>
          <w:rFonts w:ascii="微软雅黑" w:eastAsia="微软雅黑" w:hAnsi="微软雅黑" w:cs="宋体"/>
          <w:color w:val="000000"/>
          <w:kern w:val="0"/>
          <w:szCs w:val="21"/>
        </w:rPr>
        <w:t>jar</w:t>
      </w:r>
      <w:r w:rsidRPr="00DA5AB8">
        <w:rPr>
          <w:rFonts w:ascii="微软雅黑" w:eastAsia="微软雅黑" w:hAnsi="微软雅黑" w:cs="宋体" w:hint="eastAsia"/>
          <w:color w:val="000000"/>
          <w:kern w:val="0"/>
          <w:szCs w:val="21"/>
        </w:rPr>
        <w:t>包的，只是打</w:t>
      </w:r>
      <w:r w:rsidRPr="00DA5AB8">
        <w:rPr>
          <w:rFonts w:ascii="微软雅黑" w:eastAsia="微软雅黑" w:hAnsi="微软雅黑" w:cs="宋体"/>
          <w:color w:val="000000"/>
          <w:kern w:val="0"/>
          <w:szCs w:val="21"/>
        </w:rPr>
        <w:t>jar</w:t>
      </w:r>
      <w:r w:rsidRPr="00DA5AB8">
        <w:rPr>
          <w:rFonts w:ascii="微软雅黑" w:eastAsia="微软雅黑" w:hAnsi="微软雅黑" w:cs="宋体" w:hint="eastAsia"/>
          <w:color w:val="000000"/>
          <w:kern w:val="0"/>
          <w:szCs w:val="21"/>
        </w:rPr>
        <w:t>包的操作由平台统一实现了</w:t>
      </w:r>
      <w:r w:rsidR="000E331D" w:rsidRPr="00DA5AB8">
        <w:rPr>
          <w:rFonts w:ascii="微软雅黑" w:eastAsia="微软雅黑" w:hAnsi="微软雅黑" w:cs="宋体" w:hint="eastAsia"/>
          <w:color w:val="000000"/>
          <w:kern w:val="0"/>
          <w:szCs w:val="21"/>
        </w:rPr>
        <w:t>。</w:t>
      </w:r>
      <w:r w:rsidRPr="00DA5AB8">
        <w:rPr>
          <w:rFonts w:ascii="微软雅黑" w:eastAsia="微软雅黑" w:hAnsi="微软雅黑" w:cs="宋体"/>
          <w:color w:val="000000"/>
          <w:kern w:val="0"/>
          <w:szCs w:val="21"/>
        </w:rPr>
        <w:t>jar</w:t>
      </w:r>
      <w:r w:rsidRPr="00DA5AB8">
        <w:rPr>
          <w:rFonts w:ascii="微软雅黑" w:eastAsia="微软雅黑" w:hAnsi="微软雅黑" w:cs="宋体" w:hint="eastAsia"/>
          <w:color w:val="000000"/>
          <w:kern w:val="0"/>
          <w:szCs w:val="21"/>
        </w:rPr>
        <w:t>包内会调用</w:t>
      </w:r>
      <w:r w:rsidRPr="00DA5AB8">
        <w:rPr>
          <w:rFonts w:ascii="微软雅黑" w:eastAsia="微软雅黑" w:hAnsi="微软雅黑" w:cs="宋体"/>
          <w:color w:val="000000"/>
          <w:kern w:val="0"/>
          <w:szCs w:val="21"/>
        </w:rPr>
        <w:t>sql</w:t>
      </w:r>
      <w:r w:rsidRPr="00DA5AB8">
        <w:rPr>
          <w:rFonts w:ascii="微软雅黑" w:eastAsia="微软雅黑" w:hAnsi="微软雅黑" w:cs="宋体" w:hint="eastAsia"/>
          <w:color w:val="000000"/>
          <w:kern w:val="0"/>
          <w:szCs w:val="21"/>
        </w:rPr>
        <w:t>，把实际</w:t>
      </w:r>
      <w:r w:rsidRPr="00DA5AB8">
        <w:rPr>
          <w:rFonts w:ascii="微软雅黑" w:eastAsia="微软雅黑" w:hAnsi="微软雅黑" w:cs="宋体"/>
          <w:color w:val="000000"/>
          <w:kern w:val="0"/>
          <w:szCs w:val="21"/>
        </w:rPr>
        <w:t>sql</w:t>
      </w:r>
      <w:r w:rsidRPr="00DA5AB8">
        <w:rPr>
          <w:rFonts w:ascii="微软雅黑" w:eastAsia="微软雅黑" w:hAnsi="微软雅黑" w:cs="宋体" w:hint="eastAsia"/>
          <w:color w:val="000000"/>
          <w:kern w:val="0"/>
          <w:szCs w:val="21"/>
        </w:rPr>
        <w:t>中的参数替换</w:t>
      </w:r>
      <w:r w:rsidR="000E331D" w:rsidRPr="00DA5AB8">
        <w:rPr>
          <w:rFonts w:ascii="微软雅黑" w:eastAsia="微软雅黑" w:hAnsi="微软雅黑" w:cs="宋体" w:hint="eastAsia"/>
          <w:color w:val="000000"/>
          <w:kern w:val="0"/>
          <w:szCs w:val="21"/>
        </w:rPr>
        <w:t>。</w:t>
      </w:r>
      <w:r w:rsidRPr="00DA5AB8">
        <w:rPr>
          <w:rFonts w:ascii="微软雅黑" w:eastAsia="微软雅黑" w:hAnsi="微软雅黑" w:cs="宋体"/>
          <w:color w:val="000000"/>
          <w:kern w:val="0"/>
          <w:szCs w:val="21"/>
        </w:rPr>
        <w:t>jar</w:t>
      </w:r>
      <w:r w:rsidRPr="00DA5AB8">
        <w:rPr>
          <w:rFonts w:ascii="微软雅黑" w:eastAsia="微软雅黑" w:hAnsi="微软雅黑" w:cs="宋体" w:hint="eastAsia"/>
          <w:color w:val="000000"/>
          <w:kern w:val="0"/>
          <w:szCs w:val="21"/>
        </w:rPr>
        <w:t>包中传递给</w:t>
      </w:r>
      <w:r w:rsidRPr="00DA5AB8">
        <w:rPr>
          <w:rFonts w:ascii="微软雅黑" w:eastAsia="微软雅黑" w:hAnsi="微软雅黑" w:cs="宋体"/>
          <w:color w:val="000000"/>
          <w:kern w:val="0"/>
          <w:szCs w:val="21"/>
        </w:rPr>
        <w:t>sql</w:t>
      </w:r>
      <w:r w:rsidRPr="00DA5AB8">
        <w:rPr>
          <w:rFonts w:ascii="微软雅黑" w:eastAsia="微软雅黑" w:hAnsi="微软雅黑" w:cs="宋体" w:hint="eastAsia"/>
          <w:color w:val="000000"/>
          <w:kern w:val="0"/>
          <w:szCs w:val="21"/>
        </w:rPr>
        <w:t>中的信息</w:t>
      </w:r>
      <w:r w:rsidR="002D3225" w:rsidRPr="00DA5AB8">
        <w:rPr>
          <w:rFonts w:ascii="微软雅黑" w:eastAsia="微软雅黑" w:hAnsi="微软雅黑" w:cs="宋体" w:hint="eastAsia"/>
          <w:color w:val="000000"/>
          <w:kern w:val="0"/>
          <w:szCs w:val="21"/>
        </w:rPr>
        <w:t>包括</w:t>
      </w:r>
      <w:r w:rsidRPr="00DA5AB8">
        <w:rPr>
          <w:rFonts w:ascii="微软雅黑" w:eastAsia="微软雅黑" w:hAnsi="微软雅黑" w:cs="宋体" w:hint="eastAsia"/>
          <w:color w:val="000000"/>
          <w:kern w:val="0"/>
          <w:szCs w:val="21"/>
        </w:rPr>
        <w:t>：输入表</w:t>
      </w:r>
      <w:r w:rsidR="000E331D" w:rsidRPr="00DA5AB8">
        <w:rPr>
          <w:rFonts w:ascii="微软雅黑" w:eastAsia="微软雅黑" w:hAnsi="微软雅黑" w:cs="宋体" w:hint="eastAsia"/>
          <w:color w:val="000000"/>
          <w:kern w:val="0"/>
          <w:szCs w:val="21"/>
        </w:rPr>
        <w:t>名</w:t>
      </w:r>
      <w:r w:rsidRPr="00DA5AB8">
        <w:rPr>
          <w:rFonts w:ascii="微软雅黑" w:eastAsia="微软雅黑" w:hAnsi="微软雅黑" w:cs="宋体" w:hint="eastAsia"/>
          <w:color w:val="000000"/>
          <w:kern w:val="0"/>
          <w:szCs w:val="21"/>
        </w:rPr>
        <w:t>、输出表</w:t>
      </w:r>
      <w:r w:rsidR="000E331D" w:rsidRPr="00DA5AB8">
        <w:rPr>
          <w:rFonts w:ascii="微软雅黑" w:eastAsia="微软雅黑" w:hAnsi="微软雅黑" w:cs="宋体" w:hint="eastAsia"/>
          <w:color w:val="000000"/>
          <w:kern w:val="0"/>
          <w:szCs w:val="21"/>
        </w:rPr>
        <w:t>名</w:t>
      </w:r>
      <w:r w:rsidRPr="00DA5AB8">
        <w:rPr>
          <w:rFonts w:ascii="微软雅黑" w:eastAsia="微软雅黑" w:hAnsi="微软雅黑" w:cs="宋体" w:hint="eastAsia"/>
          <w:color w:val="000000"/>
          <w:kern w:val="0"/>
          <w:szCs w:val="21"/>
        </w:rPr>
        <w:t>、输入表分区、输出表分区</w:t>
      </w:r>
      <w:r w:rsidR="002D3225" w:rsidRPr="00DA5AB8">
        <w:rPr>
          <w:rFonts w:ascii="微软雅黑" w:eastAsia="微软雅黑" w:hAnsi="微软雅黑" w:cs="宋体" w:hint="eastAsia"/>
          <w:color w:val="000000"/>
          <w:kern w:val="0"/>
          <w:szCs w:val="21"/>
        </w:rPr>
        <w:t>。</w:t>
      </w:r>
    </w:p>
    <w:p w:rsidR="00623F78" w:rsidRPr="00DA5AB8" w:rsidRDefault="00623F78" w:rsidP="002D3225">
      <w:pPr>
        <w:ind w:firstLine="420"/>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在实现sql文件时，</w:t>
      </w:r>
      <w:r w:rsidR="0038081E" w:rsidRPr="00DA5AB8">
        <w:rPr>
          <w:rFonts w:ascii="微软雅黑" w:eastAsia="微软雅黑" w:hAnsi="微软雅黑" w:cs="宋体" w:hint="eastAsia"/>
          <w:color w:val="000000"/>
          <w:kern w:val="0"/>
          <w:szCs w:val="21"/>
        </w:rPr>
        <w:t>元数据平台提供了以下原则和实用接口</w:t>
      </w:r>
      <w:r w:rsidRPr="00DA5AB8">
        <w:rPr>
          <w:rFonts w:ascii="微软雅黑" w:eastAsia="微软雅黑" w:hAnsi="微软雅黑" w:cs="宋体" w:hint="eastAsia"/>
          <w:color w:val="000000"/>
          <w:kern w:val="0"/>
          <w:szCs w:val="21"/>
        </w:rPr>
        <w:t>：</w:t>
      </w:r>
    </w:p>
    <w:p w:rsidR="00A914C4" w:rsidRPr="00DA5AB8" w:rsidRDefault="00CA1479" w:rsidP="00CA1479">
      <w:pPr>
        <w:tabs>
          <w:tab w:val="left" w:pos="851"/>
          <w:tab w:val="left" w:pos="993"/>
        </w:tabs>
        <w:autoSpaceDE w:val="0"/>
        <w:autoSpaceDN w:val="0"/>
        <w:adjustRightInd w:val="0"/>
        <w:ind w:firstLineChars="200" w:firstLine="42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1）</w:t>
      </w:r>
      <w:r w:rsidR="00A914C4" w:rsidRPr="00DA5AB8">
        <w:rPr>
          <w:rFonts w:ascii="微软雅黑" w:eastAsia="微软雅黑" w:hAnsi="微软雅黑" w:cs="宋体" w:hint="eastAsia"/>
          <w:color w:val="000000"/>
          <w:kern w:val="0"/>
          <w:szCs w:val="21"/>
        </w:rPr>
        <w:t>sql中的分区，输入表使用输入表分区，输出表使用输出表分区</w:t>
      </w:r>
      <w:r w:rsidR="00F00528" w:rsidRPr="00DA5AB8">
        <w:rPr>
          <w:rFonts w:ascii="微软雅黑" w:eastAsia="微软雅黑" w:hAnsi="微软雅黑" w:cs="宋体" w:hint="eastAsia"/>
          <w:color w:val="000000"/>
          <w:kern w:val="0"/>
          <w:szCs w:val="21"/>
        </w:rPr>
        <w:t>，分区等需使用</w:t>
      </w:r>
      <w:r w:rsidR="00F00528" w:rsidRPr="00DA5AB8">
        <w:rPr>
          <w:rFonts w:ascii="微软雅黑" w:eastAsia="微软雅黑" w:hAnsi="微软雅黑" w:hint="eastAsia"/>
        </w:rPr>
        <w:t>$表别名.分区$的形式；</w:t>
      </w:r>
    </w:p>
    <w:p w:rsidR="00A914C4" w:rsidRPr="00DA5AB8" w:rsidRDefault="00CA1479" w:rsidP="00CA1479">
      <w:pPr>
        <w:tabs>
          <w:tab w:val="left" w:pos="851"/>
          <w:tab w:val="left" w:pos="993"/>
        </w:tabs>
        <w:autoSpaceDE w:val="0"/>
        <w:autoSpaceDN w:val="0"/>
        <w:adjustRightInd w:val="0"/>
        <w:ind w:firstLineChars="200" w:firstLine="42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2）</w:t>
      </w:r>
      <w:r w:rsidR="00A914C4" w:rsidRPr="00DA5AB8">
        <w:rPr>
          <w:rFonts w:ascii="微软雅黑" w:eastAsia="微软雅黑" w:hAnsi="微软雅黑" w:cs="宋体" w:hint="eastAsia"/>
          <w:color w:val="000000"/>
          <w:kern w:val="0"/>
          <w:szCs w:val="21"/>
        </w:rPr>
        <w:t>若输入、输出表有p_date分区，则</w:t>
      </w:r>
      <w:r w:rsidR="00A914C4" w:rsidRPr="00DA5AB8">
        <w:rPr>
          <w:rFonts w:ascii="微软雅黑" w:eastAsia="微软雅黑" w:hAnsi="微软雅黑" w:cs="宋体"/>
          <w:color w:val="000000"/>
          <w:kern w:val="0"/>
          <w:szCs w:val="21"/>
        </w:rPr>
        <w:t>jar</w:t>
      </w:r>
      <w:r w:rsidR="00A914C4" w:rsidRPr="00DA5AB8">
        <w:rPr>
          <w:rFonts w:ascii="微软雅黑" w:eastAsia="微软雅黑" w:hAnsi="微软雅黑" w:cs="宋体" w:hint="eastAsia"/>
          <w:color w:val="000000"/>
          <w:kern w:val="0"/>
          <w:szCs w:val="21"/>
        </w:rPr>
        <w:t>包会计算出如下时间共算法使用</w:t>
      </w:r>
    </w:p>
    <w:tbl>
      <w:tblPr>
        <w:tblStyle w:val="aa"/>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159" w:author="10110973" w:date="2016-08-16T15:57:00Z">
          <w:tblPr>
            <w:tblStyle w:val="aa"/>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3571"/>
        <w:gridCol w:w="2750"/>
        <w:gridCol w:w="2434"/>
        <w:tblGridChange w:id="160">
          <w:tblGrid>
            <w:gridCol w:w="3571"/>
            <w:gridCol w:w="2936"/>
            <w:gridCol w:w="2248"/>
          </w:tblGrid>
        </w:tblGridChange>
      </w:tblGrid>
      <w:tr w:rsidR="003159F4" w:rsidRPr="00DA5AB8" w:rsidTr="00624874">
        <w:trPr>
          <w:tblHeader/>
          <w:jc w:val="center"/>
          <w:trPrChange w:id="161" w:author="10110973" w:date="2016-08-16T15:57:00Z">
            <w:trPr>
              <w:tblHeader/>
              <w:jc w:val="center"/>
            </w:trPr>
          </w:trPrChange>
        </w:trPr>
        <w:tc>
          <w:tcPr>
            <w:tcW w:w="3571" w:type="dxa"/>
            <w:shd w:val="clear" w:color="auto" w:fill="D1E8B3" w:themeFill="accent5" w:themeFillTint="66"/>
            <w:tcPrChange w:id="162" w:author="10110973" w:date="2016-08-16T15:57:00Z">
              <w:tcPr>
                <w:tcW w:w="3120" w:type="dxa"/>
                <w:shd w:val="clear" w:color="auto" w:fill="D1E8B3" w:themeFill="accent5" w:themeFillTint="66"/>
              </w:tcPr>
            </w:tcPrChange>
          </w:tcPr>
          <w:p w:rsidR="003159F4" w:rsidRPr="00DA5AB8" w:rsidRDefault="003159F4" w:rsidP="006A058F">
            <w:pPr>
              <w:autoSpaceDE w:val="0"/>
              <w:autoSpaceDN w:val="0"/>
              <w:adjustRightInd w:val="0"/>
              <w:jc w:val="left"/>
              <w:rPr>
                <w:rFonts w:ascii="微软雅黑" w:eastAsia="微软雅黑" w:hAnsi="微软雅黑" w:cs="宋体"/>
                <w:b/>
                <w:color w:val="000000"/>
                <w:kern w:val="0"/>
                <w:szCs w:val="21"/>
              </w:rPr>
            </w:pPr>
            <w:r w:rsidRPr="00DA5AB8">
              <w:rPr>
                <w:rFonts w:ascii="微软雅黑" w:eastAsia="微软雅黑" w:hAnsi="微软雅黑" w:cs="宋体" w:hint="eastAsia"/>
                <w:b/>
                <w:color w:val="000000"/>
                <w:kern w:val="0"/>
                <w:szCs w:val="21"/>
              </w:rPr>
              <w:t>时间类型</w:t>
            </w:r>
          </w:p>
        </w:tc>
        <w:tc>
          <w:tcPr>
            <w:tcW w:w="2750" w:type="dxa"/>
            <w:shd w:val="clear" w:color="auto" w:fill="D1E8B3" w:themeFill="accent5" w:themeFillTint="66"/>
            <w:tcPrChange w:id="163" w:author="10110973" w:date="2016-08-16T15:57:00Z">
              <w:tcPr>
                <w:tcW w:w="3611" w:type="dxa"/>
                <w:shd w:val="clear" w:color="auto" w:fill="D1E8B3" w:themeFill="accent5" w:themeFillTint="66"/>
              </w:tcPr>
            </w:tcPrChange>
          </w:tcPr>
          <w:p w:rsidR="003159F4" w:rsidRPr="00DA5AB8" w:rsidRDefault="003159F4" w:rsidP="006A058F">
            <w:pPr>
              <w:autoSpaceDE w:val="0"/>
              <w:autoSpaceDN w:val="0"/>
              <w:adjustRightInd w:val="0"/>
              <w:jc w:val="left"/>
              <w:rPr>
                <w:rFonts w:ascii="微软雅黑" w:eastAsia="微软雅黑" w:hAnsi="微软雅黑" w:cs="宋体"/>
                <w:b/>
                <w:color w:val="000000"/>
                <w:kern w:val="0"/>
                <w:szCs w:val="21"/>
              </w:rPr>
            </w:pPr>
            <w:r w:rsidRPr="00DA5AB8">
              <w:rPr>
                <w:rFonts w:ascii="微软雅黑" w:eastAsia="微软雅黑" w:hAnsi="微软雅黑" w:cs="宋体" w:hint="eastAsia"/>
                <w:b/>
                <w:color w:val="000000"/>
                <w:kern w:val="0"/>
                <w:szCs w:val="21"/>
              </w:rPr>
              <w:t>说明</w:t>
            </w:r>
          </w:p>
        </w:tc>
        <w:tc>
          <w:tcPr>
            <w:tcW w:w="2434" w:type="dxa"/>
            <w:shd w:val="clear" w:color="auto" w:fill="D1E8B3" w:themeFill="accent5" w:themeFillTint="66"/>
            <w:tcPrChange w:id="164" w:author="10110973" w:date="2016-08-16T15:57:00Z">
              <w:tcPr>
                <w:tcW w:w="2024" w:type="dxa"/>
                <w:shd w:val="clear" w:color="auto" w:fill="D1E8B3" w:themeFill="accent5" w:themeFillTint="66"/>
              </w:tcPr>
            </w:tcPrChange>
          </w:tcPr>
          <w:p w:rsidR="003159F4" w:rsidRPr="00DA5AB8" w:rsidRDefault="003159F4" w:rsidP="003159F4">
            <w:pPr>
              <w:autoSpaceDE w:val="0"/>
              <w:autoSpaceDN w:val="0"/>
              <w:adjustRightInd w:val="0"/>
              <w:jc w:val="left"/>
              <w:rPr>
                <w:rFonts w:ascii="微软雅黑" w:eastAsia="微软雅黑" w:hAnsi="微软雅黑" w:cs="宋体"/>
                <w:b/>
                <w:color w:val="000000"/>
                <w:kern w:val="0"/>
                <w:szCs w:val="21"/>
              </w:rPr>
            </w:pPr>
            <w:r w:rsidRPr="00DA5AB8">
              <w:rPr>
                <w:rFonts w:ascii="微软雅黑" w:eastAsia="微软雅黑" w:hAnsi="微软雅黑" w:cs="宋体" w:hint="eastAsia"/>
                <w:b/>
                <w:color w:val="000000"/>
                <w:kern w:val="0"/>
                <w:szCs w:val="21"/>
              </w:rPr>
              <w:t>示例</w:t>
            </w:r>
          </w:p>
        </w:tc>
      </w:tr>
      <w:tr w:rsidR="003159F4" w:rsidRPr="00DA5AB8" w:rsidTr="00624874">
        <w:trPr>
          <w:jc w:val="center"/>
          <w:trPrChange w:id="165" w:author="10110973" w:date="2016-08-16T15:57:00Z">
            <w:trPr>
              <w:jc w:val="center"/>
            </w:trPr>
          </w:trPrChange>
        </w:trPr>
        <w:tc>
          <w:tcPr>
            <w:tcW w:w="3571" w:type="dxa"/>
            <w:tcPrChange w:id="166"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p_year =2015</w:t>
            </w:r>
          </w:p>
        </w:tc>
        <w:tc>
          <w:tcPr>
            <w:tcW w:w="2750" w:type="dxa"/>
            <w:tcPrChange w:id="167" w:author="10110973" w:date="2016-08-16T15:57:00Z">
              <w:tcPr>
                <w:tcW w:w="3611"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若有p_date分区，则有此参数，年</w:t>
            </w:r>
          </w:p>
        </w:tc>
        <w:tc>
          <w:tcPr>
            <w:tcW w:w="2434" w:type="dxa"/>
            <w:tcPrChange w:id="168" w:author="10110973" w:date="2016-08-16T15:57:00Z">
              <w:tcPr>
                <w:tcW w:w="2024"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p_year</w:t>
            </w:r>
            <w:r w:rsidRPr="00DA5AB8">
              <w:rPr>
                <w:rFonts w:ascii="微软雅黑" w:eastAsia="微软雅黑" w:hAnsi="微软雅黑" w:hint="eastAsia"/>
              </w:rPr>
              <w:t xml:space="preserve"> $</w:t>
            </w:r>
          </w:p>
        </w:tc>
      </w:tr>
      <w:tr w:rsidR="003159F4" w:rsidRPr="00DA5AB8" w:rsidTr="00624874">
        <w:trPr>
          <w:jc w:val="center"/>
          <w:trPrChange w:id="169" w:author="10110973" w:date="2016-08-16T15:57:00Z">
            <w:trPr>
              <w:jc w:val="center"/>
            </w:trPr>
          </w:trPrChange>
        </w:trPr>
        <w:tc>
          <w:tcPr>
            <w:tcW w:w="3571" w:type="dxa"/>
            <w:tcPrChange w:id="170"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p_month =11</w:t>
            </w:r>
          </w:p>
        </w:tc>
        <w:tc>
          <w:tcPr>
            <w:tcW w:w="2750" w:type="dxa"/>
            <w:tcPrChange w:id="171" w:author="10110973" w:date="2016-08-16T15:57:00Z">
              <w:tcPr>
                <w:tcW w:w="3611"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若有p_date分区，则有此参数，月</w:t>
            </w:r>
          </w:p>
        </w:tc>
        <w:tc>
          <w:tcPr>
            <w:tcW w:w="2434" w:type="dxa"/>
            <w:tcPrChange w:id="172" w:author="10110973" w:date="2016-08-16T15:57:00Z">
              <w:tcPr>
                <w:tcW w:w="2024"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p_month</w:t>
            </w:r>
            <w:r w:rsidRPr="00DA5AB8">
              <w:rPr>
                <w:rFonts w:ascii="微软雅黑" w:eastAsia="微软雅黑" w:hAnsi="微软雅黑" w:hint="eastAsia"/>
              </w:rPr>
              <w:t xml:space="preserve"> $</w:t>
            </w:r>
          </w:p>
        </w:tc>
      </w:tr>
      <w:tr w:rsidR="003159F4" w:rsidRPr="00DA5AB8" w:rsidTr="00624874">
        <w:trPr>
          <w:jc w:val="center"/>
          <w:trPrChange w:id="173" w:author="10110973" w:date="2016-08-16T15:57:00Z">
            <w:trPr>
              <w:jc w:val="center"/>
            </w:trPr>
          </w:trPrChange>
        </w:trPr>
        <w:tc>
          <w:tcPr>
            <w:tcW w:w="3571" w:type="dxa"/>
            <w:tcPrChange w:id="174"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p_week =48</w:t>
            </w:r>
          </w:p>
        </w:tc>
        <w:tc>
          <w:tcPr>
            <w:tcW w:w="2750" w:type="dxa"/>
            <w:tcPrChange w:id="175" w:author="10110973" w:date="2016-08-16T15:57:00Z">
              <w:tcPr>
                <w:tcW w:w="3611"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若有p_date分区，则有此参数，周</w:t>
            </w:r>
          </w:p>
        </w:tc>
        <w:tc>
          <w:tcPr>
            <w:tcW w:w="2434" w:type="dxa"/>
            <w:tcPrChange w:id="176" w:author="10110973" w:date="2016-08-16T15:57:00Z">
              <w:tcPr>
                <w:tcW w:w="2024"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p_week</w:t>
            </w:r>
            <w:r w:rsidRPr="00DA5AB8">
              <w:rPr>
                <w:rFonts w:ascii="微软雅黑" w:eastAsia="微软雅黑" w:hAnsi="微软雅黑" w:hint="eastAsia"/>
              </w:rPr>
              <w:t xml:space="preserve"> $</w:t>
            </w:r>
          </w:p>
        </w:tc>
      </w:tr>
      <w:tr w:rsidR="003159F4" w:rsidRPr="00DA5AB8" w:rsidTr="00624874">
        <w:trPr>
          <w:jc w:val="center"/>
          <w:trPrChange w:id="177" w:author="10110973" w:date="2016-08-16T15:57:00Z">
            <w:trPr>
              <w:jc w:val="center"/>
            </w:trPr>
          </w:trPrChange>
        </w:trPr>
        <w:tc>
          <w:tcPr>
            <w:tcW w:w="3571" w:type="dxa"/>
            <w:tcPrChange w:id="178"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p_date=2015-11-30</w:t>
            </w:r>
          </w:p>
        </w:tc>
        <w:tc>
          <w:tcPr>
            <w:tcW w:w="2750" w:type="dxa"/>
            <w:tcPrChange w:id="179" w:author="10110973" w:date="2016-08-16T15:57:00Z">
              <w:tcPr>
                <w:tcW w:w="3611" w:type="dxa"/>
              </w:tcPr>
            </w:tcPrChange>
          </w:tcPr>
          <w:p w:rsidR="003159F4" w:rsidRPr="00DA5AB8" w:rsidRDefault="003159F4" w:rsidP="006A058F">
            <w:pPr>
              <w:autoSpaceDE w:val="0"/>
              <w:autoSpaceDN w:val="0"/>
              <w:adjustRightInd w:val="0"/>
              <w:rPr>
                <w:rFonts w:ascii="微软雅黑" w:eastAsia="微软雅黑" w:hAnsi="微软雅黑" w:cs="╦╬╠Õ"/>
                <w:color w:val="000000"/>
                <w:kern w:val="0"/>
                <w:szCs w:val="21"/>
              </w:rPr>
            </w:pPr>
            <w:r w:rsidRPr="00DA5AB8">
              <w:rPr>
                <w:rFonts w:ascii="微软雅黑" w:eastAsia="微软雅黑" w:hAnsi="微软雅黑" w:cs="宋体" w:hint="eastAsia"/>
                <w:color w:val="000000"/>
                <w:kern w:val="0"/>
                <w:szCs w:val="21"/>
              </w:rPr>
              <w:t>天，sql直接使用，不要再做加减运算</w:t>
            </w:r>
          </w:p>
        </w:tc>
        <w:tc>
          <w:tcPr>
            <w:tcW w:w="2434" w:type="dxa"/>
            <w:tcPrChange w:id="180" w:author="10110973" w:date="2016-08-16T15:57:00Z">
              <w:tcPr>
                <w:tcW w:w="2024" w:type="dxa"/>
              </w:tcPr>
            </w:tcPrChange>
          </w:tcPr>
          <w:p w:rsidR="003159F4" w:rsidRPr="00DA5AB8" w:rsidRDefault="003159F4" w:rsidP="003159F4">
            <w:pPr>
              <w:autoSpaceDE w:val="0"/>
              <w:autoSpaceDN w:val="0"/>
              <w:adjustRightInd w:val="0"/>
              <w:rPr>
                <w:rFonts w:ascii="微软雅黑" w:eastAsia="微软雅黑" w:hAnsi="微软雅黑" w:cs="╦╬╠Õ"/>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p_date</w:t>
            </w:r>
            <w:r w:rsidRPr="00DA5AB8">
              <w:rPr>
                <w:rFonts w:ascii="微软雅黑" w:eastAsia="微软雅黑" w:hAnsi="微软雅黑" w:hint="eastAsia"/>
              </w:rPr>
              <w:t xml:space="preserve"> $</w:t>
            </w:r>
          </w:p>
        </w:tc>
      </w:tr>
      <w:tr w:rsidR="003159F4" w:rsidRPr="00DA5AB8" w:rsidTr="00624874">
        <w:trPr>
          <w:jc w:val="center"/>
          <w:trPrChange w:id="181" w:author="10110973" w:date="2016-08-16T15:57:00Z">
            <w:trPr>
              <w:jc w:val="center"/>
            </w:trPr>
          </w:trPrChange>
        </w:trPr>
        <w:tc>
          <w:tcPr>
            <w:tcW w:w="3571" w:type="dxa"/>
            <w:tcPrChange w:id="182"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p_date_min=2015-11-30</w:t>
            </w:r>
          </w:p>
        </w:tc>
        <w:tc>
          <w:tcPr>
            <w:tcW w:w="2750" w:type="dxa"/>
            <w:tcPrChange w:id="183"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每周、每月执行一次的任务的，时间x&lt;p_date&lt;y，x=</w:t>
            </w:r>
            <w:r w:rsidRPr="00DA5AB8">
              <w:rPr>
                <w:rFonts w:ascii="微软雅黑" w:eastAsia="微软雅黑" w:hAnsi="微软雅黑" w:cs="╦╬╠Õ"/>
                <w:color w:val="000000"/>
                <w:kern w:val="0"/>
                <w:szCs w:val="21"/>
              </w:rPr>
              <w:t xml:space="preserve"> p_date_min</w:t>
            </w:r>
            <w:r w:rsidRPr="00DA5AB8">
              <w:rPr>
                <w:rFonts w:ascii="微软雅黑" w:eastAsia="微软雅黑" w:hAnsi="微软雅黑" w:cs="╦╬╠Õ" w:hint="eastAsia"/>
                <w:color w:val="000000"/>
                <w:kern w:val="0"/>
                <w:szCs w:val="21"/>
              </w:rPr>
              <w:t>；</w:t>
            </w:r>
          </w:p>
        </w:tc>
        <w:tc>
          <w:tcPr>
            <w:tcW w:w="2434" w:type="dxa"/>
            <w:tcPrChange w:id="184" w:author="10110973" w:date="2016-08-16T15:57:00Z">
              <w:tcPr>
                <w:tcW w:w="2024"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p_date_min</w:t>
            </w:r>
            <w:r w:rsidRPr="00DA5AB8">
              <w:rPr>
                <w:rFonts w:ascii="微软雅黑" w:eastAsia="微软雅黑" w:hAnsi="微软雅黑" w:hint="eastAsia"/>
              </w:rPr>
              <w:t>$</w:t>
            </w:r>
          </w:p>
        </w:tc>
      </w:tr>
      <w:tr w:rsidR="003159F4" w:rsidRPr="00DA5AB8" w:rsidTr="00624874">
        <w:trPr>
          <w:jc w:val="center"/>
          <w:trPrChange w:id="185" w:author="10110973" w:date="2016-08-16T15:57:00Z">
            <w:trPr>
              <w:jc w:val="center"/>
            </w:trPr>
          </w:trPrChange>
        </w:trPr>
        <w:tc>
          <w:tcPr>
            <w:tcW w:w="3571" w:type="dxa"/>
            <w:tcPrChange w:id="186"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p_date_max=2015-12-03</w:t>
            </w:r>
          </w:p>
        </w:tc>
        <w:tc>
          <w:tcPr>
            <w:tcW w:w="2750" w:type="dxa"/>
            <w:tcPrChange w:id="187"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每周、每月执行一次的任务的，时间x&lt;p_date&lt;y，y=</w:t>
            </w:r>
            <w:r w:rsidRPr="00DA5AB8">
              <w:rPr>
                <w:rFonts w:ascii="微软雅黑" w:eastAsia="微软雅黑" w:hAnsi="微软雅黑" w:cs="╦╬╠Õ"/>
                <w:color w:val="000000"/>
                <w:kern w:val="0"/>
                <w:szCs w:val="21"/>
              </w:rPr>
              <w:t xml:space="preserve"> p_date_max</w:t>
            </w:r>
            <w:r w:rsidRPr="00DA5AB8">
              <w:rPr>
                <w:rFonts w:ascii="微软雅黑" w:eastAsia="微软雅黑" w:hAnsi="微软雅黑" w:cs="╦╬╠Õ" w:hint="eastAsia"/>
                <w:color w:val="000000"/>
                <w:kern w:val="0"/>
                <w:szCs w:val="21"/>
              </w:rPr>
              <w:t>，</w:t>
            </w:r>
          </w:p>
        </w:tc>
        <w:tc>
          <w:tcPr>
            <w:tcW w:w="2434" w:type="dxa"/>
            <w:tcPrChange w:id="188" w:author="10110973" w:date="2016-08-16T15:57:00Z">
              <w:tcPr>
                <w:tcW w:w="2024"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p_date_max</w:t>
            </w:r>
            <w:r w:rsidRPr="00DA5AB8">
              <w:rPr>
                <w:rFonts w:ascii="微软雅黑" w:eastAsia="微软雅黑" w:hAnsi="微软雅黑" w:hint="eastAsia"/>
              </w:rPr>
              <w:t xml:space="preserve"> $</w:t>
            </w:r>
          </w:p>
        </w:tc>
      </w:tr>
      <w:tr w:rsidR="003159F4" w:rsidRPr="00DA5AB8" w:rsidTr="00624874">
        <w:trPr>
          <w:jc w:val="center"/>
          <w:trPrChange w:id="189" w:author="10110973" w:date="2016-08-16T15:57:00Z">
            <w:trPr>
              <w:jc w:val="center"/>
            </w:trPr>
          </w:trPrChange>
        </w:trPr>
        <w:tc>
          <w:tcPr>
            <w:tcW w:w="3571" w:type="dxa"/>
            <w:tcPrChange w:id="190"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firstDayOfWeek=2015-11-30</w:t>
            </w:r>
          </w:p>
        </w:tc>
        <w:tc>
          <w:tcPr>
            <w:tcW w:w="2750" w:type="dxa"/>
            <w:tcPrChange w:id="191"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若有p_date分区，则有此参数，p_date对应周的第一天（周一）</w:t>
            </w:r>
            <w:r w:rsidRPr="00DA5AB8">
              <w:rPr>
                <w:rFonts w:ascii="微软雅黑" w:eastAsia="微软雅黑" w:hAnsi="微软雅黑" w:cs="╦╬╠Õ" w:hint="eastAsia"/>
                <w:color w:val="000000"/>
                <w:kern w:val="0"/>
                <w:szCs w:val="21"/>
              </w:rPr>
              <w:t>；</w:t>
            </w:r>
          </w:p>
        </w:tc>
        <w:tc>
          <w:tcPr>
            <w:tcW w:w="2434" w:type="dxa"/>
            <w:tcPrChange w:id="192" w:author="10110973" w:date="2016-08-16T15:57:00Z">
              <w:tcPr>
                <w:tcW w:w="2024"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firstDayOfWeek</w:t>
            </w:r>
            <w:r w:rsidRPr="00DA5AB8">
              <w:rPr>
                <w:rFonts w:ascii="微软雅黑" w:eastAsia="微软雅黑" w:hAnsi="微软雅黑" w:hint="eastAsia"/>
              </w:rPr>
              <w:t xml:space="preserve"> $</w:t>
            </w:r>
          </w:p>
        </w:tc>
      </w:tr>
      <w:tr w:rsidR="003159F4" w:rsidRPr="00DA5AB8" w:rsidTr="00624874">
        <w:trPr>
          <w:jc w:val="center"/>
          <w:trPrChange w:id="193" w:author="10110973" w:date="2016-08-16T15:57:00Z">
            <w:trPr>
              <w:jc w:val="center"/>
            </w:trPr>
          </w:trPrChange>
        </w:trPr>
        <w:tc>
          <w:tcPr>
            <w:tcW w:w="3571" w:type="dxa"/>
            <w:tcPrChange w:id="194"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lastDayOfWeek=2015-12-06</w:t>
            </w:r>
          </w:p>
        </w:tc>
        <w:tc>
          <w:tcPr>
            <w:tcW w:w="2750" w:type="dxa"/>
            <w:tcPrChange w:id="195"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若有p_date分区，则有此参数，p_date对应周的最后一天（周日）</w:t>
            </w:r>
            <w:r w:rsidRPr="00DA5AB8">
              <w:rPr>
                <w:rFonts w:ascii="微软雅黑" w:eastAsia="微软雅黑" w:hAnsi="微软雅黑" w:cs="╦╬╠Õ" w:hint="eastAsia"/>
                <w:color w:val="000000"/>
                <w:kern w:val="0"/>
                <w:szCs w:val="21"/>
              </w:rPr>
              <w:t>；</w:t>
            </w:r>
          </w:p>
        </w:tc>
        <w:tc>
          <w:tcPr>
            <w:tcW w:w="2434" w:type="dxa"/>
            <w:tcPrChange w:id="196" w:author="10110973" w:date="2016-08-16T15:57:00Z">
              <w:tcPr>
                <w:tcW w:w="2024"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lastDayOfWeek</w:t>
            </w:r>
            <w:r w:rsidRPr="00DA5AB8">
              <w:rPr>
                <w:rFonts w:ascii="微软雅黑" w:eastAsia="微软雅黑" w:hAnsi="微软雅黑" w:hint="eastAsia"/>
              </w:rPr>
              <w:t xml:space="preserve"> $</w:t>
            </w:r>
          </w:p>
        </w:tc>
      </w:tr>
      <w:tr w:rsidR="003159F4" w:rsidRPr="00DA5AB8" w:rsidTr="00624874">
        <w:trPr>
          <w:jc w:val="center"/>
          <w:trPrChange w:id="197" w:author="10110973" w:date="2016-08-16T15:57:00Z">
            <w:trPr>
              <w:jc w:val="center"/>
            </w:trPr>
          </w:trPrChange>
        </w:trPr>
        <w:tc>
          <w:tcPr>
            <w:tcW w:w="3571" w:type="dxa"/>
            <w:tcPrChange w:id="198"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firstDayOfMonth=2015-11-01</w:t>
            </w:r>
          </w:p>
        </w:tc>
        <w:tc>
          <w:tcPr>
            <w:tcW w:w="2750" w:type="dxa"/>
            <w:tcPrChange w:id="199"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若有p_date分区，则有此参数，p_date对应月的第一天（1号）</w:t>
            </w:r>
            <w:r w:rsidRPr="00DA5AB8">
              <w:rPr>
                <w:rFonts w:ascii="微软雅黑" w:eastAsia="微软雅黑" w:hAnsi="微软雅黑" w:cs="╦╬╠Õ" w:hint="eastAsia"/>
                <w:color w:val="000000"/>
                <w:kern w:val="0"/>
                <w:szCs w:val="21"/>
              </w:rPr>
              <w:t>；</w:t>
            </w:r>
          </w:p>
        </w:tc>
        <w:tc>
          <w:tcPr>
            <w:tcW w:w="2434" w:type="dxa"/>
            <w:tcPrChange w:id="200" w:author="10110973" w:date="2016-08-16T15:57:00Z">
              <w:tcPr>
                <w:tcW w:w="2024"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firstDayOfMonth</w:t>
            </w:r>
            <w:r w:rsidRPr="00DA5AB8">
              <w:rPr>
                <w:rFonts w:ascii="微软雅黑" w:eastAsia="微软雅黑" w:hAnsi="微软雅黑" w:hint="eastAsia"/>
              </w:rPr>
              <w:t xml:space="preserve"> $</w:t>
            </w:r>
          </w:p>
        </w:tc>
      </w:tr>
      <w:tr w:rsidR="003159F4" w:rsidRPr="00DA5AB8" w:rsidTr="00624874">
        <w:trPr>
          <w:jc w:val="center"/>
          <w:trPrChange w:id="201" w:author="10110973" w:date="2016-08-16T15:57:00Z">
            <w:trPr>
              <w:jc w:val="center"/>
            </w:trPr>
          </w:trPrChange>
        </w:trPr>
        <w:tc>
          <w:tcPr>
            <w:tcW w:w="3571" w:type="dxa"/>
            <w:tcPrChange w:id="202" w:author="10110973" w:date="2016-08-16T15:57:00Z">
              <w:tcPr>
                <w:tcW w:w="3120"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lastDayOfMonth=2015-11-30</w:t>
            </w:r>
          </w:p>
        </w:tc>
        <w:tc>
          <w:tcPr>
            <w:tcW w:w="2750" w:type="dxa"/>
            <w:tcPrChange w:id="203"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若有p_date分区，则有此参数，p_date对应月的最后一天</w:t>
            </w:r>
            <w:r w:rsidRPr="00DA5AB8">
              <w:rPr>
                <w:rFonts w:ascii="微软雅黑" w:eastAsia="微软雅黑" w:hAnsi="微软雅黑" w:cs="╦╬╠Õ" w:hint="eastAsia"/>
                <w:color w:val="000000"/>
                <w:kern w:val="0"/>
                <w:szCs w:val="21"/>
              </w:rPr>
              <w:t>；</w:t>
            </w:r>
          </w:p>
        </w:tc>
        <w:tc>
          <w:tcPr>
            <w:tcW w:w="2434" w:type="dxa"/>
            <w:tcPrChange w:id="204" w:author="10110973" w:date="2016-08-16T15:57:00Z">
              <w:tcPr>
                <w:tcW w:w="2024" w:type="dxa"/>
              </w:tcPr>
            </w:tcPrChange>
          </w:tcPr>
          <w:p w:rsidR="003159F4" w:rsidRPr="00DA5AB8" w:rsidRDefault="003159F4" w:rsidP="006A058F">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hint="eastAsia"/>
              </w:rPr>
              <w:t>$表别名.</w:t>
            </w:r>
            <w:r w:rsidRPr="00DA5AB8">
              <w:rPr>
                <w:rFonts w:ascii="微软雅黑" w:eastAsia="微软雅黑" w:hAnsi="微软雅黑" w:cs="╦╬╠Õ"/>
                <w:color w:val="000000"/>
                <w:kern w:val="0"/>
                <w:szCs w:val="21"/>
              </w:rPr>
              <w:t xml:space="preserve"> lastDayOfMonth</w:t>
            </w:r>
            <w:r w:rsidRPr="00DA5AB8">
              <w:rPr>
                <w:rFonts w:ascii="微软雅黑" w:eastAsia="微软雅黑" w:hAnsi="微软雅黑" w:hint="eastAsia"/>
              </w:rPr>
              <w:t xml:space="preserve"> $</w:t>
            </w:r>
          </w:p>
        </w:tc>
      </w:tr>
      <w:tr w:rsidR="003159F4" w:rsidRPr="00DA5AB8" w:rsidTr="00624874">
        <w:trPr>
          <w:jc w:val="center"/>
          <w:trPrChange w:id="205" w:author="10110973" w:date="2016-08-16T15:57:00Z">
            <w:trPr>
              <w:jc w:val="center"/>
            </w:trPr>
          </w:trPrChange>
        </w:trPr>
        <w:tc>
          <w:tcPr>
            <w:tcW w:w="3571" w:type="dxa"/>
            <w:tcPrChange w:id="206" w:author="10110973" w:date="2016-08-16T15:57:00Z">
              <w:tcPr>
                <w:tcW w:w="3120" w:type="dxa"/>
              </w:tcPr>
            </w:tcPrChange>
          </w:tcPr>
          <w:p w:rsidR="003159F4" w:rsidRPr="00DA5AB8" w:rsidRDefault="003159F4" w:rsidP="006A058F">
            <w:pPr>
              <w:autoSpaceDE w:val="0"/>
              <w:autoSpaceDN w:val="0"/>
              <w:adjustRightInd w:val="0"/>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yearOfWeek=2015</w:t>
            </w:r>
          </w:p>
        </w:tc>
        <w:tc>
          <w:tcPr>
            <w:tcW w:w="2750" w:type="dxa"/>
            <w:tcPrChange w:id="207" w:author="10110973" w:date="2016-08-16T15:57:00Z">
              <w:tcPr>
                <w:tcW w:w="3611" w:type="dxa"/>
              </w:tcPr>
            </w:tcPrChange>
          </w:tcPr>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color w:val="000000"/>
                <w:kern w:val="0"/>
                <w:szCs w:val="21"/>
              </w:rPr>
              <w:t>根据天表计算出的周表的年</w:t>
            </w:r>
            <w:r w:rsidRPr="00DA5AB8">
              <w:rPr>
                <w:rFonts w:ascii="微软雅黑" w:eastAsia="微软雅黑" w:hAnsi="微软雅黑" w:cs="╦╬╠Õ" w:hint="eastAsia"/>
                <w:color w:val="000000"/>
                <w:kern w:val="0"/>
                <w:szCs w:val="21"/>
              </w:rPr>
              <w:t>；</w:t>
            </w:r>
            <w:r w:rsidRPr="00DA5AB8">
              <w:rPr>
                <w:rFonts w:ascii="微软雅黑" w:eastAsia="微软雅黑" w:hAnsi="微软雅黑" w:cs="宋体"/>
                <w:color w:val="000000"/>
                <w:kern w:val="0"/>
                <w:szCs w:val="21"/>
              </w:rPr>
              <w:t xml:space="preserve"> </w:t>
            </w:r>
          </w:p>
          <w:p w:rsidR="003159F4" w:rsidRDefault="003159F4" w:rsidP="006A058F">
            <w:pPr>
              <w:autoSpaceDE w:val="0"/>
              <w:autoSpaceDN w:val="0"/>
              <w:adjustRightInd w:val="0"/>
              <w:jc w:val="left"/>
              <w:rPr>
                <w:ins w:id="208" w:author="10110973" w:date="2016-08-16T15:55:00Z"/>
                <w:rFonts w:ascii="微软雅黑" w:eastAsia="微软雅黑" w:hAnsi="微软雅黑" w:cs="宋体"/>
                <w:color w:val="000000"/>
                <w:kern w:val="0"/>
                <w:szCs w:val="21"/>
              </w:rPr>
            </w:pPr>
          </w:p>
          <w:p w:rsidR="00624874" w:rsidRDefault="00624874" w:rsidP="006A058F">
            <w:pPr>
              <w:autoSpaceDE w:val="0"/>
              <w:autoSpaceDN w:val="0"/>
              <w:adjustRightInd w:val="0"/>
              <w:jc w:val="left"/>
              <w:rPr>
                <w:ins w:id="209" w:author="10110973" w:date="2016-08-16T15:57:00Z"/>
                <w:rFonts w:ascii="微软雅黑" w:eastAsia="微软雅黑" w:hAnsi="微软雅黑" w:cs="宋体"/>
                <w:color w:val="000000"/>
                <w:kern w:val="0"/>
                <w:szCs w:val="21"/>
              </w:rPr>
            </w:pPr>
          </w:p>
          <w:p w:rsidR="00624874" w:rsidRPr="00DA5AB8" w:rsidRDefault="00624874" w:rsidP="006A058F">
            <w:pPr>
              <w:autoSpaceDE w:val="0"/>
              <w:autoSpaceDN w:val="0"/>
              <w:adjustRightInd w:val="0"/>
              <w:jc w:val="left"/>
              <w:rPr>
                <w:rFonts w:ascii="微软雅黑" w:eastAsia="微软雅黑" w:hAnsi="微软雅黑" w:cs="宋体"/>
                <w:color w:val="000000"/>
                <w:kern w:val="0"/>
                <w:szCs w:val="21"/>
              </w:rPr>
            </w:pPr>
          </w:p>
        </w:tc>
        <w:tc>
          <w:tcPr>
            <w:tcW w:w="2434" w:type="dxa"/>
            <w:tcPrChange w:id="210" w:author="10110973" w:date="2016-08-16T15:57:00Z">
              <w:tcPr>
                <w:tcW w:w="2024" w:type="dxa"/>
              </w:tcPr>
            </w:tcPrChange>
          </w:tcPr>
          <w:p w:rsidR="003159F4" w:rsidRPr="00DA5AB8" w:rsidRDefault="003159F4" w:rsidP="003159F4">
            <w:pPr>
              <w:autoSpaceDE w:val="0"/>
              <w:autoSpaceDN w:val="0"/>
              <w:adjustRightInd w:val="0"/>
              <w:jc w:val="left"/>
              <w:rPr>
                <w:rFonts w:ascii="微软雅黑" w:eastAsia="微软雅黑" w:hAnsi="微软雅黑"/>
              </w:rPr>
            </w:pPr>
            <w:r w:rsidRPr="00DA5AB8">
              <w:rPr>
                <w:rFonts w:ascii="微软雅黑" w:eastAsia="微软雅黑" w:hAnsi="微软雅黑" w:hint="eastAsia"/>
              </w:rPr>
              <w:t>$表别名.</w:t>
            </w:r>
          </w:p>
          <w:p w:rsidR="003159F4" w:rsidRPr="00DA5AB8" w:rsidRDefault="003159F4" w:rsidP="003159F4">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Õ"/>
                <w:color w:val="000000"/>
                <w:kern w:val="0"/>
                <w:szCs w:val="21"/>
              </w:rPr>
              <w:t>yearOfWeek</w:t>
            </w:r>
            <w:r w:rsidRPr="00DA5AB8">
              <w:rPr>
                <w:rFonts w:ascii="微软雅黑" w:eastAsia="微软雅黑" w:hAnsi="微软雅黑" w:hint="eastAsia"/>
              </w:rPr>
              <w:t xml:space="preserve"> $</w:t>
            </w:r>
          </w:p>
        </w:tc>
      </w:tr>
      <w:tr w:rsidR="00624874" w:rsidRPr="00DA5AB8" w:rsidTr="00624874">
        <w:trPr>
          <w:jc w:val="center"/>
          <w:ins w:id="211" w:author="10110973" w:date="2016-08-16T15:50:00Z"/>
          <w:trPrChange w:id="212" w:author="10110973" w:date="2016-08-16T15:57:00Z">
            <w:trPr>
              <w:jc w:val="center"/>
            </w:trPr>
          </w:trPrChange>
        </w:trPr>
        <w:tc>
          <w:tcPr>
            <w:tcW w:w="3571" w:type="dxa"/>
            <w:tcPrChange w:id="213" w:author="10110973" w:date="2016-08-16T15:57:00Z">
              <w:tcPr>
                <w:tcW w:w="3120" w:type="dxa"/>
              </w:tcPr>
            </w:tcPrChange>
          </w:tcPr>
          <w:p w:rsidR="00624874" w:rsidRPr="00AB7B68" w:rsidRDefault="00624874" w:rsidP="006A058F">
            <w:pPr>
              <w:autoSpaceDE w:val="0"/>
              <w:autoSpaceDN w:val="0"/>
              <w:adjustRightInd w:val="0"/>
              <w:rPr>
                <w:ins w:id="214" w:author="10110973" w:date="2016-08-16T15:50:00Z"/>
                <w:rFonts w:ascii="微软雅黑" w:eastAsia="微软雅黑" w:hAnsi="微软雅黑" w:cs="╦╬╠Õ"/>
                <w:kern w:val="0"/>
                <w:sz w:val="20"/>
                <w:szCs w:val="21"/>
              </w:rPr>
            </w:pPr>
            <w:ins w:id="215" w:author="10110973" w:date="2016-08-16T15:51:00Z">
              <w:r w:rsidRPr="00AB7B68">
                <w:rPr>
                  <w:rFonts w:ascii="微软雅黑" w:eastAsia="微软雅黑" w:hAnsi="微软雅黑" w:cs="╦╬╠Õ"/>
                  <w:kern w:val="0"/>
                  <w:sz w:val="20"/>
                  <w:szCs w:val="21"/>
                </w:rPr>
                <w:t>latestDayOfPartition</w:t>
              </w:r>
              <w:r w:rsidRPr="00AB7B68">
                <w:rPr>
                  <w:rFonts w:ascii="微软雅黑" w:eastAsia="微软雅黑" w:hAnsi="微软雅黑" w:cs="╦╬╠Õ" w:hint="eastAsia"/>
                  <w:kern w:val="0"/>
                  <w:sz w:val="20"/>
                  <w:szCs w:val="21"/>
                </w:rPr>
                <w:t>=</w:t>
              </w:r>
              <w:r w:rsidRPr="00AB7B68">
                <w:rPr>
                  <w:rFonts w:ascii="微软雅黑" w:eastAsia="微软雅黑" w:hAnsi="微软雅黑" w:cs="╦╬╠Õ"/>
                  <w:kern w:val="0"/>
                  <w:sz w:val="20"/>
                  <w:szCs w:val="21"/>
                </w:rPr>
                <w:t>2015-11-30</w:t>
              </w:r>
            </w:ins>
          </w:p>
        </w:tc>
        <w:tc>
          <w:tcPr>
            <w:tcW w:w="2750" w:type="dxa"/>
            <w:tcPrChange w:id="216" w:author="10110973" w:date="2016-08-16T15:57:00Z">
              <w:tcPr>
                <w:tcW w:w="3611" w:type="dxa"/>
              </w:tcPr>
            </w:tcPrChange>
          </w:tcPr>
          <w:p w:rsidR="00624874" w:rsidRPr="00AB7B68" w:rsidRDefault="00624874" w:rsidP="003159F4">
            <w:pPr>
              <w:autoSpaceDE w:val="0"/>
              <w:autoSpaceDN w:val="0"/>
              <w:adjustRightInd w:val="0"/>
              <w:jc w:val="left"/>
              <w:rPr>
                <w:ins w:id="217" w:author="10110973" w:date="2016-08-16T15:50:00Z"/>
                <w:rFonts w:ascii="微软雅黑" w:eastAsia="微软雅黑" w:hAnsi="微软雅黑" w:cs="宋体"/>
                <w:kern w:val="0"/>
                <w:sz w:val="20"/>
                <w:szCs w:val="21"/>
              </w:rPr>
            </w:pPr>
            <w:ins w:id="218" w:author="10110973" w:date="2016-08-16T15:51:00Z">
              <w:r w:rsidRPr="00AB7B68">
                <w:rPr>
                  <w:rFonts w:ascii="微软雅黑" w:eastAsia="微软雅黑" w:hAnsi="微软雅黑" w:cs="宋体" w:hint="eastAsia"/>
                  <w:kern w:val="0"/>
                  <w:sz w:val="20"/>
                  <w:szCs w:val="21"/>
                </w:rPr>
                <w:t>根据表天分区计算最近分区（表分区支持</w:t>
              </w:r>
            </w:ins>
            <w:ins w:id="219" w:author="10110973" w:date="2016-08-16T15:56:00Z">
              <w:r w:rsidRPr="00AB7B68">
                <w:rPr>
                  <w:rFonts w:ascii="微软雅黑" w:eastAsia="微软雅黑" w:hAnsi="微软雅黑" w:cs="宋体"/>
                  <w:kern w:val="0"/>
                  <w:sz w:val="20"/>
                  <w:szCs w:val="21"/>
                </w:rPr>
                <w:t>day, p_date, reportdate, date</w:t>
              </w:r>
            </w:ins>
            <w:ins w:id="220" w:author="10110973" w:date="2016-08-16T15:51:00Z">
              <w:r w:rsidRPr="00AB7B68">
                <w:rPr>
                  <w:rFonts w:ascii="微软雅黑" w:eastAsia="微软雅黑" w:hAnsi="微软雅黑" w:cs="宋体" w:hint="eastAsia"/>
                  <w:kern w:val="0"/>
                  <w:sz w:val="20"/>
                  <w:szCs w:val="21"/>
                </w:rPr>
                <w:t>）</w:t>
              </w:r>
            </w:ins>
            <w:ins w:id="221" w:author="10110973" w:date="2016-08-16T15:58:00Z">
              <w:r w:rsidR="00AB7B68" w:rsidRPr="00AB7B68">
                <w:rPr>
                  <w:rFonts w:ascii="微软雅黑" w:eastAsia="微软雅黑" w:hAnsi="微软雅黑" w:cs="宋体" w:hint="eastAsia"/>
                  <w:kern w:val="0"/>
                  <w:sz w:val="20"/>
                  <w:szCs w:val="21"/>
                </w:rPr>
                <w:t>，</w:t>
              </w:r>
            </w:ins>
            <w:ins w:id="222" w:author="10110973" w:date="2016-08-16T15:59:00Z">
              <w:r w:rsidR="00AB7B68" w:rsidRPr="00AB7B68">
                <w:rPr>
                  <w:rFonts w:ascii="微软雅黑" w:eastAsia="微软雅黑" w:hAnsi="微软雅黑" w:cs="宋体"/>
                  <w:kern w:val="0"/>
                  <w:sz w:val="20"/>
                  <w:szCs w:val="21"/>
                </w:rPr>
                <w:t>V6.15.60.0</w:t>
              </w:r>
              <w:r w:rsidR="00AB7B68" w:rsidRPr="00AB7B68">
                <w:rPr>
                  <w:rFonts w:ascii="微软雅黑" w:eastAsia="微软雅黑" w:hAnsi="微软雅黑" w:cs="宋体" w:hint="eastAsia"/>
                  <w:kern w:val="0"/>
                  <w:sz w:val="20"/>
                  <w:szCs w:val="21"/>
                </w:rPr>
                <w:t>3开始支持</w:t>
              </w:r>
            </w:ins>
          </w:p>
        </w:tc>
        <w:tc>
          <w:tcPr>
            <w:tcW w:w="2434" w:type="dxa"/>
            <w:tcPrChange w:id="223" w:author="10110973" w:date="2016-08-16T15:57:00Z">
              <w:tcPr>
                <w:tcW w:w="2024" w:type="dxa"/>
              </w:tcPr>
            </w:tcPrChange>
          </w:tcPr>
          <w:p w:rsidR="00624874" w:rsidRPr="00AB7B68" w:rsidRDefault="00624874" w:rsidP="00624874">
            <w:pPr>
              <w:autoSpaceDE w:val="0"/>
              <w:autoSpaceDN w:val="0"/>
              <w:adjustRightInd w:val="0"/>
              <w:jc w:val="left"/>
              <w:rPr>
                <w:ins w:id="224" w:author="10110973" w:date="2016-08-16T15:54:00Z"/>
                <w:rFonts w:ascii="微软雅黑" w:eastAsia="微软雅黑" w:hAnsi="微软雅黑"/>
                <w:sz w:val="20"/>
              </w:rPr>
            </w:pPr>
            <w:ins w:id="225" w:author="10110973" w:date="2016-08-16T15:54:00Z">
              <w:r w:rsidRPr="00AB7B68">
                <w:rPr>
                  <w:rFonts w:ascii="微软雅黑" w:eastAsia="微软雅黑" w:hAnsi="微软雅黑" w:hint="eastAsia"/>
                  <w:sz w:val="20"/>
                </w:rPr>
                <w:t>$表别名.</w:t>
              </w:r>
            </w:ins>
          </w:p>
          <w:p w:rsidR="00624874" w:rsidRPr="00AB7B68" w:rsidRDefault="00624874" w:rsidP="00624874">
            <w:pPr>
              <w:autoSpaceDE w:val="0"/>
              <w:autoSpaceDN w:val="0"/>
              <w:adjustRightInd w:val="0"/>
              <w:jc w:val="left"/>
              <w:rPr>
                <w:ins w:id="226" w:author="10110973" w:date="2016-08-16T15:50:00Z"/>
                <w:rFonts w:ascii="微软雅黑" w:eastAsia="微软雅黑" w:hAnsi="微软雅黑"/>
                <w:sz w:val="20"/>
              </w:rPr>
            </w:pPr>
            <w:ins w:id="227" w:author="10110973" w:date="2016-08-16T15:54:00Z">
              <w:r w:rsidRPr="00AB7B68">
                <w:rPr>
                  <w:rFonts w:ascii="微软雅黑" w:eastAsia="微软雅黑" w:hAnsi="微软雅黑" w:cs="╦╬╠Õ"/>
                  <w:kern w:val="0"/>
                  <w:sz w:val="20"/>
                  <w:szCs w:val="21"/>
                </w:rPr>
                <w:t>latestDayOfPartition</w:t>
              </w:r>
              <w:r w:rsidRPr="00AB7B68">
                <w:rPr>
                  <w:rFonts w:ascii="微软雅黑" w:eastAsia="微软雅黑" w:hAnsi="微软雅黑" w:hint="eastAsia"/>
                  <w:sz w:val="20"/>
                </w:rPr>
                <w:t xml:space="preserve"> $</w:t>
              </w:r>
            </w:ins>
          </w:p>
        </w:tc>
      </w:tr>
    </w:tbl>
    <w:p w:rsidR="00A914C4" w:rsidRPr="000A1C5B" w:rsidRDefault="000A1C5B" w:rsidP="000A1C5B">
      <w:pPr>
        <w:tabs>
          <w:tab w:val="left" w:pos="851"/>
          <w:tab w:val="left" w:pos="993"/>
        </w:tabs>
        <w:autoSpaceDE w:val="0"/>
        <w:autoSpaceDN w:val="0"/>
        <w:adjustRightInd w:val="0"/>
        <w:ind w:firstLineChars="200" w:firstLine="420"/>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3）</w:t>
      </w:r>
      <w:r w:rsidR="00A914C4" w:rsidRPr="000A1C5B">
        <w:rPr>
          <w:rFonts w:ascii="微软雅黑" w:eastAsia="微软雅黑" w:hAnsi="微软雅黑" w:cs="宋体" w:hint="eastAsia"/>
          <w:color w:val="000000"/>
          <w:kern w:val="0"/>
          <w:szCs w:val="21"/>
        </w:rPr>
        <w:t>现在的周表、月表的清洗大部分都是累加的，算法xml把天表作为入参，周表不作为入参填写，周表作为出参填写，那么调度调用时，会把入参和出参都带给sql，具体使用分区字段如下：（跨年周的问题也可以解决）：</w:t>
      </w:r>
    </w:p>
    <w:p w:rsidR="00A914C4" w:rsidRPr="00DA5AB8" w:rsidRDefault="00A914C4" w:rsidP="00A914C4">
      <w:pPr>
        <w:autoSpaceDE w:val="0"/>
        <w:autoSpaceDN w:val="0"/>
        <w:adjustRightInd w:val="0"/>
        <w:ind w:firstLineChars="200" w:firstLine="420"/>
        <w:jc w:val="left"/>
        <w:rPr>
          <w:rFonts w:ascii="微软雅黑" w:eastAsia="微软雅黑" w:hAnsi="微软雅黑" w:cs="宋体"/>
          <w:color w:val="0000FF"/>
          <w:kern w:val="0"/>
          <w:szCs w:val="21"/>
        </w:rPr>
      </w:pPr>
      <w:r w:rsidRPr="00DA5AB8">
        <w:rPr>
          <w:rFonts w:ascii="微软雅黑" w:eastAsia="微软雅黑" w:hAnsi="微软雅黑" w:cs="宋体"/>
          <w:color w:val="000000"/>
          <w:kern w:val="0"/>
          <w:szCs w:val="21"/>
        </w:rPr>
        <w:t xml:space="preserve">insert overwrite </w:t>
      </w:r>
      <w:r w:rsidRPr="00DA5AB8">
        <w:rPr>
          <w:rFonts w:ascii="微软雅黑" w:eastAsia="微软雅黑" w:hAnsi="微软雅黑" w:cs="宋体" w:hint="eastAsia"/>
          <w:color w:val="000000"/>
          <w:kern w:val="0"/>
          <w:szCs w:val="21"/>
        </w:rPr>
        <w:t>周表（</w:t>
      </w:r>
      <w:r w:rsidRPr="00DA5AB8">
        <w:rPr>
          <w:rFonts w:ascii="微软雅黑" w:eastAsia="微软雅黑" w:hAnsi="微软雅黑" w:cs="宋体"/>
          <w:color w:val="000000"/>
          <w:kern w:val="0"/>
          <w:szCs w:val="21"/>
        </w:rPr>
        <w:t>p_year=</w:t>
      </w:r>
      <w:r w:rsidRPr="00DA5AB8">
        <w:rPr>
          <w:rFonts w:ascii="微软雅黑" w:eastAsia="微软雅黑" w:hAnsi="微软雅黑" w:cs="宋体" w:hint="eastAsia"/>
          <w:color w:val="000000"/>
          <w:kern w:val="0"/>
          <w:szCs w:val="21"/>
        </w:rPr>
        <w:t>周表.年分区</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 xml:space="preserve"> </w:t>
      </w:r>
      <w:r w:rsidRPr="00DA5AB8">
        <w:rPr>
          <w:rFonts w:ascii="微软雅黑" w:eastAsia="微软雅黑" w:hAnsi="微软雅黑" w:cs="宋体"/>
          <w:color w:val="000000"/>
          <w:kern w:val="0"/>
          <w:szCs w:val="21"/>
        </w:rPr>
        <w:t>p_week=</w:t>
      </w:r>
      <w:r w:rsidRPr="00DA5AB8">
        <w:rPr>
          <w:rFonts w:ascii="微软雅黑" w:eastAsia="微软雅黑" w:hAnsi="微软雅黑" w:cs="宋体" w:hint="eastAsia"/>
          <w:color w:val="000000"/>
          <w:kern w:val="0"/>
          <w:szCs w:val="21"/>
        </w:rPr>
        <w:t>周表.周分区，</w:t>
      </w:r>
      <w:r w:rsidRPr="00DA5AB8">
        <w:rPr>
          <w:rFonts w:ascii="微软雅黑" w:eastAsia="微软雅黑" w:hAnsi="微软雅黑" w:cs="宋体"/>
          <w:color w:val="000000"/>
          <w:kern w:val="0"/>
          <w:szCs w:val="21"/>
        </w:rPr>
        <w:t>p_date=</w:t>
      </w:r>
      <w:r w:rsidRPr="00DA5AB8">
        <w:rPr>
          <w:rFonts w:ascii="微软雅黑" w:eastAsia="微软雅黑" w:hAnsi="微软雅黑" w:cs="宋体" w:hint="eastAsia"/>
          <w:color w:val="000000"/>
          <w:kern w:val="0"/>
          <w:szCs w:val="21"/>
        </w:rPr>
        <w:t>周表.天分区）</w:t>
      </w:r>
    </w:p>
    <w:p w:rsidR="00A914C4" w:rsidRPr="00DA5AB8" w:rsidRDefault="00A914C4" w:rsidP="00A914C4">
      <w:pPr>
        <w:autoSpaceDE w:val="0"/>
        <w:autoSpaceDN w:val="0"/>
        <w:adjustRightInd w:val="0"/>
        <w:ind w:firstLineChars="200" w:firstLine="420"/>
        <w:jc w:val="left"/>
        <w:rPr>
          <w:rFonts w:ascii="微软雅黑" w:eastAsia="微软雅黑" w:hAnsi="微软雅黑" w:cs="宋体"/>
          <w:color w:val="0000FF"/>
          <w:kern w:val="0"/>
          <w:szCs w:val="21"/>
        </w:rPr>
      </w:pPr>
      <w:r w:rsidRPr="00DA5AB8">
        <w:rPr>
          <w:rFonts w:ascii="微软雅黑" w:eastAsia="微软雅黑" w:hAnsi="微软雅黑" w:cs="宋体" w:hint="eastAsia"/>
          <w:color w:val="0000FF"/>
          <w:kern w:val="0"/>
          <w:szCs w:val="21"/>
        </w:rPr>
        <w:t>输出参数中周表天分区直接用，不要加减</w:t>
      </w:r>
    </w:p>
    <w:p w:rsidR="00A914C4" w:rsidRPr="00DA5AB8" w:rsidRDefault="00A914C4" w:rsidP="00A914C4">
      <w:pPr>
        <w:autoSpaceDE w:val="0"/>
        <w:autoSpaceDN w:val="0"/>
        <w:adjustRightInd w:val="0"/>
        <w:ind w:firstLineChars="200" w:firstLine="420"/>
        <w:jc w:val="left"/>
        <w:rPr>
          <w:rFonts w:ascii="微软雅黑" w:eastAsia="微软雅黑" w:hAnsi="微软雅黑" w:cs="宋体"/>
          <w:color w:val="0000FF"/>
          <w:kern w:val="0"/>
          <w:szCs w:val="21"/>
        </w:rPr>
      </w:pPr>
      <w:r w:rsidRPr="00DA5AB8">
        <w:rPr>
          <w:rFonts w:ascii="微软雅黑" w:eastAsia="微软雅黑" w:hAnsi="微软雅黑" w:cs="宋体"/>
          <w:color w:val="000000"/>
          <w:kern w:val="0"/>
          <w:szCs w:val="21"/>
        </w:rPr>
        <w:t xml:space="preserve">select ... from </w:t>
      </w:r>
      <w:r w:rsidRPr="00DA5AB8">
        <w:rPr>
          <w:rFonts w:ascii="微软雅黑" w:eastAsia="微软雅黑" w:hAnsi="微软雅黑" w:cs="宋体" w:hint="eastAsia"/>
          <w:color w:val="000000"/>
          <w:kern w:val="0"/>
          <w:szCs w:val="21"/>
        </w:rPr>
        <w:t>天表</w:t>
      </w:r>
      <w:r w:rsidRPr="00DA5AB8">
        <w:rPr>
          <w:rFonts w:ascii="微软雅黑" w:eastAsia="微软雅黑" w:hAnsi="微软雅黑" w:cs="宋体"/>
          <w:color w:val="000000"/>
          <w:kern w:val="0"/>
          <w:szCs w:val="21"/>
        </w:rPr>
        <w:t xml:space="preserve"> p_date=</w:t>
      </w:r>
      <w:r w:rsidRPr="00DA5AB8">
        <w:rPr>
          <w:rFonts w:ascii="微软雅黑" w:eastAsia="微软雅黑" w:hAnsi="微软雅黑" w:cs="宋体" w:hint="eastAsia"/>
          <w:color w:val="000000"/>
          <w:kern w:val="0"/>
          <w:szCs w:val="21"/>
        </w:rPr>
        <w:t>天表.天分区</w:t>
      </w:r>
    </w:p>
    <w:p w:rsidR="00A914C4" w:rsidRPr="00DA5AB8" w:rsidRDefault="00A914C4" w:rsidP="00A914C4">
      <w:pPr>
        <w:autoSpaceDE w:val="0"/>
        <w:autoSpaceDN w:val="0"/>
        <w:adjustRightInd w:val="0"/>
        <w:ind w:firstLineChars="200" w:firstLine="420"/>
        <w:jc w:val="left"/>
        <w:rPr>
          <w:rFonts w:ascii="微软雅黑" w:eastAsia="微软雅黑" w:hAnsi="微软雅黑" w:cs="宋体"/>
          <w:color w:val="0000FF"/>
          <w:kern w:val="0"/>
          <w:szCs w:val="21"/>
        </w:rPr>
      </w:pPr>
      <w:r w:rsidRPr="00DA5AB8">
        <w:rPr>
          <w:rFonts w:ascii="微软雅黑" w:eastAsia="微软雅黑" w:hAnsi="微软雅黑" w:cs="宋体" w:hint="eastAsia"/>
          <w:color w:val="0000FF"/>
          <w:kern w:val="0"/>
          <w:szCs w:val="21"/>
        </w:rPr>
        <w:t>输入参数中天表天分区直接用，不要加减</w:t>
      </w:r>
    </w:p>
    <w:p w:rsidR="00A914C4" w:rsidRPr="00DA5AB8" w:rsidRDefault="00A914C4" w:rsidP="000A1C5B">
      <w:pPr>
        <w:autoSpaceDE w:val="0"/>
        <w:autoSpaceDN w:val="0"/>
        <w:adjustRightInd w:val="0"/>
        <w:ind w:leftChars="200" w:left="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 xml:space="preserve">union all select ... from </w:t>
      </w:r>
      <w:r w:rsidRPr="00DA5AB8">
        <w:rPr>
          <w:rFonts w:ascii="微软雅黑" w:eastAsia="微软雅黑" w:hAnsi="微软雅黑" w:cs="宋体" w:hint="eastAsia"/>
          <w:color w:val="000000"/>
          <w:kern w:val="0"/>
          <w:szCs w:val="21"/>
        </w:rPr>
        <w:t>周表</w:t>
      </w:r>
      <w:r w:rsidRPr="00DA5AB8">
        <w:rPr>
          <w:rFonts w:ascii="微软雅黑" w:eastAsia="微软雅黑" w:hAnsi="微软雅黑" w:cs="宋体"/>
          <w:color w:val="000000"/>
          <w:kern w:val="0"/>
          <w:szCs w:val="21"/>
        </w:rPr>
        <w:t xml:space="preserve"> p_year =</w:t>
      </w:r>
      <w:r w:rsidRPr="00DA5AB8">
        <w:rPr>
          <w:rFonts w:ascii="微软雅黑" w:eastAsia="微软雅黑" w:hAnsi="微软雅黑" w:cs="宋体" w:hint="eastAsia"/>
          <w:color w:val="000000"/>
          <w:kern w:val="0"/>
          <w:szCs w:val="21"/>
        </w:rPr>
        <w:t>周表.年分区</w:t>
      </w:r>
      <w:r w:rsidRPr="00DA5AB8">
        <w:rPr>
          <w:rFonts w:ascii="微软雅黑" w:eastAsia="微软雅黑" w:hAnsi="微软雅黑" w:cs="宋体"/>
          <w:color w:val="000000"/>
          <w:kern w:val="0"/>
          <w:szCs w:val="21"/>
        </w:rPr>
        <w:t xml:space="preserve"> and p_week=</w:t>
      </w:r>
      <w:r w:rsidRPr="00DA5AB8">
        <w:rPr>
          <w:rFonts w:ascii="微软雅黑" w:eastAsia="微软雅黑" w:hAnsi="微软雅黑" w:cs="宋体" w:hint="eastAsia"/>
          <w:color w:val="000000"/>
          <w:kern w:val="0"/>
          <w:szCs w:val="21"/>
        </w:rPr>
        <w:t>周表.周分区</w:t>
      </w:r>
      <w:r w:rsidRPr="00DA5AB8">
        <w:rPr>
          <w:rFonts w:ascii="微软雅黑" w:eastAsia="微软雅黑" w:hAnsi="微软雅黑" w:cs="宋体"/>
          <w:color w:val="000000"/>
          <w:kern w:val="0"/>
          <w:szCs w:val="21"/>
        </w:rPr>
        <w:t xml:space="preserve"> and p_date=</w:t>
      </w:r>
      <w:r w:rsidRPr="00DA5AB8">
        <w:rPr>
          <w:rFonts w:ascii="微软雅黑" w:eastAsia="微软雅黑" w:hAnsi="微软雅黑" w:cs="宋体" w:hint="eastAsia"/>
          <w:color w:val="000000"/>
          <w:kern w:val="0"/>
          <w:szCs w:val="21"/>
        </w:rPr>
        <w:t xml:space="preserve">周表.天分区 </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 xml:space="preserve"> 1</w:t>
      </w:r>
    </w:p>
    <w:p w:rsidR="00A914C4" w:rsidRPr="00DA5AB8" w:rsidRDefault="00A914C4" w:rsidP="000A1C5B">
      <w:pPr>
        <w:autoSpaceDE w:val="0"/>
        <w:autoSpaceDN w:val="0"/>
        <w:adjustRightInd w:val="0"/>
        <w:ind w:firstLineChars="200" w:firstLine="420"/>
        <w:jc w:val="left"/>
        <w:rPr>
          <w:rFonts w:ascii="微软雅黑" w:eastAsia="微软雅黑" w:hAnsi="微软雅黑" w:cs="宋体"/>
          <w:color w:val="0000FF"/>
          <w:kern w:val="0"/>
          <w:szCs w:val="21"/>
        </w:rPr>
      </w:pPr>
      <w:r w:rsidRPr="00DA5AB8">
        <w:rPr>
          <w:rFonts w:ascii="微软雅黑" w:eastAsia="微软雅黑" w:hAnsi="微软雅黑" w:cs="宋体" w:hint="eastAsia"/>
          <w:color w:val="0000FF"/>
          <w:kern w:val="0"/>
          <w:szCs w:val="21"/>
        </w:rPr>
        <w:t>输出参数中周表天分区减</w:t>
      </w:r>
      <w:r w:rsidRPr="00DA5AB8">
        <w:rPr>
          <w:rFonts w:ascii="微软雅黑" w:eastAsia="微软雅黑" w:hAnsi="微软雅黑" w:cs="宋体"/>
          <w:color w:val="0000FF"/>
          <w:kern w:val="0"/>
          <w:szCs w:val="21"/>
        </w:rPr>
        <w:t>1</w:t>
      </w:r>
    </w:p>
    <w:p w:rsidR="00617891" w:rsidRPr="00DA5AB8" w:rsidRDefault="004D6875" w:rsidP="00742F28">
      <w:pPr>
        <w:pStyle w:val="2"/>
        <w:rPr>
          <w:rFonts w:ascii="微软雅黑" w:eastAsia="微软雅黑" w:hAnsi="微软雅黑"/>
        </w:rPr>
      </w:pPr>
      <w:bookmarkStart w:id="228" w:name="_Rdd_jar包说明"/>
      <w:bookmarkEnd w:id="228"/>
      <w:r w:rsidRPr="00DA5AB8">
        <w:rPr>
          <w:rFonts w:ascii="微软雅黑" w:eastAsia="微软雅黑" w:hAnsi="微软雅黑"/>
        </w:rPr>
        <w:t>R</w:t>
      </w:r>
      <w:r w:rsidRPr="00DA5AB8">
        <w:rPr>
          <w:rFonts w:ascii="微软雅黑" w:eastAsia="微软雅黑" w:hAnsi="微软雅黑" w:hint="eastAsia"/>
        </w:rPr>
        <w:t>dd jar包说明</w:t>
      </w:r>
    </w:p>
    <w:p w:rsidR="00437536" w:rsidRPr="00DA5AB8" w:rsidRDefault="00437536" w:rsidP="00437536">
      <w:pPr>
        <w:ind w:firstLine="420"/>
        <w:rPr>
          <w:rFonts w:ascii="微软雅黑" w:eastAsia="微软雅黑" w:hAnsi="微软雅黑"/>
        </w:rPr>
      </w:pPr>
      <w:r w:rsidRPr="00DA5AB8">
        <w:rPr>
          <w:rFonts w:ascii="微软雅黑" w:eastAsia="微软雅黑" w:hAnsi="微软雅黑" w:hint="eastAsia"/>
        </w:rPr>
        <w:t>对于使用sql文件无法完成的算法，可使用RDD形式，将算法打成jar包形式，提供相应的Action入口给元数据平台。</w:t>
      </w:r>
    </w:p>
    <w:p w:rsidR="00437536" w:rsidRPr="00DA5AB8" w:rsidRDefault="00437536" w:rsidP="00437536">
      <w:pPr>
        <w:ind w:firstLine="420"/>
        <w:rPr>
          <w:rFonts w:ascii="微软雅黑" w:eastAsia="微软雅黑" w:hAnsi="微软雅黑"/>
        </w:rPr>
      </w:pPr>
      <w:r w:rsidRPr="00DA5AB8">
        <w:rPr>
          <w:rFonts w:ascii="微软雅黑" w:eastAsia="微软雅黑" w:hAnsi="微软雅黑" w:hint="eastAsia"/>
        </w:rPr>
        <w:t>处理清洗的代码放在一个独立的Module中并添加依赖Moudel:coordinator。</w:t>
      </w:r>
      <w:r w:rsidRPr="00E905B8">
        <w:rPr>
          <w:rFonts w:ascii="微软雅黑" w:eastAsia="微软雅黑" w:hAnsi="微软雅黑" w:hint="eastAsia"/>
          <w:b/>
        </w:rPr>
        <w:t>通过继承coordinator中的ActionBase抽象类获得HiveContext、SparkContext、json入参等来完成清洗算法的RDD处理</w:t>
      </w:r>
      <w:r>
        <w:rPr>
          <w:rFonts w:ascii="微软雅黑" w:eastAsia="微软雅黑" w:hAnsi="微软雅黑" w:hint="eastAsia"/>
          <w:b/>
        </w:rPr>
        <w:t>，代码需要</w:t>
      </w:r>
      <w:r w:rsidRPr="00D4713A">
        <w:rPr>
          <w:rFonts w:ascii="微软雅黑" w:eastAsia="微软雅黑" w:hAnsi="微软雅黑"/>
          <w:b/>
        </w:rPr>
        <w:t>import com.zte.vmax.metadata.{ActionResult, ActionEnv, ActionBase}</w:t>
      </w:r>
      <w:r w:rsidRPr="00DA5AB8">
        <w:rPr>
          <w:rFonts w:ascii="微软雅黑" w:eastAsia="微软雅黑" w:hAnsi="微软雅黑" w:hint="eastAsia"/>
        </w:rPr>
        <w:t>。最后将Module生成jar包，需要将依赖的外部jar包剔除，避免jar包过大，通过jar包和相应的算法xml配置成一个清洗的任务。需要将编译出的jar包和算法xml等文件放置在同一目录下，目前是对应功能的algorithm目录下。</w:t>
      </w:r>
    </w:p>
    <w:p w:rsidR="00437536" w:rsidRDefault="00437536" w:rsidP="00437536">
      <w:pPr>
        <w:ind w:firstLine="420"/>
        <w:rPr>
          <w:rFonts w:ascii="微软雅黑" w:eastAsia="微软雅黑" w:hAnsi="微软雅黑"/>
        </w:rPr>
      </w:pPr>
      <w:r>
        <w:rPr>
          <w:rFonts w:ascii="微软雅黑" w:eastAsia="微软雅黑" w:hAnsi="微软雅黑" w:hint="eastAsia"/>
        </w:rPr>
        <w:t>元数据平台</w:t>
      </w:r>
      <w:r w:rsidRPr="003A59D6">
        <w:rPr>
          <w:rFonts w:ascii="微软雅黑" w:eastAsia="微软雅黑" w:hAnsi="微软雅黑" w:hint="eastAsia"/>
        </w:rPr>
        <w:t>提供了一</w:t>
      </w:r>
      <w:r>
        <w:rPr>
          <w:rFonts w:ascii="微软雅黑" w:eastAsia="微软雅黑" w:hAnsi="微软雅黑" w:hint="eastAsia"/>
        </w:rPr>
        <w:t>个</w:t>
      </w:r>
      <w:r w:rsidRPr="003A59D6">
        <w:rPr>
          <w:rFonts w:ascii="微软雅黑" w:eastAsia="微软雅黑" w:hAnsi="微软雅黑" w:hint="eastAsia"/>
        </w:rPr>
        <w:t>统一获取任务信息</w:t>
      </w:r>
      <w:r>
        <w:rPr>
          <w:rFonts w:ascii="微软雅黑" w:eastAsia="微软雅黑" w:hAnsi="微软雅黑" w:hint="eastAsia"/>
        </w:rPr>
        <w:t>（json文件）</w:t>
      </w:r>
      <w:r w:rsidRPr="003A59D6">
        <w:rPr>
          <w:rFonts w:ascii="微软雅黑" w:eastAsia="微软雅黑" w:hAnsi="微软雅黑" w:hint="eastAsia"/>
        </w:rPr>
        <w:t>的接口，接口存在于：</w:t>
      </w:r>
      <w:r w:rsidRPr="003A59D6">
        <w:rPr>
          <w:rFonts w:ascii="微软雅黑" w:eastAsia="微软雅黑" w:hAnsi="微软雅黑"/>
        </w:rPr>
        <w:t>metadata-coordinator_1.1.10-SNAPSHOT.jar</w:t>
      </w:r>
      <w:r w:rsidRPr="003A59D6">
        <w:rPr>
          <w:rFonts w:ascii="微软雅黑" w:eastAsia="微软雅黑" w:hAnsi="微软雅黑" w:hint="eastAsia"/>
        </w:rPr>
        <w:t>包</w:t>
      </w:r>
      <w:r>
        <w:rPr>
          <w:rFonts w:ascii="微软雅黑" w:eastAsia="微软雅黑" w:hAnsi="微软雅黑" w:hint="eastAsia"/>
        </w:rPr>
        <w:t>；</w:t>
      </w:r>
      <w:r w:rsidRPr="00DA5AB8">
        <w:rPr>
          <w:rFonts w:ascii="微软雅黑" w:eastAsia="微软雅黑" w:hAnsi="微软雅黑" w:hint="eastAsia"/>
        </w:rPr>
        <w:t>coordinator工程获取路径：</w:t>
      </w:r>
      <w:hyperlink r:id="rId21" w:history="1">
        <w:r w:rsidRPr="00DA5AB8">
          <w:rPr>
            <w:rStyle w:val="ab"/>
            <w:rFonts w:ascii="微软雅黑" w:eastAsia="微软雅黑" w:hAnsi="微软雅黑" w:hint="eastAsia"/>
          </w:rPr>
          <w:t>CODE/dev/ZXVMAX/vmax-metadata/vmax-metadata-spark-coordinator</w:t>
        </w:r>
      </w:hyperlink>
      <w:r>
        <w:rPr>
          <w:rFonts w:ascii="微软雅黑" w:eastAsia="微软雅黑" w:hAnsi="微软雅黑" w:hint="eastAsia"/>
        </w:rPr>
        <w:t>；其中提供了json中的相关信息，包括输入输出表名，配置参数、分区信息等，详细见接口说明。</w:t>
      </w:r>
    </w:p>
    <w:p w:rsidR="00437536" w:rsidRDefault="00437536" w:rsidP="00437536">
      <w:pPr>
        <w:pStyle w:val="3"/>
        <w:ind w:left="0" w:firstLine="0"/>
        <w:rPr>
          <w:rFonts w:ascii="微软雅黑" w:eastAsia="微软雅黑" w:hAnsi="微软雅黑"/>
        </w:rPr>
      </w:pPr>
      <w:r>
        <w:rPr>
          <w:rFonts w:ascii="微软雅黑" w:eastAsia="微软雅黑" w:hAnsi="微软雅黑" w:hint="eastAsia"/>
        </w:rPr>
        <w:t>接口说明</w:t>
      </w:r>
    </w:p>
    <w:p w:rsidR="00437536" w:rsidRDefault="00437536" w:rsidP="00437536">
      <w:pPr>
        <w:rPr>
          <w:b/>
        </w:rPr>
      </w:pPr>
      <w:r w:rsidRPr="00E04E17">
        <w:rPr>
          <w:rFonts w:hint="eastAsia"/>
          <w:b/>
        </w:rPr>
        <w:t>接口名：</w:t>
      </w:r>
      <w:r w:rsidRPr="00E04E17">
        <w:rPr>
          <w:b/>
        </w:rPr>
        <w:t>val param</w:t>
      </w:r>
      <w:r w:rsidRPr="00E04E17">
        <w:rPr>
          <w:rFonts w:hint="eastAsia"/>
          <w:b/>
        </w:rPr>
        <w:t>s</w:t>
      </w:r>
      <w:r w:rsidRPr="00E04E17">
        <w:rPr>
          <w:b/>
        </w:rPr>
        <w:t xml:space="preserve"> = env.getJSONParams</w:t>
      </w:r>
      <w:r w:rsidRPr="00E04E17">
        <w:rPr>
          <w:rFonts w:hint="eastAsia"/>
          <w:b/>
        </w:rPr>
        <w:t>()</w:t>
      </w:r>
    </w:p>
    <w:p w:rsidR="00437536" w:rsidRDefault="00437536" w:rsidP="00437536">
      <w:pPr>
        <w:rPr>
          <w:b/>
        </w:rPr>
      </w:pPr>
      <w:r>
        <w:rPr>
          <w:rFonts w:hint="eastAsia"/>
          <w:b/>
        </w:rPr>
        <w:t>作用：</w:t>
      </w:r>
      <w:r>
        <w:rPr>
          <w:rFonts w:hint="eastAsia"/>
        </w:rPr>
        <w:t>统一获取</w:t>
      </w:r>
      <w:r>
        <w:rPr>
          <w:rFonts w:hint="eastAsia"/>
        </w:rPr>
        <w:t>Json</w:t>
      </w:r>
      <w:r>
        <w:rPr>
          <w:rFonts w:hint="eastAsia"/>
        </w:rPr>
        <w:t>任务信息的接口</w:t>
      </w:r>
    </w:p>
    <w:p w:rsidR="00437536" w:rsidRPr="00E04E17" w:rsidRDefault="00437536" w:rsidP="00437536">
      <w:pPr>
        <w:rPr>
          <w:b/>
        </w:rPr>
      </w:pPr>
      <w:r>
        <w:rPr>
          <w:rFonts w:hint="eastAsia"/>
          <w:b/>
        </w:rPr>
        <w:t>返回值：</w:t>
      </w:r>
      <w:r w:rsidRPr="00E04E17">
        <w:rPr>
          <w:b/>
        </w:rPr>
        <w:t>param</w:t>
      </w:r>
      <w:r w:rsidRPr="00E04E17">
        <w:rPr>
          <w:rFonts w:hint="eastAsia"/>
          <w:b/>
        </w:rPr>
        <w:t>s</w:t>
      </w:r>
      <w:r>
        <w:rPr>
          <w:rFonts w:hint="eastAsia"/>
          <w:b/>
        </w:rPr>
        <w:t xml:space="preserve"> </w:t>
      </w:r>
      <w:r>
        <w:rPr>
          <w:rFonts w:hint="eastAsia"/>
          <w:b/>
        </w:rPr>
        <w:t>说明</w:t>
      </w:r>
    </w:p>
    <w:p w:rsidR="00437536" w:rsidRDefault="00437536" w:rsidP="00437536">
      <w:pPr>
        <w:ind w:leftChars="203" w:left="707" w:hangingChars="134" w:hanging="281"/>
      </w:pPr>
      <w:r>
        <w:rPr>
          <w:rFonts w:hint="eastAsia"/>
        </w:rPr>
        <w:t>params</w:t>
      </w:r>
      <w:r w:rsidRPr="00D703AF">
        <w:t>.algorithmName</w:t>
      </w:r>
      <w:r>
        <w:rPr>
          <w:rFonts w:hint="eastAsia"/>
        </w:rPr>
        <w:t>：获取算法名</w:t>
      </w:r>
    </w:p>
    <w:p w:rsidR="00437536" w:rsidRDefault="00437536" w:rsidP="00437536">
      <w:pPr>
        <w:ind w:leftChars="203" w:left="707" w:hangingChars="134" w:hanging="281"/>
      </w:pPr>
      <w:r>
        <w:rPr>
          <w:rFonts w:hint="eastAsia"/>
        </w:rPr>
        <w:t>p</w:t>
      </w:r>
      <w:r>
        <w:t>arams.configPath</w:t>
      </w:r>
      <w:r>
        <w:rPr>
          <w:rFonts w:hint="eastAsia"/>
        </w:rPr>
        <w:t>：获取算法配置文件路径</w:t>
      </w:r>
    </w:p>
    <w:p w:rsidR="00437536" w:rsidRDefault="00437536" w:rsidP="00437536">
      <w:pPr>
        <w:ind w:leftChars="203" w:left="707" w:hangingChars="134" w:hanging="281"/>
      </w:pPr>
      <w:r w:rsidRPr="0073308D">
        <w:t>param</w:t>
      </w:r>
      <w:r>
        <w:rPr>
          <w:rFonts w:hint="eastAsia"/>
        </w:rPr>
        <w:t>s</w:t>
      </w:r>
      <w:r w:rsidRPr="0073308D">
        <w:t>.date</w:t>
      </w:r>
      <w:r>
        <w:rPr>
          <w:rFonts w:hint="eastAsia"/>
        </w:rPr>
        <w:t>：获取定时任务的时间</w:t>
      </w:r>
    </w:p>
    <w:p w:rsidR="00437536" w:rsidRDefault="00437536" w:rsidP="00437536">
      <w:pPr>
        <w:ind w:leftChars="203" w:left="707" w:hangingChars="134" w:hanging="281"/>
      </w:pPr>
      <w:r w:rsidRPr="0073308D">
        <w:t>param</w:t>
      </w:r>
      <w:r>
        <w:rPr>
          <w:rFonts w:hint="eastAsia"/>
        </w:rPr>
        <w:t>s</w:t>
      </w:r>
      <w:r w:rsidRPr="0073308D">
        <w:t>.dbName</w:t>
      </w:r>
      <w:r>
        <w:rPr>
          <w:rFonts w:hint="eastAsia"/>
        </w:rPr>
        <w:t>：获取数据库名称</w:t>
      </w:r>
    </w:p>
    <w:p w:rsidR="00437536" w:rsidRDefault="00437536" w:rsidP="00437536">
      <w:pPr>
        <w:ind w:leftChars="203" w:left="707" w:hangingChars="134" w:hanging="281"/>
      </w:pPr>
      <w:r w:rsidRPr="00516D94">
        <w:t>param</w:t>
      </w:r>
      <w:r>
        <w:rPr>
          <w:rFonts w:hint="eastAsia"/>
        </w:rPr>
        <w:t>s</w:t>
      </w:r>
      <w:r w:rsidRPr="00516D94">
        <w:t>.dbType</w:t>
      </w:r>
      <w:r>
        <w:rPr>
          <w:rFonts w:hint="eastAsia"/>
        </w:rPr>
        <w:t>：获取数据库类型</w:t>
      </w:r>
    </w:p>
    <w:p w:rsidR="00437536" w:rsidRDefault="00437536" w:rsidP="00437536">
      <w:pPr>
        <w:ind w:leftChars="203" w:left="707" w:hangingChars="134" w:hanging="281"/>
      </w:pPr>
      <w:r w:rsidRPr="009F19FB">
        <w:t>param</w:t>
      </w:r>
      <w:r>
        <w:rPr>
          <w:rFonts w:hint="eastAsia"/>
        </w:rPr>
        <w:t>s</w:t>
      </w:r>
      <w:r w:rsidRPr="009F19FB">
        <w:t>.provinceCode</w:t>
      </w:r>
      <w:r>
        <w:rPr>
          <w:rFonts w:hint="eastAsia"/>
        </w:rPr>
        <w:t>：获取省分区</w:t>
      </w:r>
    </w:p>
    <w:p w:rsidR="00437536" w:rsidRDefault="00437536" w:rsidP="00437536">
      <w:pPr>
        <w:ind w:leftChars="203" w:left="707" w:hangingChars="134" w:hanging="281"/>
      </w:pPr>
      <w:r w:rsidRPr="009F19FB">
        <w:t>param</w:t>
      </w:r>
      <w:r>
        <w:rPr>
          <w:rFonts w:hint="eastAsia"/>
        </w:rPr>
        <w:t>s</w:t>
      </w:r>
      <w:r w:rsidRPr="009F19FB">
        <w:t>.sparkConfigPath</w:t>
      </w:r>
      <w:r>
        <w:rPr>
          <w:rFonts w:hint="eastAsia"/>
        </w:rPr>
        <w:t>：获取</w:t>
      </w:r>
      <w:r>
        <w:rPr>
          <w:rFonts w:hint="eastAsia"/>
        </w:rPr>
        <w:t>spark</w:t>
      </w:r>
      <w:r>
        <w:rPr>
          <w:rFonts w:hint="eastAsia"/>
        </w:rPr>
        <w:t>配置文件路径</w:t>
      </w:r>
    </w:p>
    <w:p w:rsidR="00437536" w:rsidRDefault="00437536" w:rsidP="00437536">
      <w:pPr>
        <w:ind w:leftChars="203" w:left="707" w:hangingChars="134" w:hanging="281"/>
      </w:pPr>
      <w:r w:rsidRPr="009F19FB">
        <w:t>param</w:t>
      </w:r>
      <w:r>
        <w:rPr>
          <w:rFonts w:hint="eastAsia"/>
        </w:rPr>
        <w:t>s</w:t>
      </w:r>
      <w:r w:rsidRPr="009F19FB">
        <w:t>.sqlPath</w:t>
      </w:r>
      <w:r>
        <w:rPr>
          <w:rFonts w:hint="eastAsia"/>
        </w:rPr>
        <w:t>：获取</w:t>
      </w:r>
      <w:r>
        <w:rPr>
          <w:rFonts w:hint="eastAsia"/>
        </w:rPr>
        <w:t>sql</w:t>
      </w:r>
      <w:r>
        <w:rPr>
          <w:rFonts w:hint="eastAsia"/>
        </w:rPr>
        <w:t>文件路径</w:t>
      </w:r>
    </w:p>
    <w:p w:rsidR="00437536" w:rsidRDefault="00437536" w:rsidP="00437536">
      <w:pPr>
        <w:ind w:leftChars="203" w:left="707" w:hangingChars="134" w:hanging="281"/>
      </w:pPr>
      <w:r w:rsidRPr="009F19FB">
        <w:t>param</w:t>
      </w:r>
      <w:r>
        <w:rPr>
          <w:rFonts w:hint="eastAsia"/>
        </w:rPr>
        <w:t>s</w:t>
      </w:r>
      <w:r w:rsidRPr="009F19FB">
        <w:t>.taskKey</w:t>
      </w:r>
      <w:r>
        <w:rPr>
          <w:rFonts w:hint="eastAsia"/>
        </w:rPr>
        <w:t>：获取</w:t>
      </w:r>
      <w:r>
        <w:rPr>
          <w:rFonts w:hint="eastAsia"/>
        </w:rPr>
        <w:t>taskKey</w:t>
      </w:r>
    </w:p>
    <w:p w:rsidR="00437536" w:rsidRDefault="00437536" w:rsidP="00437536">
      <w:pPr>
        <w:ind w:leftChars="203" w:left="707" w:hangingChars="134" w:hanging="281"/>
      </w:pPr>
      <w:r w:rsidRPr="009F19FB">
        <w:t>param</w:t>
      </w:r>
      <w:r>
        <w:rPr>
          <w:rFonts w:hint="eastAsia"/>
        </w:rPr>
        <w:t>s</w:t>
      </w:r>
      <w:r w:rsidRPr="009F19FB">
        <w:t>.gbaseInfo</w:t>
      </w:r>
      <w:r>
        <w:rPr>
          <w:rFonts w:hint="eastAsia"/>
        </w:rPr>
        <w:t>：获取</w:t>
      </w:r>
      <w:r>
        <w:rPr>
          <w:rFonts w:hint="eastAsia"/>
        </w:rPr>
        <w:t>gbase</w:t>
      </w:r>
      <w:r>
        <w:rPr>
          <w:rFonts w:hint="eastAsia"/>
        </w:rPr>
        <w:t>连接的相关信息</w:t>
      </w:r>
    </w:p>
    <w:p w:rsidR="00437536" w:rsidRDefault="00437536" w:rsidP="00437536">
      <w:pPr>
        <w:ind w:leftChars="203" w:left="707" w:hangingChars="134" w:hanging="281"/>
      </w:pPr>
      <w:r w:rsidRPr="009F19FB">
        <w:t>param</w:t>
      </w:r>
      <w:r>
        <w:rPr>
          <w:rFonts w:hint="eastAsia"/>
        </w:rPr>
        <w:t>s</w:t>
      </w:r>
      <w:r w:rsidRPr="009F19FB">
        <w:t>.sybaseInfo</w:t>
      </w:r>
      <w:r>
        <w:rPr>
          <w:rFonts w:hint="eastAsia"/>
        </w:rPr>
        <w:t>：获取</w:t>
      </w:r>
      <w:r>
        <w:rPr>
          <w:rFonts w:hint="eastAsia"/>
        </w:rPr>
        <w:t>gbase</w:t>
      </w:r>
      <w:r>
        <w:rPr>
          <w:rFonts w:hint="eastAsia"/>
        </w:rPr>
        <w:t>连接的相关信息</w:t>
      </w:r>
    </w:p>
    <w:p w:rsidR="00437536" w:rsidRDefault="00437536" w:rsidP="00437536">
      <w:pPr>
        <w:ind w:leftChars="203" w:left="707" w:hangingChars="134" w:hanging="281"/>
      </w:pPr>
      <w:r w:rsidRPr="009F19FB">
        <w:t>param</w:t>
      </w:r>
      <w:r>
        <w:rPr>
          <w:rFonts w:hint="eastAsia"/>
        </w:rPr>
        <w:t>s</w:t>
      </w:r>
      <w:r w:rsidRPr="009F19FB">
        <w:t>.inputTable</w:t>
      </w:r>
      <w:r>
        <w:rPr>
          <w:rFonts w:hint="eastAsia"/>
        </w:rPr>
        <w:t>：获取输入表相关信息</w:t>
      </w:r>
    </w:p>
    <w:p w:rsidR="00437536" w:rsidRDefault="00437536" w:rsidP="00437536">
      <w:pPr>
        <w:ind w:leftChars="203" w:left="707" w:hangingChars="134" w:hanging="281"/>
      </w:pPr>
      <w:r w:rsidRPr="009F19FB">
        <w:t>param</w:t>
      </w:r>
      <w:r>
        <w:rPr>
          <w:rFonts w:hint="eastAsia"/>
        </w:rPr>
        <w:t>s</w:t>
      </w:r>
      <w:r w:rsidRPr="009F19FB">
        <w:t>.outputTable</w:t>
      </w:r>
      <w:r>
        <w:rPr>
          <w:rFonts w:hint="eastAsia"/>
        </w:rPr>
        <w:t>：获取输出表相关信息</w:t>
      </w:r>
    </w:p>
    <w:p w:rsidR="00437536" w:rsidRDefault="00437536" w:rsidP="00437536"/>
    <w:p w:rsidR="00437536" w:rsidRDefault="00437536" w:rsidP="00437536">
      <w:r>
        <w:rPr>
          <w:rFonts w:hint="eastAsia"/>
        </w:rPr>
        <w:t>其中：</w:t>
      </w:r>
    </w:p>
    <w:p w:rsidR="00437536" w:rsidRDefault="00437536" w:rsidP="00437536">
      <w:r>
        <w:rPr>
          <w:rFonts w:hint="eastAsia"/>
        </w:rPr>
        <w:t>1</w:t>
      </w:r>
      <w:r>
        <w:rPr>
          <w:rFonts w:hint="eastAsia"/>
        </w:rPr>
        <w:t>）</w:t>
      </w:r>
      <w:r w:rsidRPr="009F19FB">
        <w:t>gbaseInfo</w:t>
      </w:r>
      <w:r>
        <w:rPr>
          <w:rFonts w:hint="eastAsia"/>
        </w:rPr>
        <w:t>、</w:t>
      </w:r>
      <w:r w:rsidRPr="009F19FB">
        <w:t>sybaseInfo</w:t>
      </w:r>
      <w:r>
        <w:rPr>
          <w:rFonts w:hint="eastAsia"/>
        </w:rPr>
        <w:t>为</w:t>
      </w:r>
      <w:r>
        <w:rPr>
          <w:rFonts w:hint="eastAsia"/>
        </w:rPr>
        <w:t>case</w:t>
      </w:r>
      <w:r>
        <w:rPr>
          <w:rFonts w:hint="eastAsia"/>
        </w:rPr>
        <w:t>类（</w:t>
      </w:r>
      <w:r w:rsidRPr="00EE2441">
        <w:t>DBInfo</w:t>
      </w:r>
      <w:r>
        <w:rPr>
          <w:rFonts w:hint="eastAsia"/>
        </w:rPr>
        <w:t>）类型：</w:t>
      </w:r>
    </w:p>
    <w:p w:rsidR="00437536" w:rsidRDefault="00437536" w:rsidP="00437536">
      <w:pPr>
        <w:ind w:leftChars="134" w:left="281"/>
      </w:pPr>
      <w:r w:rsidRPr="00EE2441">
        <w:t>DBInfo(url : String, user : String, password : String, driver : String, dbName : String)</w:t>
      </w:r>
    </w:p>
    <w:p w:rsidR="00437536" w:rsidRDefault="00437536" w:rsidP="00437536">
      <w:pPr>
        <w:ind w:leftChars="134" w:left="281"/>
      </w:pPr>
      <w:r>
        <w:rPr>
          <w:rFonts w:hint="eastAsia"/>
        </w:rPr>
        <w:t>url</w:t>
      </w:r>
      <w:r>
        <w:rPr>
          <w:rFonts w:hint="eastAsia"/>
        </w:rPr>
        <w:t>：数据库连接的</w:t>
      </w:r>
      <w:r>
        <w:rPr>
          <w:rFonts w:hint="eastAsia"/>
        </w:rPr>
        <w:t>url</w:t>
      </w:r>
    </w:p>
    <w:p w:rsidR="00437536" w:rsidRDefault="00437536" w:rsidP="00437536">
      <w:pPr>
        <w:ind w:leftChars="134" w:left="281"/>
      </w:pPr>
      <w:r>
        <w:rPr>
          <w:rFonts w:hint="eastAsia"/>
        </w:rPr>
        <w:t>user</w:t>
      </w:r>
      <w:r>
        <w:rPr>
          <w:rFonts w:hint="eastAsia"/>
        </w:rPr>
        <w:t>：用户名</w:t>
      </w:r>
    </w:p>
    <w:p w:rsidR="00437536" w:rsidRDefault="00437536" w:rsidP="00437536">
      <w:pPr>
        <w:ind w:leftChars="134" w:left="281"/>
      </w:pPr>
      <w:r>
        <w:rPr>
          <w:rFonts w:hint="eastAsia"/>
        </w:rPr>
        <w:t>password</w:t>
      </w:r>
      <w:r>
        <w:rPr>
          <w:rFonts w:hint="eastAsia"/>
        </w:rPr>
        <w:t>：密码</w:t>
      </w:r>
    </w:p>
    <w:p w:rsidR="00437536" w:rsidRDefault="00437536" w:rsidP="00437536">
      <w:pPr>
        <w:ind w:leftChars="134" w:left="281"/>
      </w:pPr>
      <w:r>
        <w:rPr>
          <w:rFonts w:hint="eastAsia"/>
        </w:rPr>
        <w:t>driver</w:t>
      </w:r>
      <w:r>
        <w:rPr>
          <w:rFonts w:hint="eastAsia"/>
        </w:rPr>
        <w:t>：驱动</w:t>
      </w:r>
    </w:p>
    <w:p w:rsidR="00437536" w:rsidRDefault="00437536" w:rsidP="00437536">
      <w:pPr>
        <w:ind w:leftChars="134" w:left="281"/>
      </w:pPr>
      <w:r>
        <w:rPr>
          <w:rFonts w:hint="eastAsia"/>
        </w:rPr>
        <w:t>dbName</w:t>
      </w:r>
      <w:r>
        <w:rPr>
          <w:rFonts w:hint="eastAsia"/>
        </w:rPr>
        <w:t>：</w:t>
      </w:r>
      <w:r>
        <w:rPr>
          <w:rFonts w:hint="eastAsia"/>
        </w:rPr>
        <w:t>database</w:t>
      </w:r>
      <w:r>
        <w:rPr>
          <w:rFonts w:hint="eastAsia"/>
        </w:rPr>
        <w:t>名称</w:t>
      </w:r>
    </w:p>
    <w:p w:rsidR="00437536" w:rsidRDefault="00437536" w:rsidP="00437536">
      <w:pPr>
        <w:ind w:leftChars="134" w:left="281"/>
      </w:pPr>
    </w:p>
    <w:p w:rsidR="00437536" w:rsidRDefault="00437536" w:rsidP="00437536">
      <w:pPr>
        <w:ind w:leftChars="134" w:left="281"/>
      </w:pPr>
      <w:r>
        <w:rPr>
          <w:rFonts w:hint="eastAsia"/>
        </w:rPr>
        <w:t>获取</w:t>
      </w:r>
      <w:r>
        <w:rPr>
          <w:rFonts w:hint="eastAsia"/>
        </w:rPr>
        <w:t>url</w:t>
      </w:r>
      <w:r>
        <w:rPr>
          <w:rFonts w:hint="eastAsia"/>
        </w:rPr>
        <w:t>的示例：</w:t>
      </w:r>
    </w:p>
    <w:p w:rsidR="00437536" w:rsidRPr="003D10BC" w:rsidRDefault="00437536" w:rsidP="00437536">
      <w:pPr>
        <w:ind w:leftChars="269" w:left="565"/>
        <w:rPr>
          <w:sz w:val="18"/>
          <w:szCs w:val="18"/>
        </w:rPr>
      </w:pPr>
      <w:r w:rsidRPr="003D10BC">
        <w:rPr>
          <w:rFonts w:hint="eastAsia"/>
          <w:sz w:val="18"/>
          <w:szCs w:val="18"/>
        </w:rPr>
        <w:t xml:space="preserve">val gbaseInfo = </w:t>
      </w:r>
      <w:r w:rsidRPr="003D10BC">
        <w:rPr>
          <w:sz w:val="18"/>
          <w:szCs w:val="18"/>
        </w:rPr>
        <w:t>param</w:t>
      </w:r>
      <w:r w:rsidRPr="003D10BC">
        <w:rPr>
          <w:rFonts w:hint="eastAsia"/>
          <w:sz w:val="18"/>
          <w:szCs w:val="18"/>
        </w:rPr>
        <w:t>s.</w:t>
      </w:r>
      <w:r w:rsidRPr="003D10BC">
        <w:rPr>
          <w:sz w:val="18"/>
          <w:szCs w:val="18"/>
        </w:rPr>
        <w:t xml:space="preserve"> gbaseInfo</w:t>
      </w:r>
    </w:p>
    <w:p w:rsidR="00437536" w:rsidRPr="003D10BC" w:rsidRDefault="00437536" w:rsidP="00437536">
      <w:pPr>
        <w:ind w:leftChars="269" w:left="565"/>
        <w:rPr>
          <w:sz w:val="18"/>
          <w:szCs w:val="18"/>
        </w:rPr>
      </w:pPr>
      <w:r w:rsidRPr="003D10BC">
        <w:rPr>
          <w:rFonts w:hint="eastAsia"/>
          <w:sz w:val="18"/>
          <w:szCs w:val="18"/>
        </w:rPr>
        <w:t>gbaseInfo.url</w:t>
      </w:r>
    </w:p>
    <w:p w:rsidR="00437536" w:rsidRDefault="00437536" w:rsidP="00437536">
      <w:r>
        <w:rPr>
          <w:rFonts w:hint="eastAsia"/>
        </w:rPr>
        <w:t>2</w:t>
      </w:r>
      <w:r>
        <w:rPr>
          <w:rFonts w:hint="eastAsia"/>
        </w:rPr>
        <w:t>）</w:t>
      </w:r>
      <w:r w:rsidRPr="009F19FB">
        <w:t>inputTable</w:t>
      </w:r>
      <w:r>
        <w:rPr>
          <w:rFonts w:hint="eastAsia"/>
        </w:rPr>
        <w:t>、</w:t>
      </w:r>
      <w:r w:rsidRPr="009F19FB">
        <w:t>outputTable</w:t>
      </w:r>
      <w:r>
        <w:rPr>
          <w:rFonts w:hint="eastAsia"/>
        </w:rPr>
        <w:t>为</w:t>
      </w:r>
      <w:r>
        <w:rPr>
          <w:rFonts w:hint="eastAsia"/>
        </w:rPr>
        <w:t>List[Table]</w:t>
      </w:r>
      <w:r>
        <w:rPr>
          <w:rFonts w:hint="eastAsia"/>
        </w:rPr>
        <w:t>类型，</w:t>
      </w:r>
      <w:r>
        <w:rPr>
          <w:rFonts w:hint="eastAsia"/>
        </w:rPr>
        <w:t>Table</w:t>
      </w:r>
      <w:r>
        <w:rPr>
          <w:rFonts w:hint="eastAsia"/>
        </w:rPr>
        <w:t>为</w:t>
      </w:r>
      <w:r>
        <w:rPr>
          <w:rFonts w:hint="eastAsia"/>
        </w:rPr>
        <w:t>case</w:t>
      </w:r>
      <w:r>
        <w:rPr>
          <w:rFonts w:hint="eastAsia"/>
        </w:rPr>
        <w:t>类：</w:t>
      </w:r>
    </w:p>
    <w:p w:rsidR="00437536" w:rsidRDefault="00437536" w:rsidP="00437536">
      <w:pPr>
        <w:ind w:leftChars="134" w:left="281"/>
      </w:pPr>
      <w:r>
        <w:t>Table(</w:t>
      </w:r>
      <w:r w:rsidRPr="00677E3E">
        <w:t>tableName : String, tableAlias : String, partitions : List[KeySplitResult])</w:t>
      </w:r>
    </w:p>
    <w:p w:rsidR="00437536" w:rsidRDefault="00437536" w:rsidP="00437536">
      <w:pPr>
        <w:ind w:leftChars="134" w:left="281"/>
      </w:pPr>
      <w:r>
        <w:rPr>
          <w:rFonts w:hint="eastAsia"/>
        </w:rPr>
        <w:t>tableName</w:t>
      </w:r>
      <w:r>
        <w:rPr>
          <w:rFonts w:hint="eastAsia"/>
        </w:rPr>
        <w:t>：表名称</w:t>
      </w:r>
    </w:p>
    <w:p w:rsidR="00437536" w:rsidRDefault="00437536" w:rsidP="00437536">
      <w:pPr>
        <w:ind w:leftChars="134" w:left="281"/>
      </w:pPr>
      <w:r>
        <w:rPr>
          <w:rFonts w:hint="eastAsia"/>
        </w:rPr>
        <w:t>tableAlias</w:t>
      </w:r>
      <w:r>
        <w:rPr>
          <w:rFonts w:hint="eastAsia"/>
        </w:rPr>
        <w:t>：表别名</w:t>
      </w:r>
    </w:p>
    <w:p w:rsidR="00437536" w:rsidRDefault="00437536" w:rsidP="00437536">
      <w:pPr>
        <w:ind w:leftChars="134" w:left="281"/>
      </w:pPr>
      <w:r>
        <w:rPr>
          <w:rFonts w:hint="eastAsia"/>
        </w:rPr>
        <w:t>partitions</w:t>
      </w:r>
      <w:r>
        <w:rPr>
          <w:rFonts w:hint="eastAsia"/>
        </w:rPr>
        <w:t>：分区</w:t>
      </w:r>
    </w:p>
    <w:p w:rsidR="00437536" w:rsidRDefault="00437536" w:rsidP="00437536">
      <w:pPr>
        <w:ind w:leftChars="134" w:left="281"/>
      </w:pPr>
      <w:r w:rsidRPr="00677E3E">
        <w:t>KeySplitResult (day : String, tblName : String, partitions : List[String], tblType : String =</w:t>
      </w:r>
      <w:r>
        <w:rPr>
          <w:rFonts w:hint="eastAsia"/>
        </w:rPr>
        <w:t>""</w:t>
      </w:r>
      <w:r w:rsidRPr="00677E3E">
        <w:t>)</w:t>
      </w:r>
    </w:p>
    <w:p w:rsidR="00437536" w:rsidRDefault="00437536" w:rsidP="00437536">
      <w:pPr>
        <w:ind w:leftChars="134" w:left="281"/>
      </w:pPr>
      <w:r>
        <w:rPr>
          <w:rFonts w:hint="eastAsia"/>
        </w:rPr>
        <w:t>day</w:t>
      </w:r>
      <w:r>
        <w:rPr>
          <w:rFonts w:hint="eastAsia"/>
        </w:rPr>
        <w:t>：公告牌时间</w:t>
      </w:r>
    </w:p>
    <w:p w:rsidR="00437536" w:rsidRDefault="00437536" w:rsidP="00437536">
      <w:pPr>
        <w:ind w:leftChars="134" w:left="281"/>
      </w:pPr>
      <w:r>
        <w:rPr>
          <w:rFonts w:hint="eastAsia"/>
        </w:rPr>
        <w:t>tblName</w:t>
      </w:r>
      <w:r>
        <w:rPr>
          <w:rFonts w:hint="eastAsia"/>
        </w:rPr>
        <w:t>：表名称</w:t>
      </w:r>
    </w:p>
    <w:p w:rsidR="00437536" w:rsidRDefault="00437536" w:rsidP="00437536">
      <w:pPr>
        <w:ind w:leftChars="134" w:left="281"/>
      </w:pPr>
      <w:r>
        <w:rPr>
          <w:rFonts w:hint="eastAsia"/>
        </w:rPr>
        <w:t>partitions</w:t>
      </w:r>
      <w:r>
        <w:rPr>
          <w:rFonts w:hint="eastAsia"/>
        </w:rPr>
        <w:t>：详细分区</w:t>
      </w:r>
    </w:p>
    <w:p w:rsidR="00437536" w:rsidRDefault="00437536" w:rsidP="00437536">
      <w:pPr>
        <w:ind w:leftChars="134" w:left="281"/>
      </w:pPr>
      <w:r>
        <w:rPr>
          <w:rFonts w:hint="eastAsia"/>
        </w:rPr>
        <w:t>tblType</w:t>
      </w:r>
      <w:r>
        <w:rPr>
          <w:rFonts w:hint="eastAsia"/>
        </w:rPr>
        <w:t>：数据库类型</w:t>
      </w:r>
    </w:p>
    <w:p w:rsidR="00437536" w:rsidRDefault="00437536" w:rsidP="00437536">
      <w:pPr>
        <w:ind w:leftChars="134" w:left="281"/>
      </w:pPr>
    </w:p>
    <w:p w:rsidR="00437536" w:rsidRDefault="00437536" w:rsidP="00437536">
      <w:pPr>
        <w:ind w:leftChars="134" w:left="281"/>
      </w:pPr>
      <w:r w:rsidRPr="005678E9">
        <w:rPr>
          <w:rFonts w:hint="eastAsia"/>
          <w:b/>
        </w:rPr>
        <w:t>json</w:t>
      </w:r>
      <w:r w:rsidRPr="005678E9">
        <w:rPr>
          <w:rFonts w:hint="eastAsia"/>
          <w:b/>
        </w:rPr>
        <w:t>内容示例</w:t>
      </w:r>
      <w:r>
        <w:rPr>
          <w:rFonts w:hint="eastAsia"/>
        </w:rPr>
        <w:t>：</w:t>
      </w:r>
    </w:p>
    <w:p w:rsidR="00437536" w:rsidRPr="003D10BC" w:rsidRDefault="00437536" w:rsidP="00437536">
      <w:pPr>
        <w:ind w:leftChars="269" w:left="565"/>
        <w:rPr>
          <w:sz w:val="18"/>
          <w:szCs w:val="18"/>
        </w:rPr>
      </w:pPr>
      <w:r w:rsidRPr="003D10BC">
        <w:rPr>
          <w:sz w:val="18"/>
          <w:szCs w:val="18"/>
        </w:rPr>
        <w:t>"</w:t>
      </w:r>
      <w:r w:rsidRPr="00E16A89">
        <w:rPr>
          <w:sz w:val="18"/>
          <w:szCs w:val="18"/>
        </w:rPr>
        <w:t>inputTables</w:t>
      </w:r>
      <w:r w:rsidRPr="003D10BC">
        <w:rPr>
          <w:sz w:val="18"/>
          <w:szCs w:val="18"/>
        </w:rPr>
        <w:t>": "gb1=test_gbase1,gb2=test_gbase2",</w:t>
      </w:r>
    </w:p>
    <w:p w:rsidR="00437536" w:rsidRDefault="00437536" w:rsidP="00437536">
      <w:pPr>
        <w:ind w:leftChars="269" w:left="565"/>
        <w:rPr>
          <w:sz w:val="18"/>
          <w:szCs w:val="18"/>
        </w:rPr>
      </w:pPr>
      <w:r w:rsidRPr="003D10BC">
        <w:rPr>
          <w:sz w:val="18"/>
          <w:szCs w:val="18"/>
        </w:rPr>
        <w:t>"</w:t>
      </w:r>
      <w:r w:rsidRPr="00E16A89">
        <w:rPr>
          <w:sz w:val="18"/>
          <w:szCs w:val="18"/>
        </w:rPr>
        <w:t>inputPartitions</w:t>
      </w:r>
      <w:r w:rsidRPr="003D10BC">
        <w:rPr>
          <w:sz w:val="18"/>
          <w:szCs w:val="18"/>
        </w:rPr>
        <w:t>":</w:t>
      </w:r>
      <w:r w:rsidRPr="003D10BC">
        <w:rPr>
          <w:sz w:val="18"/>
          <w:szCs w:val="18"/>
        </w:rPr>
        <w:tab/>
      </w:r>
    </w:p>
    <w:p w:rsidR="00437536" w:rsidRPr="003D10BC" w:rsidRDefault="00437536" w:rsidP="00437536">
      <w:pPr>
        <w:ind w:leftChars="404" w:left="848"/>
        <w:rPr>
          <w:sz w:val="18"/>
          <w:szCs w:val="18"/>
        </w:rPr>
      </w:pPr>
      <w:r w:rsidRPr="003D10BC">
        <w:rPr>
          <w:sz w:val="18"/>
          <w:szCs w:val="18"/>
        </w:rPr>
        <w:t>["2016-04-18#test_gbase1#provincecode=510000,startTime=2016-04-18 00:00:00,endTime=2016-04-18 23:59:59#gbase",</w:t>
      </w:r>
    </w:p>
    <w:p w:rsidR="00437536" w:rsidRPr="003D10BC" w:rsidRDefault="00437536" w:rsidP="00437536">
      <w:pPr>
        <w:ind w:leftChars="404" w:left="848"/>
        <w:rPr>
          <w:sz w:val="18"/>
          <w:szCs w:val="18"/>
        </w:rPr>
      </w:pPr>
      <w:r w:rsidRPr="003D10BC">
        <w:rPr>
          <w:sz w:val="18"/>
          <w:szCs w:val="18"/>
        </w:rPr>
        <w:t>"2016-04-18#test_gbase1#provincecode=510000,startTime=2016-04-19 00:00:00,endTime=2016-04-</w:t>
      </w:r>
      <w:r w:rsidRPr="003D10BC">
        <w:rPr>
          <w:rFonts w:hint="eastAsia"/>
          <w:sz w:val="18"/>
          <w:szCs w:val="18"/>
        </w:rPr>
        <w:t>19</w:t>
      </w:r>
      <w:r w:rsidRPr="003D10BC">
        <w:rPr>
          <w:sz w:val="18"/>
          <w:szCs w:val="18"/>
        </w:rPr>
        <w:t xml:space="preserve"> 23:59:59#gbase",</w:t>
      </w:r>
    </w:p>
    <w:p w:rsidR="00437536" w:rsidRDefault="00437536" w:rsidP="00437536">
      <w:pPr>
        <w:ind w:leftChars="404" w:left="848"/>
        <w:rPr>
          <w:sz w:val="18"/>
          <w:szCs w:val="18"/>
        </w:rPr>
      </w:pPr>
      <w:r w:rsidRPr="003D10BC">
        <w:rPr>
          <w:sz w:val="18"/>
          <w:szCs w:val="18"/>
        </w:rPr>
        <w:t>"2016-04-18#test_gbase2#provincecode=510000,startTime=2016-04-18 00:00:00,endTime=2016-04-1</w:t>
      </w:r>
      <w:r w:rsidRPr="003D10BC">
        <w:rPr>
          <w:rFonts w:hint="eastAsia"/>
          <w:sz w:val="18"/>
          <w:szCs w:val="18"/>
        </w:rPr>
        <w:t>8</w:t>
      </w:r>
      <w:r w:rsidRPr="003D10BC">
        <w:rPr>
          <w:sz w:val="18"/>
          <w:szCs w:val="18"/>
        </w:rPr>
        <w:t xml:space="preserve"> 23:59:59#gbase"],</w:t>
      </w:r>
    </w:p>
    <w:p w:rsidR="00437536" w:rsidRDefault="00437536" w:rsidP="00437536">
      <w:pPr>
        <w:ind w:leftChars="404" w:left="848"/>
        <w:rPr>
          <w:sz w:val="18"/>
          <w:szCs w:val="18"/>
        </w:rPr>
      </w:pPr>
    </w:p>
    <w:p w:rsidR="00437536" w:rsidRPr="003D10BC" w:rsidRDefault="00437536" w:rsidP="00437536">
      <w:pPr>
        <w:ind w:leftChars="134" w:left="281"/>
        <w:rPr>
          <w:sz w:val="18"/>
          <w:szCs w:val="18"/>
        </w:rPr>
      </w:pPr>
      <w:r>
        <w:rPr>
          <w:b/>
        </w:rPr>
        <w:t>json</w:t>
      </w:r>
      <w:r w:rsidRPr="005678E9">
        <w:rPr>
          <w:rFonts w:hint="eastAsia"/>
          <w:b/>
        </w:rPr>
        <w:t>内容</w:t>
      </w:r>
      <w:r>
        <w:rPr>
          <w:rFonts w:hint="eastAsia"/>
          <w:b/>
        </w:rPr>
        <w:t>中表信息</w:t>
      </w:r>
      <w:r w:rsidRPr="005678E9">
        <w:rPr>
          <w:rFonts w:hint="eastAsia"/>
          <w:b/>
        </w:rPr>
        <w:t>解析结果说明</w:t>
      </w:r>
      <w:r>
        <w:rPr>
          <w:rFonts w:hint="eastAsia"/>
          <w:sz w:val="18"/>
          <w:szCs w:val="18"/>
        </w:rPr>
        <w:t>：</w:t>
      </w:r>
    </w:p>
    <w:p w:rsidR="00437536" w:rsidRPr="003D10BC" w:rsidRDefault="00437536" w:rsidP="00437536">
      <w:pPr>
        <w:ind w:leftChars="270" w:left="567"/>
        <w:rPr>
          <w:sz w:val="18"/>
          <w:szCs w:val="18"/>
        </w:rPr>
      </w:pPr>
      <w:r w:rsidRPr="003D10BC">
        <w:rPr>
          <w:rFonts w:hint="eastAsia"/>
          <w:sz w:val="18"/>
          <w:szCs w:val="18"/>
        </w:rPr>
        <w:t xml:space="preserve">val </w:t>
      </w:r>
      <w:r w:rsidRPr="00C77451">
        <w:rPr>
          <w:rFonts w:hint="eastAsia"/>
          <w:sz w:val="18"/>
          <w:szCs w:val="18"/>
        </w:rPr>
        <w:t>inputInfo</w:t>
      </w:r>
      <w:r w:rsidRPr="003D10BC">
        <w:rPr>
          <w:rFonts w:hint="eastAsia"/>
          <w:sz w:val="18"/>
          <w:szCs w:val="18"/>
        </w:rPr>
        <w:t xml:space="preserve"> =</w:t>
      </w:r>
      <w:r w:rsidRPr="00C77451">
        <w:rPr>
          <w:rFonts w:hint="eastAsia"/>
          <w:b/>
          <w:sz w:val="18"/>
          <w:szCs w:val="18"/>
        </w:rPr>
        <w:t xml:space="preserve"> </w:t>
      </w:r>
      <w:r w:rsidRPr="00C77451">
        <w:rPr>
          <w:b/>
          <w:sz w:val="18"/>
          <w:szCs w:val="18"/>
        </w:rPr>
        <w:t>param</w:t>
      </w:r>
      <w:r w:rsidRPr="00C77451">
        <w:rPr>
          <w:rFonts w:hint="eastAsia"/>
          <w:b/>
          <w:sz w:val="18"/>
          <w:szCs w:val="18"/>
        </w:rPr>
        <w:t>s</w:t>
      </w:r>
      <w:r w:rsidRPr="00C77451">
        <w:rPr>
          <w:b/>
          <w:sz w:val="18"/>
          <w:szCs w:val="18"/>
        </w:rPr>
        <w:t>.inputTable</w:t>
      </w:r>
    </w:p>
    <w:p w:rsidR="00437536" w:rsidRPr="003D10BC" w:rsidRDefault="00437536" w:rsidP="00437536">
      <w:pPr>
        <w:ind w:leftChars="270" w:left="567"/>
        <w:rPr>
          <w:sz w:val="18"/>
          <w:szCs w:val="18"/>
        </w:rPr>
      </w:pPr>
      <w:r w:rsidRPr="003D10BC">
        <w:rPr>
          <w:rFonts w:hint="eastAsia"/>
          <w:sz w:val="18"/>
          <w:szCs w:val="18"/>
        </w:rPr>
        <w:t>inputInfo.map(_.</w:t>
      </w:r>
      <w:r w:rsidRPr="00C77451">
        <w:rPr>
          <w:rFonts w:hint="eastAsia"/>
          <w:b/>
          <w:sz w:val="18"/>
          <w:szCs w:val="18"/>
        </w:rPr>
        <w:t>tableName</w:t>
      </w:r>
      <w:r w:rsidRPr="003D10BC">
        <w:rPr>
          <w:rFonts w:hint="eastAsia"/>
          <w:sz w:val="18"/>
          <w:szCs w:val="18"/>
        </w:rPr>
        <w:t>)</w:t>
      </w:r>
      <w:r w:rsidRPr="003D10BC">
        <w:rPr>
          <w:rFonts w:hint="eastAsia"/>
          <w:sz w:val="18"/>
          <w:szCs w:val="18"/>
        </w:rPr>
        <w:tab/>
        <w:t>/</w:t>
      </w:r>
      <w:r w:rsidRPr="0066212F">
        <w:rPr>
          <w:rFonts w:hint="eastAsia"/>
          <w:i/>
          <w:sz w:val="18"/>
          <w:szCs w:val="18"/>
        </w:rPr>
        <w:t>/List(</w:t>
      </w:r>
      <w:r w:rsidRPr="0066212F">
        <w:rPr>
          <w:i/>
          <w:sz w:val="18"/>
          <w:szCs w:val="18"/>
        </w:rPr>
        <w:t>test_gbase1, test_gbase2</w:t>
      </w:r>
      <w:r w:rsidRPr="0066212F">
        <w:rPr>
          <w:rFonts w:hint="eastAsia"/>
          <w:i/>
          <w:sz w:val="18"/>
          <w:szCs w:val="18"/>
        </w:rPr>
        <w:t>)</w:t>
      </w:r>
    </w:p>
    <w:p w:rsidR="00437536" w:rsidRPr="003D10BC" w:rsidRDefault="00437536" w:rsidP="00437536">
      <w:pPr>
        <w:ind w:leftChars="270" w:left="567"/>
        <w:rPr>
          <w:sz w:val="18"/>
          <w:szCs w:val="18"/>
        </w:rPr>
      </w:pPr>
      <w:r w:rsidRPr="003D10BC">
        <w:rPr>
          <w:rFonts w:hint="eastAsia"/>
          <w:sz w:val="18"/>
          <w:szCs w:val="18"/>
        </w:rPr>
        <w:t>inputInfo.map(_.</w:t>
      </w:r>
      <w:r w:rsidRPr="00C77451">
        <w:rPr>
          <w:rFonts w:hint="eastAsia"/>
          <w:b/>
          <w:sz w:val="18"/>
          <w:szCs w:val="18"/>
        </w:rPr>
        <w:t>tableAlias</w:t>
      </w:r>
      <w:r w:rsidRPr="003D10BC">
        <w:rPr>
          <w:rFonts w:hint="eastAsia"/>
          <w:sz w:val="18"/>
          <w:szCs w:val="18"/>
        </w:rPr>
        <w:t>)</w:t>
      </w:r>
      <w:r w:rsidRPr="003D10BC">
        <w:rPr>
          <w:rFonts w:hint="eastAsia"/>
          <w:sz w:val="18"/>
          <w:szCs w:val="18"/>
        </w:rPr>
        <w:tab/>
        <w:t>//</w:t>
      </w:r>
      <w:r w:rsidRPr="0066212F">
        <w:rPr>
          <w:rFonts w:hint="eastAsia"/>
          <w:i/>
          <w:sz w:val="18"/>
          <w:szCs w:val="18"/>
        </w:rPr>
        <w:t xml:space="preserve"> List(gb1,gb2)</w:t>
      </w:r>
    </w:p>
    <w:p w:rsidR="00437536" w:rsidRPr="0066212F" w:rsidRDefault="00437536" w:rsidP="00437536">
      <w:pPr>
        <w:ind w:leftChars="270" w:left="567"/>
        <w:rPr>
          <w:i/>
          <w:sz w:val="18"/>
          <w:szCs w:val="18"/>
        </w:rPr>
      </w:pPr>
      <w:r w:rsidRPr="003D10BC">
        <w:rPr>
          <w:rFonts w:hint="eastAsia"/>
          <w:sz w:val="18"/>
          <w:szCs w:val="18"/>
        </w:rPr>
        <w:t>inputInfo.map(_.</w:t>
      </w:r>
      <w:r w:rsidRPr="00C77451">
        <w:rPr>
          <w:rFonts w:hint="eastAsia"/>
          <w:b/>
          <w:sz w:val="18"/>
          <w:szCs w:val="18"/>
        </w:rPr>
        <w:t>partitions</w:t>
      </w:r>
      <w:r w:rsidRPr="003D10BC">
        <w:rPr>
          <w:rFonts w:hint="eastAsia"/>
          <w:sz w:val="18"/>
          <w:szCs w:val="18"/>
        </w:rPr>
        <w:t>)</w:t>
      </w:r>
      <w:r w:rsidRPr="003D10BC">
        <w:rPr>
          <w:rFonts w:hint="eastAsia"/>
          <w:sz w:val="18"/>
          <w:szCs w:val="18"/>
        </w:rPr>
        <w:tab/>
        <w:t>//</w:t>
      </w:r>
      <w:r w:rsidRPr="008B7B27">
        <w:rPr>
          <w:rFonts w:hint="eastAsia"/>
          <w:b/>
          <w:i/>
          <w:sz w:val="18"/>
          <w:szCs w:val="18"/>
        </w:rPr>
        <w:t>Lis</w:t>
      </w:r>
      <w:r w:rsidRPr="0066212F">
        <w:rPr>
          <w:rFonts w:hint="eastAsia"/>
          <w:i/>
          <w:sz w:val="18"/>
          <w:szCs w:val="18"/>
        </w:rPr>
        <w:t>t(</w:t>
      </w:r>
      <w:r w:rsidRPr="0066212F">
        <w:rPr>
          <w:i/>
          <w:sz w:val="18"/>
          <w:szCs w:val="18"/>
        </w:rPr>
        <w:t xml:space="preserve">KeySplitResult </w:t>
      </w:r>
      <w:r w:rsidRPr="0066212F">
        <w:rPr>
          <w:rFonts w:hint="eastAsia"/>
          <w:i/>
          <w:sz w:val="18"/>
          <w:szCs w:val="18"/>
        </w:rPr>
        <w:t>(</w:t>
      </w:r>
      <w:r w:rsidRPr="0066212F">
        <w:rPr>
          <w:i/>
          <w:sz w:val="18"/>
          <w:szCs w:val="18"/>
        </w:rPr>
        <w:t>2016-04-18</w:t>
      </w:r>
      <w:r w:rsidRPr="0066212F">
        <w:rPr>
          <w:rFonts w:hint="eastAsia"/>
          <w:i/>
          <w:sz w:val="18"/>
          <w:szCs w:val="18"/>
        </w:rPr>
        <w:t>,</w:t>
      </w:r>
      <w:r w:rsidRPr="0066212F">
        <w:rPr>
          <w:i/>
          <w:sz w:val="18"/>
          <w:szCs w:val="18"/>
        </w:rPr>
        <w:t xml:space="preserve"> test_gbase1</w:t>
      </w:r>
      <w:r w:rsidRPr="0066212F">
        <w:rPr>
          <w:rFonts w:hint="eastAsia"/>
          <w:i/>
          <w:sz w:val="18"/>
          <w:szCs w:val="18"/>
        </w:rPr>
        <w:t>，</w:t>
      </w:r>
      <w:r w:rsidRPr="0066212F">
        <w:rPr>
          <w:i/>
          <w:sz w:val="18"/>
          <w:szCs w:val="18"/>
        </w:rPr>
        <w:t>provincecode=510000</w:t>
      </w:r>
      <w:r w:rsidRPr="0066212F">
        <w:rPr>
          <w:rFonts w:hint="eastAsia"/>
          <w:i/>
          <w:sz w:val="18"/>
          <w:szCs w:val="18"/>
        </w:rPr>
        <w:t>,List(</w:t>
      </w:r>
      <w:r w:rsidRPr="0066212F">
        <w:rPr>
          <w:i/>
          <w:sz w:val="18"/>
          <w:szCs w:val="18"/>
        </w:rPr>
        <w:t>startTime=2016-04-18 00:00:00,endTime=2016-04-18 23:59:59</w:t>
      </w:r>
      <w:r w:rsidRPr="0066212F">
        <w:rPr>
          <w:rFonts w:hint="eastAsia"/>
          <w:i/>
          <w:sz w:val="18"/>
          <w:szCs w:val="18"/>
        </w:rPr>
        <w:t>),gbase),</w:t>
      </w:r>
      <w:r w:rsidRPr="0066212F">
        <w:rPr>
          <w:i/>
          <w:sz w:val="18"/>
          <w:szCs w:val="18"/>
        </w:rPr>
        <w:t xml:space="preserve"> KeySplitResult </w:t>
      </w:r>
      <w:r w:rsidRPr="0066212F">
        <w:rPr>
          <w:rFonts w:hint="eastAsia"/>
          <w:i/>
          <w:sz w:val="18"/>
          <w:szCs w:val="18"/>
        </w:rPr>
        <w:t>(</w:t>
      </w:r>
      <w:r w:rsidRPr="0066212F">
        <w:rPr>
          <w:i/>
          <w:sz w:val="18"/>
          <w:szCs w:val="18"/>
        </w:rPr>
        <w:t>2016-04-1</w:t>
      </w:r>
      <w:r w:rsidRPr="0066212F">
        <w:rPr>
          <w:rFonts w:hint="eastAsia"/>
          <w:i/>
          <w:sz w:val="18"/>
          <w:szCs w:val="18"/>
        </w:rPr>
        <w:t>9,</w:t>
      </w:r>
      <w:r w:rsidRPr="0066212F">
        <w:rPr>
          <w:i/>
          <w:sz w:val="18"/>
          <w:szCs w:val="18"/>
        </w:rPr>
        <w:t xml:space="preserve"> test_gbase1</w:t>
      </w:r>
      <w:r w:rsidRPr="0066212F">
        <w:rPr>
          <w:rFonts w:hint="eastAsia"/>
          <w:i/>
          <w:sz w:val="18"/>
          <w:szCs w:val="18"/>
        </w:rPr>
        <w:t>，</w:t>
      </w:r>
      <w:r w:rsidRPr="0066212F">
        <w:rPr>
          <w:i/>
          <w:sz w:val="18"/>
          <w:szCs w:val="18"/>
        </w:rPr>
        <w:t>provincecode=510000</w:t>
      </w:r>
      <w:r w:rsidRPr="0066212F">
        <w:rPr>
          <w:rFonts w:hint="eastAsia"/>
          <w:i/>
          <w:sz w:val="18"/>
          <w:szCs w:val="18"/>
        </w:rPr>
        <w:t>,List(</w:t>
      </w:r>
      <w:r w:rsidRPr="0066212F">
        <w:rPr>
          <w:i/>
          <w:sz w:val="18"/>
          <w:szCs w:val="18"/>
        </w:rPr>
        <w:t>startTime=2016-04-1</w:t>
      </w:r>
      <w:r w:rsidRPr="0066212F">
        <w:rPr>
          <w:rFonts w:hint="eastAsia"/>
          <w:i/>
          <w:sz w:val="18"/>
          <w:szCs w:val="18"/>
        </w:rPr>
        <w:t>9</w:t>
      </w:r>
      <w:r w:rsidRPr="0066212F">
        <w:rPr>
          <w:i/>
          <w:sz w:val="18"/>
          <w:szCs w:val="18"/>
        </w:rPr>
        <w:t xml:space="preserve"> 00:00:00,endTime=2016-04-18 23:59:59</w:t>
      </w:r>
      <w:r w:rsidRPr="0066212F">
        <w:rPr>
          <w:rFonts w:hint="eastAsia"/>
          <w:i/>
          <w:sz w:val="18"/>
          <w:szCs w:val="18"/>
        </w:rPr>
        <w:t>),gbase))</w:t>
      </w:r>
      <w:r w:rsidRPr="0066212F">
        <w:rPr>
          <w:rFonts w:hint="eastAsia"/>
          <w:i/>
        </w:rPr>
        <w:t xml:space="preserve"> </w:t>
      </w:r>
      <w:r w:rsidRPr="0066212F">
        <w:rPr>
          <w:rFonts w:hint="eastAsia"/>
          <w:i/>
          <w:sz w:val="18"/>
          <w:szCs w:val="18"/>
        </w:rPr>
        <w:t>，</w:t>
      </w:r>
    </w:p>
    <w:p w:rsidR="00437536" w:rsidRDefault="00437536" w:rsidP="00437536">
      <w:pPr>
        <w:ind w:leftChars="270" w:left="567"/>
      </w:pPr>
      <w:r w:rsidRPr="008B7B27">
        <w:rPr>
          <w:rFonts w:hint="eastAsia"/>
          <w:b/>
          <w:i/>
          <w:sz w:val="18"/>
          <w:szCs w:val="18"/>
        </w:rPr>
        <w:t>List</w:t>
      </w:r>
      <w:r w:rsidRPr="0066212F">
        <w:rPr>
          <w:rFonts w:hint="eastAsia"/>
          <w:i/>
          <w:sz w:val="18"/>
          <w:szCs w:val="18"/>
        </w:rPr>
        <w:t>(</w:t>
      </w:r>
      <w:r w:rsidRPr="0066212F">
        <w:rPr>
          <w:i/>
          <w:sz w:val="18"/>
          <w:szCs w:val="18"/>
        </w:rPr>
        <w:t xml:space="preserve">KeySplitResult </w:t>
      </w:r>
      <w:r w:rsidRPr="0066212F">
        <w:rPr>
          <w:rFonts w:hint="eastAsia"/>
          <w:i/>
          <w:sz w:val="18"/>
          <w:szCs w:val="18"/>
        </w:rPr>
        <w:t>(</w:t>
      </w:r>
      <w:r w:rsidRPr="0066212F">
        <w:rPr>
          <w:i/>
          <w:sz w:val="18"/>
          <w:szCs w:val="18"/>
        </w:rPr>
        <w:t>2016-04-18</w:t>
      </w:r>
      <w:r w:rsidRPr="0066212F">
        <w:rPr>
          <w:rFonts w:hint="eastAsia"/>
          <w:i/>
          <w:sz w:val="18"/>
          <w:szCs w:val="18"/>
        </w:rPr>
        <w:t>,</w:t>
      </w:r>
      <w:r w:rsidRPr="0066212F">
        <w:rPr>
          <w:i/>
          <w:sz w:val="18"/>
          <w:szCs w:val="18"/>
        </w:rPr>
        <w:t xml:space="preserve"> test_gbase</w:t>
      </w:r>
      <w:r w:rsidRPr="0066212F">
        <w:rPr>
          <w:rFonts w:hint="eastAsia"/>
          <w:i/>
          <w:sz w:val="18"/>
          <w:szCs w:val="18"/>
        </w:rPr>
        <w:t>2</w:t>
      </w:r>
      <w:r w:rsidRPr="0066212F">
        <w:rPr>
          <w:rFonts w:hint="eastAsia"/>
          <w:i/>
          <w:sz w:val="18"/>
          <w:szCs w:val="18"/>
        </w:rPr>
        <w:t>，</w:t>
      </w:r>
      <w:r w:rsidRPr="0066212F">
        <w:rPr>
          <w:i/>
          <w:sz w:val="18"/>
          <w:szCs w:val="18"/>
        </w:rPr>
        <w:t>provincecode=510000</w:t>
      </w:r>
      <w:r w:rsidRPr="0066212F">
        <w:rPr>
          <w:rFonts w:hint="eastAsia"/>
          <w:i/>
          <w:sz w:val="18"/>
          <w:szCs w:val="18"/>
        </w:rPr>
        <w:t>,List(</w:t>
      </w:r>
      <w:r w:rsidRPr="0066212F">
        <w:rPr>
          <w:i/>
          <w:sz w:val="18"/>
          <w:szCs w:val="18"/>
        </w:rPr>
        <w:t>startTime=2016-04-18 00:00:00,endTime=2016-04-18 23:59:59</w:t>
      </w:r>
      <w:r w:rsidRPr="0066212F">
        <w:rPr>
          <w:rFonts w:hint="eastAsia"/>
          <w:i/>
          <w:sz w:val="18"/>
          <w:szCs w:val="18"/>
        </w:rPr>
        <w:t>),gbase))</w:t>
      </w:r>
    </w:p>
    <w:p w:rsidR="00437536" w:rsidRPr="003A59D6" w:rsidRDefault="00437536" w:rsidP="00437536">
      <w:pPr>
        <w:pStyle w:val="3"/>
        <w:ind w:left="0" w:firstLine="0"/>
        <w:rPr>
          <w:rFonts w:ascii="微软雅黑" w:eastAsia="微软雅黑" w:hAnsi="微软雅黑"/>
        </w:rPr>
      </w:pPr>
      <w:r>
        <w:rPr>
          <w:rFonts w:ascii="微软雅黑" w:eastAsia="微软雅黑" w:hAnsi="微软雅黑" w:hint="eastAsia"/>
        </w:rPr>
        <w:t>注意事项</w:t>
      </w:r>
    </w:p>
    <w:p w:rsidR="00437536" w:rsidRPr="00DA5AB8" w:rsidRDefault="00437536" w:rsidP="00437536">
      <w:pPr>
        <w:autoSpaceDE w:val="0"/>
        <w:autoSpaceDN w:val="0"/>
        <w:adjustRightInd w:val="0"/>
        <w:jc w:val="left"/>
        <w:rPr>
          <w:rFonts w:ascii="微软雅黑" w:eastAsia="微软雅黑" w:hAnsi="微软雅黑" w:cs="宋体"/>
          <w:b/>
          <w:color w:val="000000"/>
          <w:kern w:val="0"/>
          <w:szCs w:val="21"/>
        </w:rPr>
      </w:pPr>
      <w:r w:rsidRPr="00DA5AB8">
        <w:rPr>
          <w:rFonts w:ascii="微软雅黑" w:eastAsia="微软雅黑" w:hAnsi="微软雅黑" w:hint="eastAsia"/>
          <w:kern w:val="0"/>
          <w:sz w:val="24"/>
        </w:rPr>
        <w:t>1）rdd中的返回值不要加反斜杠</w:t>
      </w:r>
      <w:r w:rsidRPr="00DA5AB8">
        <w:rPr>
          <w:rFonts w:ascii="微软雅黑" w:eastAsia="微软雅黑" w:hAnsi="微软雅黑"/>
          <w:kern w:val="0"/>
          <w:sz w:val="24"/>
        </w:rPr>
        <w:t>”</w:t>
      </w:r>
      <w:r w:rsidRPr="00DA5AB8">
        <w:rPr>
          <w:rFonts w:ascii="微软雅黑" w:eastAsia="微软雅黑" w:hAnsi="微软雅黑" w:hint="eastAsia"/>
          <w:kern w:val="0"/>
          <w:sz w:val="24"/>
        </w:rPr>
        <w:t xml:space="preserve"> \ </w:t>
      </w:r>
      <w:r w:rsidRPr="00DA5AB8">
        <w:rPr>
          <w:rFonts w:ascii="微软雅黑" w:eastAsia="微软雅黑" w:hAnsi="微软雅黑"/>
          <w:kern w:val="0"/>
          <w:sz w:val="24"/>
        </w:rPr>
        <w:t>“</w:t>
      </w:r>
      <w:r w:rsidRPr="00DA5AB8">
        <w:rPr>
          <w:rFonts w:ascii="微软雅黑" w:eastAsia="微软雅黑" w:hAnsi="微软雅黑" w:hint="eastAsia"/>
          <w:kern w:val="0"/>
          <w:sz w:val="24"/>
        </w:rPr>
        <w:t>等特殊字符</w:t>
      </w:r>
    </w:p>
    <w:p w:rsidR="00437536" w:rsidRPr="008E4615" w:rsidRDefault="00437536" w:rsidP="00437536">
      <w:pPr>
        <w:ind w:firstLineChars="200" w:firstLine="420"/>
        <w:rPr>
          <w:rFonts w:ascii="微软雅黑" w:eastAsia="微软雅黑" w:hAnsi="微软雅黑"/>
          <w:szCs w:val="21"/>
        </w:rPr>
      </w:pPr>
      <w:r w:rsidRPr="008E4615">
        <w:rPr>
          <w:rFonts w:ascii="微软雅黑" w:eastAsia="微软雅黑" w:hAnsi="微软雅黑" w:hint="eastAsia"/>
          <w:szCs w:val="21"/>
        </w:rPr>
        <w:t>由于返回的信息中包含了反斜杠</w:t>
      </w:r>
      <w:r w:rsidRPr="008E4615">
        <w:rPr>
          <w:rFonts w:ascii="微软雅黑" w:eastAsia="微软雅黑" w:hAnsi="微软雅黑"/>
          <w:szCs w:val="21"/>
        </w:rPr>
        <w:t xml:space="preserve"> "\"</w:t>
      </w:r>
      <w:r w:rsidRPr="008E4615">
        <w:rPr>
          <w:rFonts w:ascii="微软雅黑" w:eastAsia="微软雅黑" w:hAnsi="微软雅黑" w:hint="eastAsia"/>
          <w:szCs w:val="21"/>
        </w:rPr>
        <w:t>，此反斜杠与字符串的结束符单引号</w:t>
      </w:r>
      <w:r w:rsidRPr="008E4615">
        <w:rPr>
          <w:rFonts w:ascii="微软雅黑" w:eastAsia="微软雅黑" w:hAnsi="微软雅黑"/>
          <w:szCs w:val="21"/>
        </w:rPr>
        <w:t xml:space="preserve"> "'"</w:t>
      </w:r>
      <w:r w:rsidRPr="008E4615">
        <w:rPr>
          <w:rFonts w:ascii="微软雅黑" w:eastAsia="微软雅黑" w:hAnsi="微软雅黑" w:hint="eastAsia"/>
          <w:szCs w:val="21"/>
        </w:rPr>
        <w:t>构成转义，导致该字符串无法正常结束，导致</w:t>
      </w:r>
      <w:r w:rsidRPr="008E4615">
        <w:rPr>
          <w:rFonts w:ascii="微软雅黑" w:eastAsia="微软雅黑" w:hAnsi="微软雅黑"/>
          <w:szCs w:val="21"/>
        </w:rPr>
        <w:t>sql</w:t>
      </w:r>
      <w:r w:rsidRPr="008E4615">
        <w:rPr>
          <w:rFonts w:ascii="微软雅黑" w:eastAsia="微软雅黑" w:hAnsi="微软雅黑" w:hint="eastAsia"/>
          <w:szCs w:val="21"/>
        </w:rPr>
        <w:t>执行失败。如：</w:t>
      </w:r>
    </w:p>
    <w:p w:rsidR="00437536" w:rsidRPr="008E4615" w:rsidRDefault="00437536" w:rsidP="00437536">
      <w:pPr>
        <w:rPr>
          <w:rFonts w:ascii="微软雅黑" w:eastAsia="微软雅黑" w:hAnsi="微软雅黑"/>
          <w:szCs w:val="21"/>
        </w:rPr>
      </w:pPr>
      <w:r w:rsidRPr="008E4615">
        <w:rPr>
          <w:rFonts w:ascii="微软雅黑" w:eastAsia="微软雅黑" w:hAnsi="微软雅黑"/>
          <w:szCs w:val="21"/>
        </w:rPr>
        <w:t>new ActionResult(true, s"fireDate ++++ $fireDate</w:t>
      </w:r>
      <w:r w:rsidRPr="008E4615">
        <w:rPr>
          <w:rFonts w:ascii="微软雅黑" w:eastAsia="微软雅黑" w:hAnsi="微软雅黑"/>
          <w:color w:val="FF0000"/>
          <w:szCs w:val="21"/>
        </w:rPr>
        <w:t>\\</w:t>
      </w:r>
      <w:r w:rsidRPr="008E4615">
        <w:rPr>
          <w:rFonts w:ascii="微软雅黑" w:eastAsia="微软雅黑" w:hAnsi="微软雅黑"/>
          <w:szCs w:val="21"/>
        </w:rPr>
        <w:t>ninTableName +++++++++++++ $inTableName</w:t>
      </w:r>
      <w:r w:rsidRPr="008E4615">
        <w:rPr>
          <w:rFonts w:ascii="微软雅黑" w:eastAsia="微软雅黑" w:hAnsi="微软雅黑"/>
          <w:color w:val="FF0000"/>
          <w:szCs w:val="21"/>
        </w:rPr>
        <w:t>\\</w:t>
      </w:r>
      <w:r w:rsidRPr="008E4615">
        <w:rPr>
          <w:rFonts w:ascii="微软雅黑" w:eastAsia="微软雅黑" w:hAnsi="微软雅黑"/>
          <w:szCs w:val="21"/>
        </w:rPr>
        <w:t>job +++++++++++++ $serviceID++++$level</w:t>
      </w:r>
      <w:r w:rsidRPr="008E4615">
        <w:rPr>
          <w:rFonts w:ascii="微软雅黑" w:eastAsia="微软雅黑" w:hAnsi="微软雅黑"/>
          <w:color w:val="FF0000"/>
          <w:szCs w:val="21"/>
        </w:rPr>
        <w:t>\\</w:t>
      </w:r>
      <w:r w:rsidRPr="008E4615">
        <w:rPr>
          <w:rFonts w:ascii="微软雅黑" w:eastAsia="微软雅黑" w:hAnsi="微软雅黑"/>
          <w:szCs w:val="21"/>
        </w:rPr>
        <w:t>execute ++++++++++++$result")</w:t>
      </w:r>
    </w:p>
    <w:p w:rsidR="00437536" w:rsidRPr="00437536" w:rsidRDefault="00437536" w:rsidP="00437536">
      <w:pPr>
        <w:rPr>
          <w:rFonts w:ascii="微软雅黑" w:eastAsia="微软雅黑" w:hAnsi="微软雅黑"/>
          <w:szCs w:val="21"/>
        </w:rPr>
      </w:pPr>
      <w:r w:rsidRPr="008E4615">
        <w:rPr>
          <w:rFonts w:ascii="微软雅黑" w:eastAsia="微软雅黑" w:hAnsi="微软雅黑" w:hint="eastAsia"/>
          <w:szCs w:val="21"/>
        </w:rPr>
        <w:t>RDD包中，返回值包含了反斜杠（如上），在返回结果的处理中，会对返回结果做一定长度的截取，而且刚好截取到反斜杠所在位置，导致返回字符串的最后一位为反斜杠</w:t>
      </w:r>
      <w:r w:rsidRPr="008E4615">
        <w:rPr>
          <w:rFonts w:ascii="微软雅黑" w:eastAsia="微软雅黑" w:hAnsi="微软雅黑"/>
          <w:szCs w:val="21"/>
        </w:rPr>
        <w:t>,</w:t>
      </w:r>
      <w:r w:rsidRPr="008E4615">
        <w:rPr>
          <w:rFonts w:ascii="微软雅黑" w:eastAsia="微软雅黑" w:hAnsi="微软雅黑" w:hint="eastAsia"/>
          <w:szCs w:val="21"/>
        </w:rPr>
        <w:t>从而造成最后的</w:t>
      </w:r>
      <w:r w:rsidRPr="008E4615">
        <w:rPr>
          <w:rFonts w:ascii="微软雅黑" w:eastAsia="微软雅黑" w:hAnsi="微软雅黑"/>
          <w:szCs w:val="21"/>
        </w:rPr>
        <w:t>sql</w:t>
      </w:r>
      <w:r w:rsidRPr="008E4615">
        <w:rPr>
          <w:rFonts w:ascii="微软雅黑" w:eastAsia="微软雅黑" w:hAnsi="微软雅黑" w:hint="eastAsia"/>
          <w:szCs w:val="21"/>
        </w:rPr>
        <w:t>执行失败。</w:t>
      </w:r>
    </w:p>
    <w:p w:rsidR="003771DB" w:rsidRDefault="003771DB" w:rsidP="00437536">
      <w:pPr>
        <w:pStyle w:val="1"/>
        <w:rPr>
          <w:ins w:id="229" w:author="王会00041692" w:date="2016-08-23T15:10:00Z"/>
          <w:rFonts w:ascii="微软雅黑" w:eastAsia="微软雅黑" w:hAnsi="微软雅黑"/>
        </w:rPr>
      </w:pPr>
      <w:ins w:id="230" w:author="王会00041692" w:date="2016-08-22T15:32:00Z">
        <w:r>
          <w:rPr>
            <w:rFonts w:ascii="微软雅黑" w:eastAsia="微软雅黑" w:hAnsi="微软雅黑" w:hint="eastAsia"/>
          </w:rPr>
          <w:t>流任务实现</w:t>
        </w:r>
      </w:ins>
      <w:ins w:id="231" w:author="王会00041692" w:date="2016-08-22T15:33:00Z">
        <w:r>
          <w:rPr>
            <w:rFonts w:ascii="微软雅黑" w:eastAsia="微软雅黑" w:hAnsi="微软雅黑" w:hint="eastAsia"/>
          </w:rPr>
          <w:t>文件说明</w:t>
        </w:r>
      </w:ins>
    </w:p>
    <w:p w:rsidR="008D26BC" w:rsidRDefault="00650EC6" w:rsidP="008D26BC">
      <w:pPr>
        <w:autoSpaceDE w:val="0"/>
        <w:autoSpaceDN w:val="0"/>
        <w:adjustRightInd w:val="0"/>
        <w:jc w:val="left"/>
        <w:rPr>
          <w:ins w:id="232" w:author="王会00041692" w:date="2016-08-23T15:11:00Z"/>
          <w:rFonts w:ascii="微软雅黑" w:eastAsia="微软雅黑" w:hAnsi="微软雅黑"/>
        </w:rPr>
        <w:pPrChange w:id="233" w:author="王会00041692" w:date="2016-08-23T15:10:00Z">
          <w:pPr>
            <w:pStyle w:val="1"/>
          </w:pPr>
        </w:pPrChange>
      </w:pPr>
      <w:ins w:id="234" w:author="王会00041692" w:date="2016-08-23T15:10:00Z">
        <w:r>
          <w:rPr>
            <w:rFonts w:ascii="微软雅黑" w:eastAsia="微软雅黑" w:hAnsi="微软雅黑"/>
            <w:noProof/>
            <w:rPrChange w:id="235">
              <w:rPr>
                <w:noProof/>
              </w:rPr>
            </w:rPrChange>
          </w:rPr>
          <w:drawing>
            <wp:inline distT="0" distB="0" distL="0" distR="0">
              <wp:extent cx="5274310" cy="1241537"/>
              <wp:effectExtent l="0" t="0" r="2540" b="0"/>
              <wp:docPr id="1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47831" cy="2068308"/>
                        <a:chOff x="-335351" y="2268573"/>
                        <a:chExt cx="8747831" cy="2068308"/>
                      </a:xfrm>
                    </a:grpSpPr>
                    <a:sp>
                      <a:nvSpPr>
                        <a:cNvPr id="85" name="矩形 84"/>
                        <a:cNvSpPr/>
                      </a:nvSpPr>
                      <a:spPr>
                        <a:xfrm>
                          <a:off x="7506789" y="2573329"/>
                          <a:ext cx="905691" cy="1763552"/>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ltLang="zh-CN" dirty="0" smtClean="0"/>
                          </a:p>
                          <a:p>
                            <a:pPr algn="ctr"/>
                            <a:endParaRPr lang="en-US" altLang="zh-CN" dirty="0" smtClean="0"/>
                          </a:p>
                          <a:p>
                            <a:pPr algn="ctr"/>
                            <a:endParaRPr lang="en-US" altLang="zh-CN" dirty="0" smtClean="0"/>
                          </a:p>
                          <a:p>
                            <a:pPr algn="ctr"/>
                            <a:endParaRPr lang="en-US" altLang="zh-CN" dirty="0" smtClean="0"/>
                          </a:p>
                          <a:p>
                            <a:pPr algn="ctr"/>
                            <a:r>
                              <a:rPr lang="en-US" altLang="zh-CN" dirty="0" smtClean="0"/>
                              <a:t>… …</a:t>
                            </a:r>
                            <a:endParaRPr lang="zh-CN" altLang="en-US" dirty="0"/>
                          </a:p>
                        </a:txBody>
                        <a:useSpRect/>
                      </a:txSp>
                      <a:style>
                        <a:lnRef idx="1">
                          <a:schemeClr val="accent1"/>
                        </a:lnRef>
                        <a:fillRef idx="3">
                          <a:schemeClr val="accent1"/>
                        </a:fillRef>
                        <a:effectRef idx="2">
                          <a:schemeClr val="accent1"/>
                        </a:effectRef>
                        <a:fontRef idx="minor">
                          <a:schemeClr val="lt1"/>
                        </a:fontRef>
                      </a:style>
                    </a:sp>
                    <a:sp>
                      <a:nvSpPr>
                        <a:cNvPr id="4" name="矩形 3"/>
                        <a:cNvSpPr/>
                      </a:nvSpPr>
                      <a:spPr>
                        <a:xfrm>
                          <a:off x="69636" y="2525495"/>
                          <a:ext cx="618308" cy="1741714"/>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Topic1</a:t>
                            </a:r>
                          </a:p>
                          <a:p>
                            <a:pPr algn="ctr"/>
                            <a:endParaRPr lang="en-US" altLang="zh-CN" sz="1200" dirty="0" smtClean="0"/>
                          </a:p>
                          <a:p>
                            <a:pPr algn="ctr"/>
                            <a:endParaRPr lang="en-US" altLang="zh-CN" sz="1200" dirty="0" smtClean="0"/>
                          </a:p>
                          <a:p>
                            <a:pPr algn="ctr"/>
                            <a:r>
                              <a:rPr lang="en-US" altLang="zh-CN" sz="1200" dirty="0" smtClean="0"/>
                              <a:t>Topic2</a:t>
                            </a:r>
                            <a:endParaRPr lang="zh-CN" altLang="en-US" sz="1200" dirty="0"/>
                          </a:p>
                        </a:txBody>
                        <a:useSpRect/>
                      </a:txSp>
                      <a:style>
                        <a:lnRef idx="1">
                          <a:schemeClr val="accent1"/>
                        </a:lnRef>
                        <a:fillRef idx="3">
                          <a:schemeClr val="accent1"/>
                        </a:fillRef>
                        <a:effectRef idx="2">
                          <a:schemeClr val="accent1"/>
                        </a:effectRef>
                        <a:fontRef idx="minor">
                          <a:schemeClr val="lt1"/>
                        </a:fontRef>
                      </a:style>
                    </a:sp>
                    <a:sp>
                      <a:nvSpPr>
                        <a:cNvPr id="5" name="TextBox 4"/>
                        <a:cNvSpPr txBox="1"/>
                      </a:nvSpPr>
                      <a:spPr>
                        <a:xfrm>
                          <a:off x="-335351" y="2272935"/>
                          <a:ext cx="496388" cy="200306"/>
                        </a:xfrm>
                        <a:prstGeom prst="rect">
                          <a:avLst/>
                        </a:prstGeom>
                      </a:spPr>
                      <a:txSp>
                        <a:txBody>
                          <a:bodyPr vert="horz" wrap="none" lIns="0" tIns="0" rIns="0" bIns="0" rtlCol="0" anchor="t">
                            <a:noAutofit/>
                          </a:bodyPr>
                          <a:lstStyle>
                            <a:defPPr>
                              <a:defRPr lang="zh-CN"/>
                            </a:defPPr>
                            <a:lvl1pPr algn="l" defTabSz="457200" rtl="0" fontAlgn="base">
                              <a:spcBef>
                                <a:spcPct val="0"/>
                              </a:spcBef>
                              <a:spcAft>
                                <a:spcPct val="0"/>
                              </a:spcAft>
                              <a:defRPr kern="1200">
                                <a:solidFill>
                                  <a:schemeClr val="tx1"/>
                                </a:solidFill>
                                <a:latin typeface="Calibri" pitchFamily="34" charset="0"/>
                                <a:ea typeface="宋体" pitchFamily="2" charset="-122"/>
                                <a:cs typeface="+mn-cs"/>
                              </a:defRPr>
                            </a:lvl1pPr>
                            <a:lvl2pPr marL="457200" algn="l" defTabSz="457200" rtl="0" fontAlgn="base">
                              <a:spcBef>
                                <a:spcPct val="0"/>
                              </a:spcBef>
                              <a:spcAft>
                                <a:spcPct val="0"/>
                              </a:spcAft>
                              <a:defRPr kern="1200">
                                <a:solidFill>
                                  <a:schemeClr val="tx1"/>
                                </a:solidFill>
                                <a:latin typeface="Calibri" pitchFamily="34" charset="0"/>
                                <a:ea typeface="宋体" pitchFamily="2" charset="-122"/>
                                <a:cs typeface="+mn-cs"/>
                              </a:defRPr>
                            </a:lvl2pPr>
                            <a:lvl3pPr marL="914400" algn="l" defTabSz="457200" rtl="0" fontAlgn="base">
                              <a:spcBef>
                                <a:spcPct val="0"/>
                              </a:spcBef>
                              <a:spcAft>
                                <a:spcPct val="0"/>
                              </a:spcAft>
                              <a:defRPr kern="1200">
                                <a:solidFill>
                                  <a:schemeClr val="tx1"/>
                                </a:solidFill>
                                <a:latin typeface="Calibri" pitchFamily="34" charset="0"/>
                                <a:ea typeface="宋体" pitchFamily="2" charset="-122"/>
                                <a:cs typeface="+mn-cs"/>
                              </a:defRPr>
                            </a:lvl3pPr>
                            <a:lvl4pPr marL="1371600" algn="l" defTabSz="457200" rtl="0" fontAlgn="base">
                              <a:spcBef>
                                <a:spcPct val="0"/>
                              </a:spcBef>
                              <a:spcAft>
                                <a:spcPct val="0"/>
                              </a:spcAft>
                              <a:defRPr kern="1200">
                                <a:solidFill>
                                  <a:schemeClr val="tx1"/>
                                </a:solidFill>
                                <a:latin typeface="Calibri" pitchFamily="34" charset="0"/>
                                <a:ea typeface="宋体" pitchFamily="2" charset="-122"/>
                                <a:cs typeface="+mn-cs"/>
                              </a:defRPr>
                            </a:lvl4pPr>
                            <a:lvl5pPr marL="1828800" algn="l" defTabSz="457200" rtl="0" fontAlgn="base">
                              <a:spcBef>
                                <a:spcPct val="0"/>
                              </a:spcBef>
                              <a:spcAft>
                                <a:spcPct val="0"/>
                              </a:spcAft>
                              <a:defRPr kern="1200">
                                <a:solidFill>
                                  <a:schemeClr val="tx1"/>
                                </a:solidFill>
                                <a:latin typeface="Calibri" pitchFamily="34" charset="0"/>
                                <a:ea typeface="宋体" pitchFamily="2" charset="-122"/>
                                <a:cs typeface="+mn-cs"/>
                              </a:defRPr>
                            </a:lvl5pPr>
                            <a:lvl6pPr marL="2286000" algn="l" defTabSz="914400" rtl="0" eaLnBrk="1" latinLnBrk="0" hangingPunct="1">
                              <a:defRPr kern="1200">
                                <a:solidFill>
                                  <a:schemeClr val="tx1"/>
                                </a:solidFill>
                                <a:latin typeface="Calibri" pitchFamily="34" charset="0"/>
                                <a:ea typeface="宋体" pitchFamily="2" charset="-122"/>
                                <a:cs typeface="+mn-cs"/>
                              </a:defRPr>
                            </a:lvl6pPr>
                            <a:lvl7pPr marL="2743200" algn="l" defTabSz="914400" rtl="0" eaLnBrk="1" latinLnBrk="0" hangingPunct="1">
                              <a:defRPr kern="1200">
                                <a:solidFill>
                                  <a:schemeClr val="tx1"/>
                                </a:solidFill>
                                <a:latin typeface="Calibri" pitchFamily="34" charset="0"/>
                                <a:ea typeface="宋体" pitchFamily="2" charset="-122"/>
                                <a:cs typeface="+mn-cs"/>
                              </a:defRPr>
                            </a:lvl7pPr>
                            <a:lvl8pPr marL="3200400" algn="l" defTabSz="914400" rtl="0" eaLnBrk="1" latinLnBrk="0" hangingPunct="1">
                              <a:defRPr kern="1200">
                                <a:solidFill>
                                  <a:schemeClr val="tx1"/>
                                </a:solidFill>
                                <a:latin typeface="Calibri" pitchFamily="34" charset="0"/>
                                <a:ea typeface="宋体" pitchFamily="2" charset="-122"/>
                                <a:cs typeface="+mn-cs"/>
                              </a:defRPr>
                            </a:lvl8pPr>
                            <a:lvl9pPr marL="3657600" algn="l" defTabSz="914400" rtl="0" eaLnBrk="1" latinLnBrk="0" hangingPunct="1">
                              <a:defRPr kern="1200">
                                <a:solidFill>
                                  <a:schemeClr val="tx1"/>
                                </a:solidFill>
                                <a:latin typeface="Calibri" pitchFamily="34" charset="0"/>
                                <a:ea typeface="宋体" pitchFamily="2" charset="-122"/>
                                <a:cs typeface="+mn-cs"/>
                              </a:defRPr>
                            </a:lvl9pPr>
                          </a:lstStyle>
                          <a:p>
                            <a:r>
                              <a:rPr kumimoji="1" lang="en-US" altLang="zh-CN" dirty="0" smtClean="0"/>
                              <a:t>Kafka/Socket</a:t>
                            </a:r>
                            <a:endParaRPr kumimoji="1" lang="zh-CN" altLang="en-US" dirty="0" smtClean="0"/>
                          </a:p>
                        </a:txBody>
                        <a:useSpRect/>
                      </a:txSp>
                    </a:sp>
                    <a:sp>
                      <a:nvSpPr>
                        <a:cNvPr id="6" name="圆角矩形 5"/>
                        <a:cNvSpPr/>
                      </a:nvSpPr>
                      <a:spPr>
                        <a:xfrm>
                          <a:off x="840370" y="2542913"/>
                          <a:ext cx="6527082" cy="1793968"/>
                        </a:xfrm>
                        <a:prstGeom prst="round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dirty="0"/>
                          </a:p>
                        </a:txBody>
                        <a:useSpRect/>
                      </a:txSp>
                      <a:style>
                        <a:lnRef idx="1">
                          <a:schemeClr val="accent1"/>
                        </a:lnRef>
                        <a:fillRef idx="3">
                          <a:schemeClr val="accent1"/>
                        </a:fillRef>
                        <a:effectRef idx="2">
                          <a:schemeClr val="accent1"/>
                        </a:effectRef>
                        <a:fontRef idx="minor">
                          <a:schemeClr val="lt1"/>
                        </a:fontRef>
                      </a:style>
                    </a:sp>
                    <a:sp>
                      <a:nvSpPr>
                        <a:cNvPr id="7" name="TextBox 6"/>
                        <a:cNvSpPr txBox="1"/>
                      </a:nvSpPr>
                      <a:spPr>
                        <a:xfrm>
                          <a:off x="1014549" y="2268573"/>
                          <a:ext cx="496388" cy="200306"/>
                        </a:xfrm>
                        <a:prstGeom prst="rect">
                          <a:avLst/>
                        </a:prstGeom>
                      </a:spPr>
                      <a:txSp>
                        <a:txBody>
                          <a:bodyPr vert="horz" wrap="none" lIns="0" tIns="0" rIns="0" bIns="0" rtlCol="0" anchor="t">
                            <a:noAutofit/>
                          </a:bodyPr>
                          <a:lstStyle>
                            <a:defPPr>
                              <a:defRPr lang="zh-CN"/>
                            </a:defPPr>
                            <a:lvl1pPr algn="l" defTabSz="457200" rtl="0" fontAlgn="base">
                              <a:spcBef>
                                <a:spcPct val="0"/>
                              </a:spcBef>
                              <a:spcAft>
                                <a:spcPct val="0"/>
                              </a:spcAft>
                              <a:defRPr kern="1200">
                                <a:solidFill>
                                  <a:schemeClr val="tx1"/>
                                </a:solidFill>
                                <a:latin typeface="Calibri" pitchFamily="34" charset="0"/>
                                <a:ea typeface="宋体" pitchFamily="2" charset="-122"/>
                                <a:cs typeface="+mn-cs"/>
                              </a:defRPr>
                            </a:lvl1pPr>
                            <a:lvl2pPr marL="457200" algn="l" defTabSz="457200" rtl="0" fontAlgn="base">
                              <a:spcBef>
                                <a:spcPct val="0"/>
                              </a:spcBef>
                              <a:spcAft>
                                <a:spcPct val="0"/>
                              </a:spcAft>
                              <a:defRPr kern="1200">
                                <a:solidFill>
                                  <a:schemeClr val="tx1"/>
                                </a:solidFill>
                                <a:latin typeface="Calibri" pitchFamily="34" charset="0"/>
                                <a:ea typeface="宋体" pitchFamily="2" charset="-122"/>
                                <a:cs typeface="+mn-cs"/>
                              </a:defRPr>
                            </a:lvl2pPr>
                            <a:lvl3pPr marL="914400" algn="l" defTabSz="457200" rtl="0" fontAlgn="base">
                              <a:spcBef>
                                <a:spcPct val="0"/>
                              </a:spcBef>
                              <a:spcAft>
                                <a:spcPct val="0"/>
                              </a:spcAft>
                              <a:defRPr kern="1200">
                                <a:solidFill>
                                  <a:schemeClr val="tx1"/>
                                </a:solidFill>
                                <a:latin typeface="Calibri" pitchFamily="34" charset="0"/>
                                <a:ea typeface="宋体" pitchFamily="2" charset="-122"/>
                                <a:cs typeface="+mn-cs"/>
                              </a:defRPr>
                            </a:lvl3pPr>
                            <a:lvl4pPr marL="1371600" algn="l" defTabSz="457200" rtl="0" fontAlgn="base">
                              <a:spcBef>
                                <a:spcPct val="0"/>
                              </a:spcBef>
                              <a:spcAft>
                                <a:spcPct val="0"/>
                              </a:spcAft>
                              <a:defRPr kern="1200">
                                <a:solidFill>
                                  <a:schemeClr val="tx1"/>
                                </a:solidFill>
                                <a:latin typeface="Calibri" pitchFamily="34" charset="0"/>
                                <a:ea typeface="宋体" pitchFamily="2" charset="-122"/>
                                <a:cs typeface="+mn-cs"/>
                              </a:defRPr>
                            </a:lvl4pPr>
                            <a:lvl5pPr marL="1828800" algn="l" defTabSz="457200" rtl="0" fontAlgn="base">
                              <a:spcBef>
                                <a:spcPct val="0"/>
                              </a:spcBef>
                              <a:spcAft>
                                <a:spcPct val="0"/>
                              </a:spcAft>
                              <a:defRPr kern="1200">
                                <a:solidFill>
                                  <a:schemeClr val="tx1"/>
                                </a:solidFill>
                                <a:latin typeface="Calibri" pitchFamily="34" charset="0"/>
                                <a:ea typeface="宋体" pitchFamily="2" charset="-122"/>
                                <a:cs typeface="+mn-cs"/>
                              </a:defRPr>
                            </a:lvl5pPr>
                            <a:lvl6pPr marL="2286000" algn="l" defTabSz="914400" rtl="0" eaLnBrk="1" latinLnBrk="0" hangingPunct="1">
                              <a:defRPr kern="1200">
                                <a:solidFill>
                                  <a:schemeClr val="tx1"/>
                                </a:solidFill>
                                <a:latin typeface="Calibri" pitchFamily="34" charset="0"/>
                                <a:ea typeface="宋体" pitchFamily="2" charset="-122"/>
                                <a:cs typeface="+mn-cs"/>
                              </a:defRPr>
                            </a:lvl6pPr>
                            <a:lvl7pPr marL="2743200" algn="l" defTabSz="914400" rtl="0" eaLnBrk="1" latinLnBrk="0" hangingPunct="1">
                              <a:defRPr kern="1200">
                                <a:solidFill>
                                  <a:schemeClr val="tx1"/>
                                </a:solidFill>
                                <a:latin typeface="Calibri" pitchFamily="34" charset="0"/>
                                <a:ea typeface="宋体" pitchFamily="2" charset="-122"/>
                                <a:cs typeface="+mn-cs"/>
                              </a:defRPr>
                            </a:lvl7pPr>
                            <a:lvl8pPr marL="3200400" algn="l" defTabSz="914400" rtl="0" eaLnBrk="1" latinLnBrk="0" hangingPunct="1">
                              <a:defRPr kern="1200">
                                <a:solidFill>
                                  <a:schemeClr val="tx1"/>
                                </a:solidFill>
                                <a:latin typeface="Calibri" pitchFamily="34" charset="0"/>
                                <a:ea typeface="宋体" pitchFamily="2" charset="-122"/>
                                <a:cs typeface="+mn-cs"/>
                              </a:defRPr>
                            </a:lvl8pPr>
                            <a:lvl9pPr marL="3657600" algn="l" defTabSz="914400" rtl="0" eaLnBrk="1" latinLnBrk="0" hangingPunct="1">
                              <a:defRPr kern="1200">
                                <a:solidFill>
                                  <a:schemeClr val="tx1"/>
                                </a:solidFill>
                                <a:latin typeface="Calibri" pitchFamily="34" charset="0"/>
                                <a:ea typeface="宋体" pitchFamily="2" charset="-122"/>
                                <a:cs typeface="+mn-cs"/>
                              </a:defRPr>
                            </a:lvl9pPr>
                          </a:lstStyle>
                          <a:p>
                            <a:r>
                              <a:rPr kumimoji="1" lang="en-US" altLang="zh-CN" dirty="0" smtClean="0"/>
                              <a:t>Spark Streaming</a:t>
                            </a:r>
                            <a:endParaRPr kumimoji="1" lang="zh-CN" altLang="en-US" dirty="0" smtClean="0"/>
                          </a:p>
                        </a:txBody>
                        <a:useSpRect/>
                      </a:txSp>
                    </a:sp>
                    <a:cxnSp>
                      <a:nvCxnSpPr>
                        <a:cNvPr id="10" name="直接箭头连接符 9"/>
                        <a:cNvCxnSpPr/>
                      </a:nvCxnSpPr>
                      <a:spPr>
                        <a:xfrm>
                          <a:off x="574727" y="3108962"/>
                          <a:ext cx="326606"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12" name="矩形 11"/>
                        <a:cNvSpPr/>
                      </a:nvSpPr>
                      <a:spPr>
                        <a:xfrm>
                          <a:off x="2656145" y="3215050"/>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sp>
                      <a:nvSpPr>
                        <a:cNvPr id="13" name="椭圆 12"/>
                        <a:cNvSpPr/>
                      </a:nvSpPr>
                      <a:spPr>
                        <a:xfrm>
                          <a:off x="905680" y="2953797"/>
                          <a:ext cx="383262" cy="348343"/>
                        </a:xfrm>
                        <a:prstGeom prst="ellipse">
                          <a:avLst/>
                        </a:prstGeom>
                        <a:solidFill>
                          <a:srgbClr val="FFC000"/>
                        </a:solidFill>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Decoder</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cxnSp>
                      <a:nvCxnSpPr>
                        <a:cNvPr id="17" name="直接箭头连接符 16"/>
                        <a:cNvCxnSpPr>
                          <a:endCxn id="73" idx="2"/>
                        </a:cNvCxnSpPr>
                      </a:nvCxnSpPr>
                      <a:spPr>
                        <a:xfrm rot="5400000" flipH="1" flipV="1">
                          <a:off x="1935396" y="3430632"/>
                          <a:ext cx="291776" cy="191511"/>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18" name="直接箭头连接符 17"/>
                        <a:cNvCxnSpPr/>
                      </a:nvCxnSpPr>
                      <a:spPr>
                        <a:xfrm rot="16200000" flipH="1">
                          <a:off x="1956795" y="3119517"/>
                          <a:ext cx="262031" cy="204562"/>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19" name="线形标注 2(无边框) 18"/>
                        <a:cNvSpPr/>
                      </a:nvSpPr>
                      <a:spPr>
                        <a:xfrm>
                          <a:off x="1972473" y="2559525"/>
                          <a:ext cx="587829" cy="245429"/>
                        </a:xfrm>
                        <a:prstGeom prst="callout2">
                          <a:avLst>
                            <a:gd name="adj1" fmla="val 18750"/>
                            <a:gd name="adj2" fmla="val -8333"/>
                            <a:gd name="adj3" fmla="val 18750"/>
                            <a:gd name="adj4" fmla="val -16667"/>
                            <a:gd name="adj5" fmla="val 162176"/>
                            <a:gd name="adj6" fmla="val -48149"/>
                          </a:avLst>
                        </a:prstGeom>
                      </a:spPr>
                      <a:txSp>
                        <a:txBody>
                          <a:bodyPr lIns="0" tIns="0" rIns="0" bIns="0" rtlCol="0" anchor="ctr">
                            <a:normAutofit/>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800" dirty="0" smtClean="0"/>
                              <a:t>Xml</a:t>
                            </a:r>
                            <a:r>
                              <a:rPr lang="zh-CN" altLang="en-US" sz="800" dirty="0" smtClean="0"/>
                              <a:t>定义输出格式</a:t>
                            </a:r>
                            <a:endParaRPr lang="zh-CN" altLang="en-US" sz="800" dirty="0"/>
                          </a:p>
                        </a:txBody>
                        <a:useSpRect/>
                      </a:txSp>
                      <a:style>
                        <a:lnRef idx="1">
                          <a:schemeClr val="dk1"/>
                        </a:lnRef>
                        <a:fillRef idx="3">
                          <a:schemeClr val="dk1"/>
                        </a:fillRef>
                        <a:effectRef idx="2">
                          <a:schemeClr val="dk1"/>
                        </a:effectRef>
                        <a:fontRef idx="minor">
                          <a:schemeClr val="lt1"/>
                        </a:fontRef>
                      </a:style>
                    </a:sp>
                    <a:sp>
                      <a:nvSpPr>
                        <a:cNvPr id="20" name="线形标注 2(无边框) 19"/>
                        <a:cNvSpPr/>
                      </a:nvSpPr>
                      <a:spPr>
                        <a:xfrm>
                          <a:off x="1976820" y="3992148"/>
                          <a:ext cx="587829" cy="245429"/>
                        </a:xfrm>
                        <a:prstGeom prst="callout2">
                          <a:avLst>
                            <a:gd name="adj1" fmla="val 18750"/>
                            <a:gd name="adj2" fmla="val -8333"/>
                            <a:gd name="adj3" fmla="val 18750"/>
                            <a:gd name="adj4" fmla="val -16667"/>
                            <a:gd name="adj5" fmla="val -54271"/>
                            <a:gd name="adj6" fmla="val -48149"/>
                          </a:avLst>
                        </a:prstGeom>
                      </a:spPr>
                      <a:txSp>
                        <a:txBody>
                          <a:bodyPr lIns="0" tIns="0" rIns="0" bIns="0" rtlCol="0" anchor="ctr">
                            <a:normAutofit/>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800" dirty="0" smtClean="0"/>
                              <a:t>Xml</a:t>
                            </a:r>
                            <a:r>
                              <a:rPr lang="zh-CN" altLang="en-US" sz="800" dirty="0" smtClean="0"/>
                              <a:t>定义输出格式</a:t>
                            </a:r>
                            <a:endParaRPr lang="zh-CN" altLang="en-US" sz="800" dirty="0"/>
                          </a:p>
                        </a:txBody>
                        <a:useSpRect/>
                      </a:txSp>
                      <a:style>
                        <a:lnRef idx="1">
                          <a:schemeClr val="dk1"/>
                        </a:lnRef>
                        <a:fillRef idx="3">
                          <a:schemeClr val="dk1"/>
                        </a:fillRef>
                        <a:effectRef idx="2">
                          <a:schemeClr val="dk1"/>
                        </a:effectRef>
                        <a:fontRef idx="minor">
                          <a:schemeClr val="lt1"/>
                        </a:fontRef>
                      </a:style>
                    </a:sp>
                    <a:sp>
                      <a:nvSpPr>
                        <a:cNvPr id="25" name="圆角矩形 24"/>
                        <a:cNvSpPr/>
                      </a:nvSpPr>
                      <a:spPr>
                        <a:xfrm>
                          <a:off x="2079072" y="3039267"/>
                          <a:ext cx="1112661" cy="693970"/>
                        </a:xfrm>
                        <a:prstGeom prst="roundRect">
                          <a:avLst/>
                        </a:prstGeom>
                        <a:noFill/>
                        <a:ln>
                          <a:solidFill>
                            <a:schemeClr val="tx1"/>
                          </a:solidFill>
                          <a:prstDash val="dashDot"/>
                        </a:ln>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r>
                              <a:rPr lang="zh-CN" altLang="en-US" sz="800" dirty="0" smtClean="0">
                                <a:solidFill>
                                  <a:schemeClr val="tx1"/>
                                </a:solidFill>
                              </a:rPr>
                              <a:t>可选</a:t>
                            </a:r>
                            <a:endParaRPr lang="en-US" altLang="zh-CN" sz="800" dirty="0" smtClean="0">
                              <a:solidFill>
                                <a:schemeClr val="tx1"/>
                              </a:solidFill>
                            </a:endParaRPr>
                          </a:p>
                          <a:p>
                            <a:endParaRPr lang="en-US" altLang="zh-CN" sz="800" dirty="0" smtClean="0"/>
                          </a:p>
                          <a:p>
                            <a:endParaRPr lang="en-US" altLang="zh-CN" sz="800" dirty="0" smtClean="0"/>
                          </a:p>
                          <a:p>
                            <a:endParaRPr lang="en-US" altLang="zh-CN" sz="800" dirty="0" smtClean="0"/>
                          </a:p>
                          <a:p>
                            <a:endParaRPr lang="zh-CN" altLang="en-US" sz="800" dirty="0"/>
                          </a:p>
                        </a:txBody>
                        <a:useSpRect/>
                      </a:txSp>
                      <a:style>
                        <a:lnRef idx="1">
                          <a:schemeClr val="accent1"/>
                        </a:lnRef>
                        <a:fillRef idx="3">
                          <a:schemeClr val="accent1"/>
                        </a:fillRef>
                        <a:effectRef idx="2">
                          <a:schemeClr val="accent1"/>
                        </a:effectRef>
                        <a:fontRef idx="minor">
                          <a:schemeClr val="lt1"/>
                        </a:fontRef>
                      </a:style>
                    </a:sp>
                    <a:sp>
                      <a:nvSpPr>
                        <a:cNvPr id="26" name="圆角矩形 25"/>
                        <a:cNvSpPr/>
                      </a:nvSpPr>
                      <a:spPr>
                        <a:xfrm>
                          <a:off x="3311388" y="2573329"/>
                          <a:ext cx="1112661" cy="554640"/>
                        </a:xfrm>
                        <a:prstGeom prst="roundRect">
                          <a:avLst/>
                        </a:prstGeom>
                        <a:noFill/>
                        <a:ln>
                          <a:solidFill>
                            <a:schemeClr val="tx1"/>
                          </a:solidFill>
                          <a:prstDash val="dashDot"/>
                        </a:ln>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r>
                              <a:rPr lang="zh-CN" altLang="en-US" sz="800" dirty="0" smtClean="0">
                                <a:solidFill>
                                  <a:schemeClr val="tx1"/>
                                </a:solidFill>
                              </a:rPr>
                              <a:t>可选</a:t>
                            </a:r>
                            <a:endParaRPr lang="en-US" altLang="zh-CN" sz="800" dirty="0" smtClean="0">
                              <a:solidFill>
                                <a:schemeClr val="tx1"/>
                              </a:solidFill>
                            </a:endParaRPr>
                          </a:p>
                          <a:p>
                            <a:endParaRPr lang="en-US" altLang="zh-CN" sz="800" dirty="0" smtClean="0"/>
                          </a:p>
                          <a:p>
                            <a:endParaRPr lang="en-US" altLang="zh-CN" sz="800" dirty="0" smtClean="0"/>
                          </a:p>
                          <a:p>
                            <a:endParaRPr lang="en-US" altLang="zh-CN" sz="800" dirty="0" smtClean="0"/>
                          </a:p>
                          <a:p>
                            <a:endParaRPr lang="zh-CN" altLang="en-US" sz="800" dirty="0"/>
                          </a:p>
                        </a:txBody>
                        <a:useSpRect/>
                      </a:txSp>
                      <a:style>
                        <a:lnRef idx="1">
                          <a:schemeClr val="accent1"/>
                        </a:lnRef>
                        <a:fillRef idx="3">
                          <a:schemeClr val="accent1"/>
                        </a:fillRef>
                        <a:effectRef idx="2">
                          <a:schemeClr val="accent1"/>
                        </a:effectRef>
                        <a:fontRef idx="minor">
                          <a:schemeClr val="lt1"/>
                        </a:fontRef>
                      </a:style>
                    </a:sp>
                    <a:cxnSp>
                      <a:nvCxnSpPr>
                        <a:cNvPr id="27" name="直接箭头连接符 26"/>
                        <a:cNvCxnSpPr/>
                      </a:nvCxnSpPr>
                      <a:spPr>
                        <a:xfrm>
                          <a:off x="2534175" y="3370216"/>
                          <a:ext cx="152326" cy="10297"/>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28" name="形状 27"/>
                        <a:cNvCxnSpPr>
                          <a:endCxn id="26" idx="1"/>
                        </a:cNvCxnSpPr>
                      </a:nvCxnSpPr>
                      <a:spPr>
                        <a:xfrm rot="5400000" flipH="1" flipV="1">
                          <a:off x="2958300" y="2892452"/>
                          <a:ext cx="394891" cy="311286"/>
                        </a:xfrm>
                        <a:prstGeom prst="bentConnector2">
                          <a:avLst/>
                        </a:prstGeom>
                        <a:ln>
                          <a:tailEnd type="arrow"/>
                        </a:ln>
                      </a:spPr>
                      <a:style>
                        <a:lnRef idx="2">
                          <a:schemeClr val="accent3"/>
                        </a:lnRef>
                        <a:fillRef idx="0">
                          <a:schemeClr val="accent3"/>
                        </a:fillRef>
                        <a:effectRef idx="1">
                          <a:schemeClr val="accent3"/>
                        </a:effectRef>
                        <a:fontRef idx="minor">
                          <a:schemeClr val="tx1"/>
                        </a:fontRef>
                      </a:style>
                    </a:cxnSp>
                    <a:cxnSp>
                      <a:nvCxnSpPr>
                        <a:cNvPr id="29" name="直接箭头连接符 28"/>
                        <a:cNvCxnSpPr/>
                      </a:nvCxnSpPr>
                      <a:spPr>
                        <a:xfrm>
                          <a:off x="3191733" y="3386252"/>
                          <a:ext cx="1093005" cy="14439"/>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0" name="形状 29"/>
                        <a:cNvCxnSpPr/>
                      </a:nvCxnSpPr>
                      <a:spPr>
                        <a:xfrm>
                          <a:off x="4380504" y="2866683"/>
                          <a:ext cx="152428" cy="359836"/>
                        </a:xfrm>
                        <a:prstGeom prst="bentConnector2">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1" name="直接箭头连接符 30"/>
                        <a:cNvCxnSpPr/>
                      </a:nvCxnSpPr>
                      <a:spPr>
                        <a:xfrm>
                          <a:off x="3731699" y="2847677"/>
                          <a:ext cx="169744"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3" name="直接箭头连接符 32"/>
                        <a:cNvCxnSpPr/>
                      </a:nvCxnSpPr>
                      <a:spPr>
                        <a:xfrm>
                          <a:off x="4715772" y="3406641"/>
                          <a:ext cx="248169"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7" name="肘形连接符 66"/>
                        <a:cNvCxnSpPr/>
                      </a:nvCxnSpPr>
                      <a:spPr>
                        <a:xfrm rot="5400000" flipH="1" flipV="1">
                          <a:off x="5197603" y="3035044"/>
                          <a:ext cx="155394" cy="239457"/>
                        </a:xfrm>
                        <a:prstGeom prst="bentConnector2">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8" name="形状 37"/>
                        <a:cNvCxnSpPr/>
                      </a:nvCxnSpPr>
                      <a:spPr>
                        <a:xfrm rot="16200000" flipH="1">
                          <a:off x="5210783" y="3525600"/>
                          <a:ext cx="129034" cy="239457"/>
                        </a:xfrm>
                        <a:prstGeom prst="bentConnector2">
                          <a:avLst/>
                        </a:prstGeom>
                        <a:ln>
                          <a:tailEnd type="arrow"/>
                        </a:ln>
                      </a:spPr>
                      <a:style>
                        <a:lnRef idx="2">
                          <a:schemeClr val="accent3"/>
                        </a:lnRef>
                        <a:fillRef idx="0">
                          <a:schemeClr val="accent3"/>
                        </a:fillRef>
                        <a:effectRef idx="1">
                          <a:schemeClr val="accent3"/>
                        </a:effectRef>
                        <a:fontRef idx="minor">
                          <a:schemeClr val="tx1"/>
                        </a:fontRef>
                      </a:style>
                    </a:cxnSp>
                    <a:cxnSp>
                      <a:nvCxnSpPr>
                        <a:cNvPr id="41" name="直接箭头连接符 40"/>
                        <a:cNvCxnSpPr/>
                      </a:nvCxnSpPr>
                      <a:spPr>
                        <a:xfrm flipV="1">
                          <a:off x="5795618" y="3045210"/>
                          <a:ext cx="130660" cy="573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46" name="椭圆 45"/>
                        <a:cNvSpPr/>
                      </a:nvSpPr>
                      <a:spPr>
                        <a:xfrm>
                          <a:off x="6566382" y="2876776"/>
                          <a:ext cx="383262" cy="348343"/>
                        </a:xfrm>
                        <a:prstGeom prst="ellipse">
                          <a:avLst/>
                        </a:prstGeom>
                        <a:solidFill>
                          <a:srgbClr val="7030A0"/>
                        </a:solidFill>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output</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cxnSp>
                      <a:nvCxnSpPr>
                        <a:cNvPr id="47" name="直接箭头连接符 46"/>
                        <a:cNvCxnSpPr>
                          <a:endCxn id="46" idx="2"/>
                        </a:cNvCxnSpPr>
                      </a:nvCxnSpPr>
                      <a:spPr>
                        <a:xfrm flipV="1">
                          <a:off x="6444431" y="3050948"/>
                          <a:ext cx="121951" cy="8726"/>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49" name="矩形 48"/>
                        <a:cNvSpPr/>
                      </a:nvSpPr>
                      <a:spPr>
                        <a:xfrm>
                          <a:off x="7680922" y="2655324"/>
                          <a:ext cx="574766" cy="435458"/>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Hdfs</a:t>
                            </a:r>
                            <a:endParaRPr lang="zh-CN" altLang="en-US" sz="1200" dirty="0"/>
                          </a:p>
                        </a:txBody>
                        <a:useSpRect/>
                      </a:txSp>
                      <a:style>
                        <a:lnRef idx="1">
                          <a:schemeClr val="accent1"/>
                        </a:lnRef>
                        <a:fillRef idx="3">
                          <a:schemeClr val="accent1"/>
                        </a:fillRef>
                        <a:effectRef idx="2">
                          <a:schemeClr val="accent1"/>
                        </a:effectRef>
                        <a:fontRef idx="minor">
                          <a:schemeClr val="lt1"/>
                        </a:fontRef>
                      </a:style>
                    </a:sp>
                    <a:sp>
                      <a:nvSpPr>
                        <a:cNvPr id="50" name="矩形 49"/>
                        <a:cNvSpPr/>
                      </a:nvSpPr>
                      <a:spPr>
                        <a:xfrm>
                          <a:off x="7685269" y="3199629"/>
                          <a:ext cx="574766" cy="435458"/>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Gbase</a:t>
                            </a:r>
                            <a:endParaRPr lang="zh-CN" altLang="en-US" sz="1200" dirty="0"/>
                          </a:p>
                        </a:txBody>
                        <a:useSpRect/>
                      </a:txSp>
                      <a:style>
                        <a:lnRef idx="1">
                          <a:schemeClr val="accent1"/>
                        </a:lnRef>
                        <a:fillRef idx="3">
                          <a:schemeClr val="accent1"/>
                        </a:fillRef>
                        <a:effectRef idx="2">
                          <a:schemeClr val="accent1"/>
                        </a:effectRef>
                        <a:fontRef idx="minor">
                          <a:schemeClr val="lt1"/>
                        </a:fontRef>
                      </a:style>
                    </a:sp>
                    <a:sp>
                      <a:nvSpPr>
                        <a:cNvPr id="56" name="矩形 55"/>
                        <a:cNvSpPr/>
                      </a:nvSpPr>
                      <a:spPr>
                        <a:xfrm>
                          <a:off x="1476085" y="2934790"/>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cxnSp>
                      <a:nvCxnSpPr>
                        <a:cNvPr id="57" name="直接箭头连接符 56"/>
                        <a:cNvCxnSpPr/>
                      </a:nvCxnSpPr>
                      <a:spPr>
                        <a:xfrm>
                          <a:off x="1293331" y="3108963"/>
                          <a:ext cx="187143"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58" name="直接箭头连接符 57"/>
                        <a:cNvCxnSpPr/>
                      </a:nvCxnSpPr>
                      <a:spPr>
                        <a:xfrm>
                          <a:off x="587783" y="3670685"/>
                          <a:ext cx="326606"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59" name="椭圆 58"/>
                        <a:cNvSpPr/>
                      </a:nvSpPr>
                      <a:spPr>
                        <a:xfrm>
                          <a:off x="918736" y="3515520"/>
                          <a:ext cx="383262" cy="348343"/>
                        </a:xfrm>
                        <a:prstGeom prst="ellipse">
                          <a:avLst/>
                        </a:prstGeom>
                        <a:solidFill>
                          <a:srgbClr val="FFC000"/>
                        </a:solidFill>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Decoder</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60" name="矩形 59"/>
                        <a:cNvSpPr/>
                      </a:nvSpPr>
                      <a:spPr>
                        <a:xfrm>
                          <a:off x="1489141" y="3496513"/>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cxnSp>
                      <a:nvCxnSpPr>
                        <a:cNvPr id="61" name="直接箭头连接符 60"/>
                        <a:cNvCxnSpPr/>
                      </a:nvCxnSpPr>
                      <a:spPr>
                        <a:xfrm>
                          <a:off x="1306387" y="3670686"/>
                          <a:ext cx="187143" cy="158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73" name="椭圆 72"/>
                        <a:cNvSpPr/>
                      </a:nvSpPr>
                      <a:spPr>
                        <a:xfrm>
                          <a:off x="2177040" y="3206327"/>
                          <a:ext cx="383262" cy="348343"/>
                        </a:xfrm>
                        <a:prstGeom prst="ellipse">
                          <a:avLst/>
                        </a:prstGeom>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t>到达检查</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75" name="椭圆 74"/>
                        <a:cNvSpPr/>
                      </a:nvSpPr>
                      <a:spPr>
                        <a:xfrm>
                          <a:off x="4332510" y="3228092"/>
                          <a:ext cx="383262" cy="348343"/>
                        </a:xfrm>
                        <a:prstGeom prst="ellipse">
                          <a:avLst/>
                        </a:prstGeom>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transform</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77" name="矩形 76"/>
                        <a:cNvSpPr/>
                      </a:nvSpPr>
                      <a:spPr>
                        <a:xfrm>
                          <a:off x="4963941" y="3215050"/>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sp>
                      <a:nvSpPr>
                        <a:cNvPr id="78" name="椭圆 77"/>
                        <a:cNvSpPr/>
                      </a:nvSpPr>
                      <a:spPr>
                        <a:xfrm>
                          <a:off x="5395029" y="2878176"/>
                          <a:ext cx="383262" cy="348343"/>
                        </a:xfrm>
                        <a:prstGeom prst="ellipse">
                          <a:avLst/>
                        </a:prstGeom>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transform</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79" name="矩形 78"/>
                        <a:cNvSpPr/>
                      </a:nvSpPr>
                      <a:spPr>
                        <a:xfrm>
                          <a:off x="5926278" y="2897164"/>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cxnSp>
                      <a:nvCxnSpPr>
                        <a:cNvPr id="80" name="直接箭头连接符 79"/>
                        <a:cNvCxnSpPr/>
                      </a:nvCxnSpPr>
                      <a:spPr>
                        <a:xfrm flipV="1">
                          <a:off x="5817383" y="3720150"/>
                          <a:ext cx="130660" cy="5738"/>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81" name="椭圆 80"/>
                        <a:cNvSpPr/>
                      </a:nvSpPr>
                      <a:spPr>
                        <a:xfrm>
                          <a:off x="5416794" y="3553116"/>
                          <a:ext cx="383262" cy="348343"/>
                        </a:xfrm>
                        <a:prstGeom prst="ellipse">
                          <a:avLst/>
                        </a:prstGeom>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transform</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82" name="矩形 81"/>
                        <a:cNvSpPr/>
                      </a:nvSpPr>
                      <a:spPr>
                        <a:xfrm>
                          <a:off x="5948043" y="3572104"/>
                          <a:ext cx="496388" cy="348343"/>
                        </a:xfrm>
                        <a:prstGeom prst="rect">
                          <a:avLst/>
                        </a:prstGeom>
                      </a:spPr>
                      <a:txSp>
                        <a:txBody>
                          <a:bodyPr rtlCol="0" anchor="ct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DStream</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sp>
                      <a:nvSpPr>
                        <a:cNvPr id="83" name="椭圆 82"/>
                        <a:cNvSpPr/>
                      </a:nvSpPr>
                      <a:spPr>
                        <a:xfrm>
                          <a:off x="3344031" y="2683772"/>
                          <a:ext cx="383262" cy="348343"/>
                        </a:xfrm>
                        <a:prstGeom prst="ellipse">
                          <a:avLst/>
                        </a:prstGeom>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transform</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sp>
                      <a:nvSpPr>
                        <a:cNvPr id="84" name="矩形 83"/>
                        <a:cNvSpPr/>
                      </a:nvSpPr>
                      <a:spPr>
                        <a:xfrm>
                          <a:off x="3884116" y="2683772"/>
                          <a:ext cx="496388" cy="348343"/>
                        </a:xfrm>
                        <a:prstGeom prst="rect">
                          <a:avLst/>
                        </a:prstGeom>
                      </a:spPr>
                      <a:txSp>
                        <a:txBody>
                          <a:bodyPr lIns="0" tIns="0" rIns="0" bIns="0" rtlCol="0" anchor="ctr">
                            <a:normAutofit lnSpcReduction="1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err="1" smtClean="0"/>
                              <a:t>TempTable</a:t>
                            </a:r>
                            <a:endParaRPr lang="zh-CN" altLang="en-US" sz="1200" dirty="0"/>
                          </a:p>
                        </a:txBody>
                        <a:useSpRect/>
                      </a:txSp>
                      <a:style>
                        <a:lnRef idx="1">
                          <a:schemeClr val="accent6"/>
                        </a:lnRef>
                        <a:fillRef idx="3">
                          <a:schemeClr val="accent6"/>
                        </a:fillRef>
                        <a:effectRef idx="2">
                          <a:schemeClr val="accent6"/>
                        </a:effectRef>
                        <a:fontRef idx="minor">
                          <a:schemeClr val="lt1"/>
                        </a:fontRef>
                      </a:style>
                    </a:sp>
                    <a:cxnSp>
                      <a:nvCxnSpPr>
                        <a:cNvPr id="86" name="直接箭头连接符 85"/>
                        <a:cNvCxnSpPr/>
                      </a:nvCxnSpPr>
                      <a:spPr>
                        <a:xfrm>
                          <a:off x="6949644" y="3032115"/>
                          <a:ext cx="557145" cy="7152"/>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88" name="椭圆 87"/>
                        <a:cNvSpPr/>
                      </a:nvSpPr>
                      <a:spPr>
                        <a:xfrm>
                          <a:off x="6605565" y="3560425"/>
                          <a:ext cx="383262" cy="348343"/>
                        </a:xfrm>
                        <a:prstGeom prst="ellipse">
                          <a:avLst/>
                        </a:prstGeom>
                        <a:solidFill>
                          <a:srgbClr val="7030A0"/>
                        </a:solidFill>
                      </a:spPr>
                      <a:txSp>
                        <a:txBody>
                          <a:bodyPr lIns="0" tIns="0" rIns="0" bIns="0" rtlCol="0" anchor="ctr">
                            <a:normAutofit fontScale="85000" lnSpcReduction="20000"/>
                          </a:bodyPr>
                          <a:lstStyle>
                            <a:defPPr>
                              <a:defRPr lang="zh-CN"/>
                            </a:defPPr>
                            <a:lvl1pPr algn="l" defTabSz="457200" rtl="0" fontAlgn="base">
                              <a:spcBef>
                                <a:spcPct val="0"/>
                              </a:spcBef>
                              <a:spcAft>
                                <a:spcPct val="0"/>
                              </a:spcAft>
                              <a:defRPr kern="1200">
                                <a:solidFill>
                                  <a:schemeClr val="lt1"/>
                                </a:solidFill>
                                <a:latin typeface="+mn-lt"/>
                                <a:ea typeface="+mn-ea"/>
                                <a:cs typeface="+mn-cs"/>
                              </a:defRPr>
                            </a:lvl1pPr>
                            <a:lvl2pPr marL="457200" algn="l" defTabSz="457200" rtl="0" fontAlgn="base">
                              <a:spcBef>
                                <a:spcPct val="0"/>
                              </a:spcBef>
                              <a:spcAft>
                                <a:spcPct val="0"/>
                              </a:spcAft>
                              <a:defRPr kern="1200">
                                <a:solidFill>
                                  <a:schemeClr val="lt1"/>
                                </a:solidFill>
                                <a:latin typeface="+mn-lt"/>
                                <a:ea typeface="+mn-ea"/>
                                <a:cs typeface="+mn-cs"/>
                              </a:defRPr>
                            </a:lvl2pPr>
                            <a:lvl3pPr marL="914400" algn="l" defTabSz="457200" rtl="0" fontAlgn="base">
                              <a:spcBef>
                                <a:spcPct val="0"/>
                              </a:spcBef>
                              <a:spcAft>
                                <a:spcPct val="0"/>
                              </a:spcAft>
                              <a:defRPr kern="1200">
                                <a:solidFill>
                                  <a:schemeClr val="lt1"/>
                                </a:solidFill>
                                <a:latin typeface="+mn-lt"/>
                                <a:ea typeface="+mn-ea"/>
                                <a:cs typeface="+mn-cs"/>
                              </a:defRPr>
                            </a:lvl3pPr>
                            <a:lvl4pPr marL="1371600" algn="l" defTabSz="457200" rtl="0" fontAlgn="base">
                              <a:spcBef>
                                <a:spcPct val="0"/>
                              </a:spcBef>
                              <a:spcAft>
                                <a:spcPct val="0"/>
                              </a:spcAft>
                              <a:defRPr kern="1200">
                                <a:solidFill>
                                  <a:schemeClr val="lt1"/>
                                </a:solidFill>
                                <a:latin typeface="+mn-lt"/>
                                <a:ea typeface="+mn-ea"/>
                                <a:cs typeface="+mn-cs"/>
                              </a:defRPr>
                            </a:lvl4pPr>
                            <a:lvl5pPr marL="1828800" algn="l" defTabSz="457200"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altLang="zh-CN" sz="1200" dirty="0" smtClean="0"/>
                              <a:t>output</a:t>
                            </a:r>
                            <a:endParaRPr lang="zh-CN" altLang="en-US" sz="1200" dirty="0"/>
                          </a:p>
                        </a:txBody>
                        <a:useSpRect/>
                      </a:txSp>
                      <a:style>
                        <a:lnRef idx="0">
                          <a:schemeClr val="accent5"/>
                        </a:lnRef>
                        <a:fillRef idx="3">
                          <a:schemeClr val="accent5"/>
                        </a:fillRef>
                        <a:effectRef idx="3">
                          <a:schemeClr val="accent5"/>
                        </a:effectRef>
                        <a:fontRef idx="minor">
                          <a:schemeClr val="lt1"/>
                        </a:fontRef>
                      </a:style>
                    </a:sp>
                    <a:cxnSp>
                      <a:nvCxnSpPr>
                        <a:cNvPr id="89" name="直接箭头连接符 88"/>
                        <a:cNvCxnSpPr>
                          <a:endCxn id="88" idx="2"/>
                        </a:cNvCxnSpPr>
                      </a:nvCxnSpPr>
                      <a:spPr>
                        <a:xfrm flipV="1">
                          <a:off x="6483614" y="3734597"/>
                          <a:ext cx="121951" cy="8726"/>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90" name="直接箭头连接符 89"/>
                        <a:cNvCxnSpPr/>
                      </a:nvCxnSpPr>
                      <a:spPr>
                        <a:xfrm>
                          <a:off x="6988827" y="3715764"/>
                          <a:ext cx="557145" cy="7152"/>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lc:lockedCanvas>
                </a:graphicData>
              </a:graphic>
            </wp:inline>
          </w:drawing>
        </w:r>
      </w:ins>
    </w:p>
    <w:p w:rsidR="008D26BC" w:rsidRDefault="002C75D0" w:rsidP="008D26BC">
      <w:pPr>
        <w:ind w:firstLineChars="202" w:firstLine="424"/>
        <w:rPr>
          <w:ins w:id="236" w:author="王会00041692" w:date="2016-08-23T15:11:00Z"/>
        </w:rPr>
        <w:pPrChange w:id="237" w:author="王会00041692" w:date="2016-08-23T15:11:00Z">
          <w:pPr/>
        </w:pPrChange>
      </w:pPr>
      <w:ins w:id="238" w:author="王会00041692" w:date="2016-08-23T15:11:00Z">
        <w:r>
          <w:rPr>
            <w:rFonts w:hint="eastAsia"/>
          </w:rPr>
          <w:t>数据源经</w:t>
        </w:r>
        <w:r>
          <w:rPr>
            <w:rFonts w:hint="eastAsia"/>
          </w:rPr>
          <w:t>Spark Streaming</w:t>
        </w:r>
        <w:r>
          <w:rPr>
            <w:rFonts w:hint="eastAsia"/>
          </w:rPr>
          <w:t>接入之后，经过如下步骤最终输出到外部表</w:t>
        </w:r>
        <w:r>
          <w:rPr>
            <w:rFonts w:hint="eastAsia"/>
          </w:rPr>
          <w:t>/</w:t>
        </w:r>
        <w:r>
          <w:rPr>
            <w:rFonts w:hint="eastAsia"/>
          </w:rPr>
          <w:t>文件</w:t>
        </w:r>
      </w:ins>
    </w:p>
    <w:p w:rsidR="008D26BC" w:rsidRDefault="002C75D0" w:rsidP="008D26BC">
      <w:pPr>
        <w:ind w:firstLineChars="202" w:firstLine="424"/>
        <w:rPr>
          <w:ins w:id="239" w:author="王会00041692" w:date="2016-08-23T15:11:00Z"/>
        </w:rPr>
        <w:pPrChange w:id="240" w:author="王会00041692" w:date="2016-08-23T15:11:00Z">
          <w:pPr/>
        </w:pPrChange>
      </w:pPr>
      <w:ins w:id="241" w:author="王会00041692" w:date="2016-08-23T15:11:00Z">
        <w:r>
          <w:rPr>
            <w:rFonts w:hint="eastAsia"/>
          </w:rPr>
          <w:t>1) decoder</w:t>
        </w:r>
        <w:r>
          <w:rPr>
            <w:rFonts w:hint="eastAsia"/>
          </w:rPr>
          <w:t>解码，输出</w:t>
        </w:r>
        <w:r>
          <w:rPr>
            <w:rFonts w:hint="eastAsia"/>
          </w:rPr>
          <w:t>DStream</w:t>
        </w:r>
      </w:ins>
    </w:p>
    <w:p w:rsidR="008D26BC" w:rsidRDefault="002C75D0" w:rsidP="008D26BC">
      <w:pPr>
        <w:ind w:firstLineChars="202" w:firstLine="424"/>
        <w:rPr>
          <w:ins w:id="242" w:author="王会00041692" w:date="2016-08-23T15:11:00Z"/>
        </w:rPr>
        <w:pPrChange w:id="243" w:author="王会00041692" w:date="2016-08-23T15:11:00Z">
          <w:pPr/>
        </w:pPrChange>
      </w:pPr>
      <w:ins w:id="244" w:author="王会00041692" w:date="2016-08-23T15:11:00Z">
        <w:r>
          <w:rPr>
            <w:rFonts w:hint="eastAsia"/>
          </w:rPr>
          <w:t xml:space="preserve">2) </w:t>
        </w:r>
        <w:r>
          <w:rPr>
            <w:rFonts w:hint="eastAsia"/>
          </w:rPr>
          <w:t>经过到达检查（可选），输出</w:t>
        </w:r>
        <w:r>
          <w:rPr>
            <w:rFonts w:hint="eastAsia"/>
          </w:rPr>
          <w:t>DStream</w:t>
        </w:r>
      </w:ins>
    </w:p>
    <w:p w:rsidR="008D26BC" w:rsidRDefault="002C75D0" w:rsidP="008D26BC">
      <w:pPr>
        <w:ind w:firstLineChars="202" w:firstLine="424"/>
        <w:rPr>
          <w:ins w:id="245" w:author="王会00041692" w:date="2016-08-23T15:11:00Z"/>
        </w:rPr>
        <w:pPrChange w:id="246" w:author="王会00041692" w:date="2016-08-23T15:11:00Z">
          <w:pPr/>
        </w:pPrChange>
      </w:pPr>
      <w:ins w:id="247" w:author="王会00041692" w:date="2016-08-23T15:11:00Z">
        <w:r>
          <w:rPr>
            <w:rFonts w:hint="eastAsia"/>
          </w:rPr>
          <w:t xml:space="preserve">3) </w:t>
        </w:r>
        <w:r>
          <w:rPr>
            <w:rFonts w:hint="eastAsia"/>
          </w:rPr>
          <w:t>经过若干步</w:t>
        </w:r>
        <w:r>
          <w:rPr>
            <w:rFonts w:hint="eastAsia"/>
          </w:rPr>
          <w:t>transform</w:t>
        </w:r>
        <w:r>
          <w:rPr>
            <w:rFonts w:hint="eastAsia"/>
          </w:rPr>
          <w:t>操作，输出</w:t>
        </w:r>
        <w:r>
          <w:rPr>
            <w:rFonts w:hint="eastAsia"/>
          </w:rPr>
          <w:t>DStream</w:t>
        </w:r>
      </w:ins>
    </w:p>
    <w:p w:rsidR="008D26BC" w:rsidRDefault="002C75D0" w:rsidP="008D26BC">
      <w:pPr>
        <w:ind w:firstLineChars="202" w:firstLine="424"/>
        <w:rPr>
          <w:ins w:id="248" w:author="王会00041692" w:date="2016-08-23T15:11:00Z"/>
        </w:rPr>
        <w:pPrChange w:id="249" w:author="王会00041692" w:date="2016-08-23T15:11:00Z">
          <w:pPr/>
        </w:pPrChange>
      </w:pPr>
      <w:ins w:id="250" w:author="王会00041692" w:date="2016-08-23T15:11:00Z">
        <w:r>
          <w:rPr>
            <w:rFonts w:hint="eastAsia"/>
          </w:rPr>
          <w:t xml:space="preserve">4) </w:t>
        </w:r>
        <w:r>
          <w:rPr>
            <w:rFonts w:hint="eastAsia"/>
          </w:rPr>
          <w:t>经过</w:t>
        </w:r>
        <w:r>
          <w:rPr>
            <w:rFonts w:hint="eastAsia"/>
          </w:rPr>
          <w:t>output</w:t>
        </w:r>
        <w:r>
          <w:rPr>
            <w:rFonts w:hint="eastAsia"/>
          </w:rPr>
          <w:t>操作，输出到外部表</w:t>
        </w:r>
        <w:r>
          <w:rPr>
            <w:rFonts w:hint="eastAsia"/>
          </w:rPr>
          <w:t>/</w:t>
        </w:r>
        <w:r>
          <w:rPr>
            <w:rFonts w:hint="eastAsia"/>
          </w:rPr>
          <w:t>文件</w:t>
        </w:r>
      </w:ins>
    </w:p>
    <w:p w:rsidR="008D26BC" w:rsidRDefault="00B2344F" w:rsidP="008D26BC">
      <w:pPr>
        <w:autoSpaceDE w:val="0"/>
        <w:autoSpaceDN w:val="0"/>
        <w:adjustRightInd w:val="0"/>
        <w:ind w:firstLineChars="202" w:firstLine="424"/>
        <w:jc w:val="left"/>
        <w:rPr>
          <w:ins w:id="251" w:author="王会00041692" w:date="2016-08-22T17:27:00Z"/>
        </w:rPr>
        <w:pPrChange w:id="252" w:author="王会00041692" w:date="2016-08-22T16:42:00Z">
          <w:pPr/>
        </w:pPrChange>
      </w:pPr>
      <w:ins w:id="253" w:author="王会00041692" w:date="2016-08-23T15:11:00Z">
        <w:r>
          <w:rPr>
            <w:rFonts w:hint="eastAsia"/>
          </w:rPr>
          <w:t>业务实现</w:t>
        </w:r>
        <w:r>
          <w:rPr>
            <w:rFonts w:hint="eastAsia"/>
          </w:rPr>
          <w:t>streaming</w:t>
        </w:r>
        <w:r>
          <w:rPr>
            <w:rFonts w:hint="eastAsia"/>
          </w:rPr>
          <w:t>任务，需要配置</w:t>
        </w:r>
      </w:ins>
      <w:ins w:id="254" w:author="王会00041692" w:date="2016-08-23T15:12:00Z">
        <w:r>
          <w:rPr>
            <w:rFonts w:hint="eastAsia"/>
          </w:rPr>
          <w:t>任务</w:t>
        </w:r>
        <w:r>
          <w:rPr>
            <w:rFonts w:hint="eastAsia"/>
          </w:rPr>
          <w:t>task xml</w:t>
        </w:r>
        <w:r>
          <w:rPr>
            <w:rFonts w:hint="eastAsia"/>
          </w:rPr>
          <w:t>，算法</w:t>
        </w:r>
        <w:r>
          <w:rPr>
            <w:rFonts w:hint="eastAsia"/>
          </w:rPr>
          <w:t xml:space="preserve"> XML</w:t>
        </w:r>
        <w:r>
          <w:rPr>
            <w:rFonts w:hint="eastAsia"/>
          </w:rPr>
          <w:t>，</w:t>
        </w:r>
        <w:r>
          <w:rPr>
            <w:rFonts w:hint="eastAsia"/>
          </w:rPr>
          <w:t>rddtable</w:t>
        </w:r>
        <w:r>
          <w:rPr>
            <w:rFonts w:hint="eastAsia"/>
          </w:rPr>
          <w:t>表</w:t>
        </w:r>
        <w:r>
          <w:rPr>
            <w:rFonts w:hint="eastAsia"/>
          </w:rPr>
          <w:t>xml</w:t>
        </w:r>
        <w:r>
          <w:rPr>
            <w:rFonts w:hint="eastAsia"/>
          </w:rPr>
          <w:t>，以及</w:t>
        </w:r>
        <w:r>
          <w:rPr>
            <w:rFonts w:hint="eastAsia"/>
          </w:rPr>
          <w:t>rdd</w:t>
        </w:r>
        <w:r>
          <w:rPr>
            <w:rFonts w:hint="eastAsia"/>
          </w:rPr>
          <w:t>算法</w:t>
        </w:r>
        <w:r>
          <w:rPr>
            <w:rFonts w:hint="eastAsia"/>
          </w:rPr>
          <w:t>jar</w:t>
        </w:r>
        <w:r>
          <w:rPr>
            <w:rFonts w:hint="eastAsia"/>
          </w:rPr>
          <w:t>包的实现</w:t>
        </w:r>
      </w:ins>
      <w:ins w:id="255" w:author="王会00041692" w:date="2016-08-23T15:13:00Z">
        <w:r>
          <w:rPr>
            <w:rFonts w:hint="eastAsia"/>
          </w:rPr>
          <w:t>。</w:t>
        </w:r>
      </w:ins>
    </w:p>
    <w:p w:rsidR="008D26BC" w:rsidRDefault="00543081" w:rsidP="008D26BC">
      <w:pPr>
        <w:pStyle w:val="2"/>
        <w:rPr>
          <w:ins w:id="256" w:author="王会00041692" w:date="2016-08-23T15:30:00Z"/>
          <w:rFonts w:ascii="微软雅黑" w:eastAsia="微软雅黑" w:hAnsi="微软雅黑"/>
        </w:rPr>
        <w:pPrChange w:id="257" w:author="王会00041692" w:date="2016-08-22T17:27:00Z">
          <w:pPr/>
        </w:pPrChange>
      </w:pPr>
      <w:ins w:id="258" w:author="王会00041692" w:date="2016-08-23T15:35:00Z">
        <w:r>
          <w:rPr>
            <w:rFonts w:ascii="微软雅黑" w:eastAsia="微软雅黑" w:hAnsi="微软雅黑" w:hint="eastAsia"/>
          </w:rPr>
          <w:t>流</w:t>
        </w:r>
      </w:ins>
      <w:ins w:id="259" w:author="王会00041692" w:date="2016-08-23T15:30:00Z">
        <w:r w:rsidR="00F35A1C">
          <w:rPr>
            <w:rFonts w:ascii="微软雅黑" w:eastAsia="微软雅黑" w:hAnsi="微软雅黑" w:hint="eastAsia"/>
          </w:rPr>
          <w:t>任务</w:t>
        </w:r>
      </w:ins>
      <w:ins w:id="260" w:author="王会00041692" w:date="2016-08-23T15:35:00Z">
        <w:r>
          <w:rPr>
            <w:rFonts w:ascii="微软雅黑" w:eastAsia="微软雅黑" w:hAnsi="微软雅黑" w:hint="eastAsia"/>
          </w:rPr>
          <w:t>特性</w:t>
        </w:r>
      </w:ins>
      <w:ins w:id="261" w:author="王会00041692" w:date="2016-08-23T15:30:00Z">
        <w:r w:rsidR="00F35A1C">
          <w:rPr>
            <w:rFonts w:ascii="微软雅黑" w:eastAsia="微软雅黑" w:hAnsi="微软雅黑" w:hint="eastAsia"/>
          </w:rPr>
          <w:t>结构说明</w:t>
        </w:r>
      </w:ins>
    </w:p>
    <w:p w:rsidR="008D26BC" w:rsidRDefault="00302925" w:rsidP="008D26BC">
      <w:pPr>
        <w:autoSpaceDE w:val="0"/>
        <w:autoSpaceDN w:val="0"/>
        <w:adjustRightInd w:val="0"/>
        <w:ind w:firstLineChars="135" w:firstLine="283"/>
        <w:jc w:val="left"/>
        <w:rPr>
          <w:ins w:id="262" w:author="王会00041692" w:date="2016-08-23T15:30:00Z"/>
        </w:rPr>
        <w:pPrChange w:id="263" w:author="王会00041692" w:date="2016-08-23T15:31:00Z">
          <w:pPr/>
        </w:pPrChange>
      </w:pPr>
      <w:ins w:id="264" w:author="王会00041692" w:date="2016-08-23T15:30:00Z">
        <w:r>
          <w:rPr>
            <w:rFonts w:hint="eastAsia"/>
          </w:rPr>
          <w:t>业务</w:t>
        </w:r>
        <w:r>
          <w:rPr>
            <w:rFonts w:hint="eastAsia"/>
          </w:rPr>
          <w:t>xml</w:t>
        </w:r>
        <w:r>
          <w:rPr>
            <w:rFonts w:hint="eastAsia"/>
          </w:rPr>
          <w:t>和代码路径与</w:t>
        </w:r>
      </w:ins>
      <w:ins w:id="265" w:author="王会00041692" w:date="2016-08-23T15:31:00Z">
        <w:r w:rsidR="008D26BC">
          <w:fldChar w:fldCharType="begin"/>
        </w:r>
        <w:r>
          <w:instrText xml:space="preserve"> HYPERLINK  \l "</w:instrText>
        </w:r>
        <w:r>
          <w:rPr>
            <w:rFonts w:hint="eastAsia"/>
          </w:rPr>
          <w:instrText>_</w:instrText>
        </w:r>
        <w:r>
          <w:rPr>
            <w:rFonts w:hint="eastAsia"/>
          </w:rPr>
          <w:instrText>开发实现文件说明</w:instrText>
        </w:r>
        <w:r>
          <w:instrText xml:space="preserve">" </w:instrText>
        </w:r>
        <w:r w:rsidR="008D26BC">
          <w:fldChar w:fldCharType="separate"/>
        </w:r>
        <w:r w:rsidRPr="00302925">
          <w:rPr>
            <w:rStyle w:val="ab"/>
            <w:rFonts w:hint="eastAsia"/>
          </w:rPr>
          <w:t>开发实现文件说明</w:t>
        </w:r>
        <w:r w:rsidR="008D26BC">
          <w:fldChar w:fldCharType="end"/>
        </w:r>
      </w:ins>
      <w:ins w:id="266" w:author="王会00041692" w:date="2016-08-23T15:30:00Z">
        <w:r>
          <w:rPr>
            <w:rFonts w:hint="eastAsia"/>
          </w:rPr>
          <w:t>离线</w:t>
        </w:r>
      </w:ins>
      <w:ins w:id="267" w:author="王会00041692" w:date="2016-08-24T09:33:00Z">
        <w:r w:rsidR="005C680F">
          <w:rPr>
            <w:rFonts w:hint="eastAsia"/>
          </w:rPr>
          <w:t>任务</w:t>
        </w:r>
      </w:ins>
      <w:ins w:id="268" w:author="王会00041692" w:date="2016-08-23T15:30:00Z">
        <w:r>
          <w:rPr>
            <w:rFonts w:hint="eastAsia"/>
          </w:rPr>
          <w:t>一样，例如新增一个</w:t>
        </w:r>
        <w:r>
          <w:rPr>
            <w:rFonts w:hint="eastAsia"/>
          </w:rPr>
          <w:t>lte</w:t>
        </w:r>
        <w:r>
          <w:rPr>
            <w:rFonts w:hint="eastAsia"/>
          </w:rPr>
          <w:t>的流任务，则在</w:t>
        </w:r>
      </w:ins>
      <w:ins w:id="269" w:author="王会00041692" w:date="2016-08-23T15:32:00Z">
        <w:r>
          <w:t>…</w:t>
        </w:r>
      </w:ins>
      <w:ins w:id="270" w:author="王会00041692" w:date="2016-08-23T15:30:00Z">
        <w:r w:rsidRPr="00AF2B52">
          <w:t>/vmax-etl/networkoptimization/lte/feature</w:t>
        </w:r>
        <w:r>
          <w:rPr>
            <w:rFonts w:hint="eastAsia"/>
          </w:rPr>
          <w:t>路径下新建一个目录，以流任务名称命名，在该目录下新增如下四个目录：</w:t>
        </w:r>
      </w:ins>
    </w:p>
    <w:p w:rsidR="008D26BC" w:rsidRDefault="00302925" w:rsidP="008D26BC">
      <w:pPr>
        <w:autoSpaceDE w:val="0"/>
        <w:autoSpaceDN w:val="0"/>
        <w:adjustRightInd w:val="0"/>
        <w:ind w:firstLineChars="135" w:firstLine="283"/>
        <w:jc w:val="left"/>
        <w:rPr>
          <w:ins w:id="271" w:author="王会00041692" w:date="2016-08-23T15:30:00Z"/>
        </w:rPr>
        <w:pPrChange w:id="272" w:author="王会00041692" w:date="2016-08-23T15:31:00Z">
          <w:pPr/>
        </w:pPrChange>
      </w:pPr>
      <w:ins w:id="273" w:author="王会00041692" w:date="2016-08-23T15:30:00Z">
        <w:r w:rsidRPr="00AF2B52">
          <w:t>algorithm</w:t>
        </w:r>
        <w:r>
          <w:rPr>
            <w:rFonts w:hint="eastAsia"/>
          </w:rPr>
          <w:t>：算法</w:t>
        </w:r>
        <w:r>
          <w:rPr>
            <w:rFonts w:hint="eastAsia"/>
          </w:rPr>
          <w:t>xml</w:t>
        </w:r>
        <w:r>
          <w:rPr>
            <w:rFonts w:hint="eastAsia"/>
          </w:rPr>
          <w:t>、算法</w:t>
        </w:r>
        <w:r>
          <w:rPr>
            <w:rFonts w:hint="eastAsia"/>
          </w:rPr>
          <w:t>jar</w:t>
        </w:r>
        <w:r>
          <w:rPr>
            <w:rFonts w:hint="eastAsia"/>
          </w:rPr>
          <w:t>包；</w:t>
        </w:r>
      </w:ins>
    </w:p>
    <w:p w:rsidR="008D26BC" w:rsidRDefault="00302925" w:rsidP="008D26BC">
      <w:pPr>
        <w:autoSpaceDE w:val="0"/>
        <w:autoSpaceDN w:val="0"/>
        <w:adjustRightInd w:val="0"/>
        <w:ind w:firstLineChars="135" w:firstLine="283"/>
        <w:jc w:val="left"/>
        <w:rPr>
          <w:ins w:id="274" w:author="王会00041692" w:date="2016-08-23T15:30:00Z"/>
        </w:rPr>
        <w:pPrChange w:id="275" w:author="王会00041692" w:date="2016-08-23T15:31:00Z">
          <w:pPr/>
        </w:pPrChange>
      </w:pPr>
      <w:ins w:id="276" w:author="王会00041692" w:date="2016-08-23T15:30:00Z">
        <w:r w:rsidRPr="00AF2B52">
          <w:t>task</w:t>
        </w:r>
        <w:r>
          <w:rPr>
            <w:rFonts w:hint="eastAsia"/>
          </w:rPr>
          <w:t>：流任务</w:t>
        </w:r>
        <w:r>
          <w:rPr>
            <w:rFonts w:hint="eastAsia"/>
          </w:rPr>
          <w:t>xml</w:t>
        </w:r>
      </w:ins>
    </w:p>
    <w:p w:rsidR="008D26BC" w:rsidRDefault="00302925" w:rsidP="008D26BC">
      <w:pPr>
        <w:autoSpaceDE w:val="0"/>
        <w:autoSpaceDN w:val="0"/>
        <w:adjustRightInd w:val="0"/>
        <w:ind w:firstLineChars="135" w:firstLine="283"/>
        <w:jc w:val="left"/>
        <w:rPr>
          <w:ins w:id="277" w:author="王会00041692" w:date="2016-08-23T15:30:00Z"/>
        </w:rPr>
        <w:pPrChange w:id="278" w:author="王会00041692" w:date="2016-08-23T15:31:00Z">
          <w:pPr/>
        </w:pPrChange>
      </w:pPr>
      <w:ins w:id="279" w:author="王会00041692" w:date="2016-08-23T15:30:00Z">
        <w:r w:rsidRPr="00C817F3">
          <w:t>project</w:t>
        </w:r>
        <w:r>
          <w:rPr>
            <w:rFonts w:hint="eastAsia"/>
          </w:rPr>
          <w:t>：算法代码工程，主要配置</w:t>
        </w:r>
        <w:r>
          <w:rPr>
            <w:rFonts w:hint="eastAsia"/>
          </w:rPr>
          <w:t>jar</w:t>
        </w:r>
        <w:r>
          <w:rPr>
            <w:rFonts w:hint="eastAsia"/>
          </w:rPr>
          <w:t>包依赖</w:t>
        </w:r>
      </w:ins>
    </w:p>
    <w:p w:rsidR="008D26BC" w:rsidRDefault="00302925" w:rsidP="008D26BC">
      <w:pPr>
        <w:autoSpaceDE w:val="0"/>
        <w:autoSpaceDN w:val="0"/>
        <w:adjustRightInd w:val="0"/>
        <w:ind w:firstLineChars="135" w:firstLine="283"/>
        <w:jc w:val="left"/>
        <w:rPr>
          <w:ins w:id="280" w:author="王会00041692" w:date="2016-08-23T15:30:00Z"/>
        </w:rPr>
        <w:pPrChange w:id="281" w:author="王会00041692" w:date="2016-08-23T15:31:00Z">
          <w:pPr/>
        </w:pPrChange>
      </w:pPr>
      <w:ins w:id="282" w:author="王会00041692" w:date="2016-08-23T15:30:00Z">
        <w:r w:rsidRPr="00C817F3">
          <w:t>rdd</w:t>
        </w:r>
        <w:r>
          <w:rPr>
            <w:rFonts w:hint="eastAsia"/>
          </w:rPr>
          <w:t>：算法实现代码</w:t>
        </w:r>
      </w:ins>
    </w:p>
    <w:p w:rsidR="00302925" w:rsidRDefault="00302925" w:rsidP="00302925">
      <w:pPr>
        <w:rPr>
          <w:ins w:id="283" w:author="王会00041692" w:date="2016-08-23T15:30:00Z"/>
        </w:rPr>
      </w:pPr>
    </w:p>
    <w:p w:rsidR="008D26BC" w:rsidRDefault="00302925" w:rsidP="008D26BC">
      <w:pPr>
        <w:autoSpaceDE w:val="0"/>
        <w:autoSpaceDN w:val="0"/>
        <w:adjustRightInd w:val="0"/>
        <w:ind w:firstLineChars="135" w:firstLine="283"/>
        <w:jc w:val="left"/>
        <w:rPr>
          <w:ins w:id="284" w:author="王会00041692" w:date="2016-08-23T15:30:00Z"/>
        </w:rPr>
        <w:pPrChange w:id="285" w:author="王会00041692" w:date="2016-08-23T15:32:00Z">
          <w:pPr/>
        </w:pPrChange>
      </w:pPr>
      <w:ins w:id="286" w:author="王会00041692" w:date="2016-08-23T15:30:00Z">
        <w:r w:rsidRPr="00386A1A">
          <w:rPr>
            <w:rFonts w:hint="eastAsia"/>
          </w:rPr>
          <w:t>输入、输出过程</w:t>
        </w:r>
        <w:r w:rsidRPr="00386A1A">
          <w:t>RDD</w:t>
        </w:r>
      </w:ins>
      <w:ins w:id="287" w:author="王会00041692" w:date="2016-08-23T15:35:00Z">
        <w:r w:rsidR="008D26BC">
          <w:fldChar w:fldCharType="begin"/>
        </w:r>
        <w:r w:rsidR="009E33F1">
          <w:instrText xml:space="preserve"> HYPERLINK  \l "</w:instrText>
        </w:r>
        <w:r w:rsidR="009E33F1">
          <w:rPr>
            <w:rFonts w:hint="eastAsia"/>
          </w:rPr>
          <w:instrText>_</w:instrText>
        </w:r>
        <w:r w:rsidR="009E33F1">
          <w:rPr>
            <w:rFonts w:hint="eastAsia"/>
          </w:rPr>
          <w:instrText>表</w:instrText>
        </w:r>
        <w:r w:rsidR="009E33F1">
          <w:rPr>
            <w:rFonts w:hint="eastAsia"/>
          </w:rPr>
          <w:instrText>XML</w:instrText>
        </w:r>
        <w:r w:rsidR="009E33F1">
          <w:rPr>
            <w:rFonts w:hint="eastAsia"/>
          </w:rPr>
          <w:instrText>文件说明</w:instrText>
        </w:r>
        <w:r w:rsidR="009E33F1">
          <w:rPr>
            <w:rFonts w:hint="eastAsia"/>
          </w:rPr>
          <w:instrText>_1</w:instrText>
        </w:r>
        <w:r w:rsidR="009E33F1">
          <w:instrText xml:space="preserve">" </w:instrText>
        </w:r>
        <w:r w:rsidR="008D26BC">
          <w:fldChar w:fldCharType="separate"/>
        </w:r>
        <w:r w:rsidR="009E33F1" w:rsidRPr="009E33F1">
          <w:rPr>
            <w:rStyle w:val="ab"/>
            <w:rFonts w:hint="eastAsia"/>
          </w:rPr>
          <w:t>表</w:t>
        </w:r>
        <w:r w:rsidR="009E33F1" w:rsidRPr="009E33F1">
          <w:rPr>
            <w:rStyle w:val="ab"/>
            <w:rFonts w:hint="eastAsia"/>
          </w:rPr>
          <w:t>XML</w:t>
        </w:r>
        <w:r w:rsidR="009E33F1" w:rsidRPr="009E33F1">
          <w:rPr>
            <w:rStyle w:val="ab"/>
            <w:rFonts w:hint="eastAsia"/>
          </w:rPr>
          <w:t>文件</w:t>
        </w:r>
        <w:r w:rsidR="008D26BC">
          <w:fldChar w:fldCharType="end"/>
        </w:r>
      </w:ins>
      <w:ins w:id="288" w:author="王会00041692" w:date="2016-08-23T15:30:00Z">
        <w:r w:rsidRPr="00386A1A">
          <w:rPr>
            <w:rFonts w:hint="eastAsia"/>
          </w:rPr>
          <w:t>每行各个字段的定义</w:t>
        </w:r>
        <w:r>
          <w:rPr>
            <w:rFonts w:hint="eastAsia"/>
          </w:rPr>
          <w:t>xml</w:t>
        </w:r>
        <w:r>
          <w:rPr>
            <w:rFonts w:hint="eastAsia"/>
          </w:rPr>
          <w:t>和</w:t>
        </w:r>
      </w:ins>
      <w:ins w:id="289" w:author="王会00041692" w:date="2016-08-23T15:33:00Z">
        <w:r w:rsidR="008D26BC">
          <w:fldChar w:fldCharType="begin"/>
        </w:r>
        <w:r w:rsidR="00850585">
          <w:instrText xml:space="preserve"> HYPERLINK  \l "</w:instrText>
        </w:r>
        <w:r w:rsidR="00850585">
          <w:rPr>
            <w:rFonts w:hint="eastAsia"/>
          </w:rPr>
          <w:instrText>_</w:instrText>
        </w:r>
        <w:r w:rsidR="00850585">
          <w:rPr>
            <w:rFonts w:hint="eastAsia"/>
          </w:rPr>
          <w:instrText>表</w:instrText>
        </w:r>
        <w:r w:rsidR="00850585">
          <w:rPr>
            <w:rFonts w:hint="eastAsia"/>
          </w:rPr>
          <w:instrText>XML</w:instrText>
        </w:r>
        <w:r w:rsidR="00850585">
          <w:rPr>
            <w:rFonts w:hint="eastAsia"/>
          </w:rPr>
          <w:instrText>文件说明</w:instrText>
        </w:r>
        <w:r w:rsidR="00850585">
          <w:instrText xml:space="preserve">" </w:instrText>
        </w:r>
        <w:r w:rsidR="008D26BC">
          <w:fldChar w:fldCharType="separate"/>
        </w:r>
        <w:r w:rsidR="00850585" w:rsidRPr="00850585">
          <w:rPr>
            <w:rStyle w:val="ab"/>
            <w:rFonts w:hint="eastAsia"/>
          </w:rPr>
          <w:t>表</w:t>
        </w:r>
        <w:r w:rsidR="00850585" w:rsidRPr="00850585">
          <w:rPr>
            <w:rStyle w:val="ab"/>
            <w:rFonts w:hint="eastAsia"/>
          </w:rPr>
          <w:t>XML</w:t>
        </w:r>
        <w:r w:rsidR="00850585" w:rsidRPr="00850585">
          <w:rPr>
            <w:rStyle w:val="ab"/>
            <w:rFonts w:hint="eastAsia"/>
          </w:rPr>
          <w:t>文件说明</w:t>
        </w:r>
        <w:r w:rsidR="008D26BC">
          <w:fldChar w:fldCharType="end"/>
        </w:r>
        <w:r w:rsidR="00850585">
          <w:rPr>
            <w:rFonts w:hint="eastAsia"/>
          </w:rPr>
          <w:t>中</w:t>
        </w:r>
      </w:ins>
      <w:ins w:id="290" w:author="王会00041692" w:date="2016-08-23T15:30:00Z">
        <w:r>
          <w:rPr>
            <w:rFonts w:hint="eastAsia"/>
          </w:rPr>
          <w:t>spark</w:t>
        </w:r>
        <w:r>
          <w:rPr>
            <w:rFonts w:hint="eastAsia"/>
          </w:rPr>
          <w:t>表</w:t>
        </w:r>
        <w:r>
          <w:rPr>
            <w:rFonts w:hint="eastAsia"/>
          </w:rPr>
          <w:t>xml</w:t>
        </w:r>
        <w:r>
          <w:rPr>
            <w:rFonts w:hint="eastAsia"/>
          </w:rPr>
          <w:t>定义一样，放在</w:t>
        </w:r>
      </w:ins>
      <w:ins w:id="291" w:author="王会00041692" w:date="2016-08-23T15:32:00Z">
        <w:r>
          <w:rPr>
            <w:rFonts w:hint="eastAsia"/>
          </w:rPr>
          <w:t>路径</w:t>
        </w:r>
        <w:r>
          <w:t>…</w:t>
        </w:r>
      </w:ins>
      <w:ins w:id="292" w:author="王会00041692" w:date="2016-08-23T15:30:00Z">
        <w:r w:rsidRPr="001E4F52">
          <w:t>/vmax-etl/originaltable/spark</w:t>
        </w:r>
        <w:r>
          <w:rPr>
            <w:rFonts w:hint="eastAsia"/>
          </w:rPr>
          <w:t>下面。</w:t>
        </w:r>
      </w:ins>
    </w:p>
    <w:p w:rsidR="008D26BC" w:rsidRDefault="008D26BC" w:rsidP="008D26BC">
      <w:pPr>
        <w:pStyle w:val="2"/>
        <w:rPr>
          <w:ins w:id="293" w:author="王会00041692" w:date="2016-08-22T15:36:00Z"/>
          <w:rFonts w:ascii="微软雅黑" w:eastAsia="微软雅黑" w:hAnsi="微软雅黑"/>
        </w:rPr>
        <w:pPrChange w:id="294" w:author="王会00041692" w:date="2016-08-22T17:27:00Z">
          <w:pPr/>
        </w:pPrChange>
      </w:pPr>
      <w:ins w:id="295" w:author="王会00041692" w:date="2016-08-22T17:27:00Z">
        <w:r w:rsidRPr="008D26BC">
          <w:rPr>
            <w:rFonts w:ascii="微软雅黑" w:eastAsia="微软雅黑" w:hAnsi="微软雅黑" w:hint="eastAsia"/>
            <w:rPrChange w:id="296" w:author="王会00041692" w:date="2016-08-22T17:27:00Z">
              <w:rPr>
                <w:rFonts w:hint="eastAsia"/>
              </w:rPr>
            </w:rPrChange>
          </w:rPr>
          <w:t>XML文件说明</w:t>
        </w:r>
      </w:ins>
    </w:p>
    <w:p w:rsidR="008D26BC" w:rsidRPr="008D26BC" w:rsidRDefault="008D26BC" w:rsidP="008D26BC">
      <w:pPr>
        <w:autoSpaceDE w:val="0"/>
        <w:autoSpaceDN w:val="0"/>
        <w:adjustRightInd w:val="0"/>
        <w:ind w:firstLineChars="135" w:firstLine="283"/>
        <w:jc w:val="left"/>
        <w:rPr>
          <w:ins w:id="297" w:author="王会00041692" w:date="2016-08-22T15:46:00Z"/>
          <w:rPrChange w:id="298" w:author="王会00041692" w:date="2016-08-22T16:42:00Z">
            <w:rPr>
              <w:ins w:id="299" w:author="王会00041692" w:date="2016-08-22T15:46:00Z"/>
              <w:rFonts w:ascii="微软雅黑" w:eastAsia="微软雅黑" w:hAnsi="微软雅黑"/>
            </w:rPr>
          </w:rPrChange>
        </w:rPr>
        <w:pPrChange w:id="300" w:author="王会00041692" w:date="2016-08-22T16:42:00Z">
          <w:pPr/>
        </w:pPrChange>
      </w:pPr>
      <w:ins w:id="301" w:author="王会00041692" w:date="2016-08-22T15:36:00Z">
        <w:r w:rsidRPr="008D26BC">
          <w:rPr>
            <w:rFonts w:hint="eastAsia"/>
            <w:rPrChange w:id="302" w:author="王会00041692" w:date="2016-08-22T16:42:00Z">
              <w:rPr>
                <w:rFonts w:ascii="微软雅黑" w:eastAsia="微软雅黑" w:hAnsi="微软雅黑" w:hint="eastAsia"/>
                <w:b/>
                <w:bCs/>
              </w:rPr>
            </w:rPrChange>
          </w:rPr>
          <w:t>一个完整的</w:t>
        </w:r>
        <w:r w:rsidRPr="008D26BC">
          <w:rPr>
            <w:rPrChange w:id="303" w:author="王会00041692" w:date="2016-08-22T16:42:00Z">
              <w:rPr>
                <w:rFonts w:ascii="微软雅黑" w:eastAsia="微软雅黑" w:hAnsi="微软雅黑"/>
                <w:b/>
                <w:bCs/>
              </w:rPr>
            </w:rPrChange>
          </w:rPr>
          <w:t>streaming</w:t>
        </w:r>
        <w:r w:rsidRPr="008D26BC">
          <w:rPr>
            <w:rFonts w:hint="eastAsia"/>
            <w:rPrChange w:id="304" w:author="王会00041692" w:date="2016-08-22T16:42:00Z">
              <w:rPr>
                <w:rFonts w:ascii="微软雅黑" w:eastAsia="微软雅黑" w:hAnsi="微软雅黑" w:hint="eastAsia"/>
                <w:b/>
                <w:bCs/>
              </w:rPr>
            </w:rPrChange>
          </w:rPr>
          <w:t>处理流程包含三种</w:t>
        </w:r>
        <w:r w:rsidRPr="008D26BC">
          <w:rPr>
            <w:rPrChange w:id="305" w:author="王会00041692" w:date="2016-08-22T16:42:00Z">
              <w:rPr>
                <w:rFonts w:ascii="微软雅黑" w:eastAsia="微软雅黑" w:hAnsi="微软雅黑"/>
                <w:b/>
                <w:bCs/>
              </w:rPr>
            </w:rPrChange>
          </w:rPr>
          <w:t>xml</w:t>
        </w:r>
        <w:r w:rsidRPr="008D26BC">
          <w:rPr>
            <w:rFonts w:hint="eastAsia"/>
            <w:rPrChange w:id="306" w:author="王会00041692" w:date="2016-08-22T16:42:00Z">
              <w:rPr>
                <w:rFonts w:ascii="微软雅黑" w:eastAsia="微软雅黑" w:hAnsi="微软雅黑" w:hint="eastAsia"/>
                <w:b/>
                <w:bCs/>
              </w:rPr>
            </w:rPrChange>
          </w:rPr>
          <w:t>：任务</w:t>
        </w:r>
        <w:r w:rsidRPr="008D26BC">
          <w:rPr>
            <w:rPrChange w:id="307" w:author="王会00041692" w:date="2016-08-22T16:42:00Z">
              <w:rPr>
                <w:rFonts w:ascii="微软雅黑" w:eastAsia="微软雅黑" w:hAnsi="微软雅黑"/>
                <w:b/>
                <w:bCs/>
              </w:rPr>
            </w:rPrChange>
          </w:rPr>
          <w:t>task XML</w:t>
        </w:r>
        <w:r w:rsidRPr="008D26BC">
          <w:rPr>
            <w:rFonts w:hint="eastAsia"/>
            <w:rPrChange w:id="308" w:author="王会00041692" w:date="2016-08-22T16:42:00Z">
              <w:rPr>
                <w:rFonts w:ascii="微软雅黑" w:eastAsia="微软雅黑" w:hAnsi="微软雅黑" w:hint="eastAsia"/>
                <w:b/>
                <w:bCs/>
              </w:rPr>
            </w:rPrChange>
          </w:rPr>
          <w:t>，算法</w:t>
        </w:r>
      </w:ins>
      <w:ins w:id="309" w:author="王会00041692" w:date="2016-08-22T15:37:00Z">
        <w:r w:rsidRPr="008D26BC">
          <w:rPr>
            <w:rPrChange w:id="310" w:author="王会00041692" w:date="2016-08-22T16:42:00Z">
              <w:rPr>
                <w:rFonts w:ascii="微软雅黑" w:eastAsia="微软雅黑" w:hAnsi="微软雅黑"/>
                <w:b/>
                <w:bCs/>
              </w:rPr>
            </w:rPrChange>
          </w:rPr>
          <w:t>alrorithm XML</w:t>
        </w:r>
        <w:r w:rsidRPr="008D26BC">
          <w:rPr>
            <w:rFonts w:hint="eastAsia"/>
            <w:rPrChange w:id="311" w:author="王会00041692" w:date="2016-08-22T16:42:00Z">
              <w:rPr>
                <w:rFonts w:ascii="微软雅黑" w:eastAsia="微软雅黑" w:hAnsi="微软雅黑" w:hint="eastAsia"/>
                <w:b/>
                <w:bCs/>
              </w:rPr>
            </w:rPrChange>
          </w:rPr>
          <w:t>，</w:t>
        </w:r>
      </w:ins>
      <w:ins w:id="312" w:author="王会00041692" w:date="2016-08-22T15:46:00Z">
        <w:r w:rsidRPr="008D26BC">
          <w:rPr>
            <w:rPrChange w:id="313" w:author="王会00041692" w:date="2016-08-22T16:42:00Z">
              <w:rPr>
                <w:rFonts w:ascii="微软雅黑" w:eastAsia="微软雅黑" w:hAnsi="微软雅黑"/>
                <w:b/>
                <w:bCs/>
              </w:rPr>
            </w:rPrChange>
          </w:rPr>
          <w:t>rddtable</w:t>
        </w:r>
      </w:ins>
      <w:ins w:id="314" w:author="王会00041692" w:date="2016-08-22T15:37:00Z">
        <w:r w:rsidRPr="008D26BC">
          <w:rPr>
            <w:rFonts w:hint="eastAsia"/>
            <w:rPrChange w:id="315" w:author="王会00041692" w:date="2016-08-22T16:42:00Z">
              <w:rPr>
                <w:rFonts w:ascii="微软雅黑" w:eastAsia="微软雅黑" w:hAnsi="微软雅黑" w:hint="eastAsia"/>
                <w:b/>
                <w:bCs/>
              </w:rPr>
            </w:rPrChange>
          </w:rPr>
          <w:t>表</w:t>
        </w:r>
      </w:ins>
      <w:ins w:id="316" w:author="王会00041692" w:date="2016-08-22T15:46:00Z">
        <w:r w:rsidRPr="008D26BC">
          <w:rPr>
            <w:rPrChange w:id="317" w:author="王会00041692" w:date="2016-08-22T16:42:00Z">
              <w:rPr>
                <w:rFonts w:ascii="微软雅黑" w:eastAsia="微软雅黑" w:hAnsi="微软雅黑"/>
                <w:b/>
                <w:bCs/>
              </w:rPr>
            </w:rPrChange>
          </w:rPr>
          <w:t>X</w:t>
        </w:r>
      </w:ins>
      <w:ins w:id="318" w:author="王会00041692" w:date="2016-08-22T15:37:00Z">
        <w:r w:rsidRPr="008D26BC">
          <w:rPr>
            <w:rPrChange w:id="319" w:author="王会00041692" w:date="2016-08-22T16:42:00Z">
              <w:rPr>
                <w:rFonts w:ascii="微软雅黑" w:eastAsia="微软雅黑" w:hAnsi="微软雅黑"/>
                <w:b/>
                <w:bCs/>
              </w:rPr>
            </w:rPrChange>
          </w:rPr>
          <w:t>ML</w:t>
        </w:r>
        <w:r w:rsidRPr="008D26BC">
          <w:rPr>
            <w:rFonts w:hint="eastAsia"/>
            <w:rPrChange w:id="320" w:author="王会00041692" w:date="2016-08-22T16:42:00Z">
              <w:rPr>
                <w:rFonts w:ascii="微软雅黑" w:eastAsia="微软雅黑" w:hAnsi="微软雅黑" w:hint="eastAsia"/>
                <w:b/>
                <w:bCs/>
              </w:rPr>
            </w:rPrChange>
          </w:rPr>
          <w:t>。以下分别对三种</w:t>
        </w:r>
        <w:r w:rsidRPr="008D26BC">
          <w:rPr>
            <w:rPrChange w:id="321" w:author="王会00041692" w:date="2016-08-22T16:42:00Z">
              <w:rPr>
                <w:rFonts w:ascii="微软雅黑" w:eastAsia="微软雅黑" w:hAnsi="微软雅黑"/>
                <w:b/>
                <w:bCs/>
              </w:rPr>
            </w:rPrChange>
          </w:rPr>
          <w:t>XML</w:t>
        </w:r>
        <w:r w:rsidRPr="008D26BC">
          <w:rPr>
            <w:rFonts w:hint="eastAsia"/>
            <w:rPrChange w:id="322" w:author="王会00041692" w:date="2016-08-22T16:42:00Z">
              <w:rPr>
                <w:rFonts w:ascii="微软雅黑" w:eastAsia="微软雅黑" w:hAnsi="微软雅黑" w:hint="eastAsia"/>
                <w:b/>
                <w:bCs/>
              </w:rPr>
            </w:rPrChange>
          </w:rPr>
          <w:t>配置文件进行说明。</w:t>
        </w:r>
      </w:ins>
    </w:p>
    <w:p w:rsidR="008D26BC" w:rsidRDefault="00872C1B" w:rsidP="008D26BC">
      <w:pPr>
        <w:pStyle w:val="3"/>
        <w:ind w:left="0" w:firstLine="0"/>
        <w:rPr>
          <w:ins w:id="323" w:author="王会00041692" w:date="2016-08-22T16:39:00Z"/>
          <w:rFonts w:ascii="微软雅黑" w:eastAsia="微软雅黑" w:hAnsi="微软雅黑"/>
        </w:rPr>
        <w:pPrChange w:id="324" w:author="王会00041692" w:date="2016-08-22T17:28:00Z">
          <w:pPr>
            <w:pStyle w:val="2"/>
          </w:pPr>
        </w:pPrChange>
      </w:pPr>
      <w:ins w:id="325" w:author="王会00041692" w:date="2016-08-22T15:47:00Z">
        <w:r>
          <w:rPr>
            <w:rFonts w:ascii="微软雅黑" w:eastAsia="微软雅黑" w:hAnsi="微软雅黑"/>
          </w:rPr>
          <w:t>T</w:t>
        </w:r>
        <w:r>
          <w:rPr>
            <w:rFonts w:ascii="微软雅黑" w:eastAsia="微软雅黑" w:hAnsi="微软雅黑" w:hint="eastAsia"/>
          </w:rPr>
          <w:t xml:space="preserve">ask </w:t>
        </w:r>
      </w:ins>
      <w:ins w:id="326" w:author="王会00041692" w:date="2016-08-22T15:46:00Z">
        <w:r w:rsidR="00400806" w:rsidRPr="00400806">
          <w:rPr>
            <w:rFonts w:ascii="微软雅黑" w:eastAsia="微软雅黑" w:hAnsi="微软雅黑"/>
          </w:rPr>
          <w:t>XML</w:t>
        </w:r>
        <w:r w:rsidR="00B673CF" w:rsidRPr="00DA5AB8">
          <w:rPr>
            <w:rFonts w:ascii="微软雅黑" w:eastAsia="微软雅黑" w:hAnsi="微软雅黑" w:hint="eastAsia"/>
          </w:rPr>
          <w:t>文件说明</w:t>
        </w:r>
      </w:ins>
    </w:p>
    <w:p w:rsidR="008D26BC" w:rsidRDefault="003955B7" w:rsidP="008D26BC">
      <w:pPr>
        <w:autoSpaceDE w:val="0"/>
        <w:autoSpaceDN w:val="0"/>
        <w:adjustRightInd w:val="0"/>
        <w:ind w:firstLineChars="202" w:firstLine="424"/>
        <w:jc w:val="left"/>
        <w:rPr>
          <w:ins w:id="327" w:author="王会00041692" w:date="2016-08-22T16:39:00Z"/>
        </w:rPr>
        <w:pPrChange w:id="328" w:author="王会00041692" w:date="2016-08-22T16:42:00Z">
          <w:pPr>
            <w:autoSpaceDE w:val="0"/>
            <w:autoSpaceDN w:val="0"/>
            <w:adjustRightInd w:val="0"/>
            <w:jc w:val="left"/>
          </w:pPr>
        </w:pPrChange>
      </w:pPr>
      <w:ins w:id="329" w:author="王会00041692" w:date="2016-08-22T16:39:00Z">
        <w:r w:rsidRPr="009662CC">
          <w:t>task</w:t>
        </w:r>
        <w:r w:rsidRPr="009662CC">
          <w:rPr>
            <w:rFonts w:hint="eastAsia"/>
          </w:rPr>
          <w:t>为整个流的属性，主要包含</w:t>
        </w:r>
        <w:r w:rsidRPr="009662CC">
          <w:t>4</w:t>
        </w:r>
        <w:r w:rsidRPr="009662CC">
          <w:rPr>
            <w:rFonts w:hint="eastAsia"/>
          </w:rPr>
          <w:t>部分内容</w:t>
        </w:r>
        <w:r w:rsidRPr="009662CC">
          <w:t>;</w:t>
        </w:r>
      </w:ins>
    </w:p>
    <w:p w:rsidR="003955B7" w:rsidRPr="009662CC" w:rsidRDefault="003955B7" w:rsidP="003955B7">
      <w:pPr>
        <w:autoSpaceDE w:val="0"/>
        <w:autoSpaceDN w:val="0"/>
        <w:adjustRightInd w:val="0"/>
        <w:jc w:val="left"/>
        <w:rPr>
          <w:ins w:id="330" w:author="王会00041692" w:date="2016-08-22T16:39:00Z"/>
        </w:rPr>
      </w:pPr>
      <w:ins w:id="331" w:author="王会00041692" w:date="2016-08-22T16:39:00Z">
        <w:r>
          <w:rPr>
            <w:rFonts w:hint="eastAsia"/>
          </w:rPr>
          <w:tab/>
        </w:r>
        <w:r w:rsidRPr="009662CC">
          <w:t xml:space="preserve">1) </w:t>
        </w:r>
        <w:r w:rsidRPr="009662CC">
          <w:rPr>
            <w:rFonts w:hint="eastAsia"/>
          </w:rPr>
          <w:t>接入的数据源（例如</w:t>
        </w:r>
        <w:r w:rsidRPr="009662CC">
          <w:t>kafka topic</w:t>
        </w:r>
        <w:r w:rsidRPr="009662CC">
          <w:rPr>
            <w:rFonts w:hint="eastAsia"/>
          </w:rPr>
          <w:t>）信息；</w:t>
        </w:r>
      </w:ins>
    </w:p>
    <w:p w:rsidR="003955B7" w:rsidRPr="009662CC" w:rsidRDefault="003955B7" w:rsidP="003955B7">
      <w:pPr>
        <w:autoSpaceDE w:val="0"/>
        <w:autoSpaceDN w:val="0"/>
        <w:adjustRightInd w:val="0"/>
        <w:jc w:val="left"/>
        <w:rPr>
          <w:ins w:id="332" w:author="王会00041692" w:date="2016-08-22T16:39:00Z"/>
        </w:rPr>
      </w:pPr>
      <w:ins w:id="333" w:author="王会00041692" w:date="2016-08-22T16:39:00Z">
        <w:r>
          <w:rPr>
            <w:rFonts w:hint="eastAsia"/>
          </w:rPr>
          <w:tab/>
        </w:r>
        <w:r w:rsidRPr="009662CC">
          <w:t>2</w:t>
        </w:r>
        <w:r w:rsidRPr="009662CC">
          <w:rPr>
            <w:rFonts w:hint="eastAsia"/>
          </w:rPr>
          <w:t>）流处理过程中用到的需要</w:t>
        </w:r>
        <w:r w:rsidRPr="009662CC">
          <w:t>ca</w:t>
        </w:r>
      </w:ins>
      <w:ins w:id="334" w:author="王会00041692" w:date="2016-08-22T16:40:00Z">
        <w:r>
          <w:rPr>
            <w:rFonts w:hint="eastAsia"/>
          </w:rPr>
          <w:t>che</w:t>
        </w:r>
      </w:ins>
      <w:ins w:id="335" w:author="王会00041692" w:date="2016-08-22T16:39:00Z">
        <w:r w:rsidRPr="009662CC">
          <w:rPr>
            <w:rFonts w:hint="eastAsia"/>
          </w:rPr>
          <w:t>的外部表；</w:t>
        </w:r>
      </w:ins>
    </w:p>
    <w:p w:rsidR="003955B7" w:rsidRPr="009662CC" w:rsidRDefault="003955B7" w:rsidP="003955B7">
      <w:pPr>
        <w:autoSpaceDE w:val="0"/>
        <w:autoSpaceDN w:val="0"/>
        <w:adjustRightInd w:val="0"/>
        <w:jc w:val="left"/>
        <w:rPr>
          <w:ins w:id="336" w:author="王会00041692" w:date="2016-08-22T16:39:00Z"/>
        </w:rPr>
      </w:pPr>
      <w:ins w:id="337" w:author="王会00041692" w:date="2016-08-22T16:39:00Z">
        <w:r>
          <w:rPr>
            <w:rFonts w:hint="eastAsia"/>
          </w:rPr>
          <w:tab/>
        </w:r>
        <w:r w:rsidRPr="009662CC">
          <w:t>3</w:t>
        </w:r>
        <w:r w:rsidRPr="009662CC">
          <w:rPr>
            <w:rFonts w:hint="eastAsia"/>
          </w:rPr>
          <w:t>）流处理需要占用的</w:t>
        </w:r>
        <w:r w:rsidRPr="009662CC">
          <w:t>spark</w:t>
        </w:r>
        <w:r w:rsidRPr="009662CC">
          <w:rPr>
            <w:rFonts w:hint="eastAsia"/>
          </w:rPr>
          <w:t>资源；</w:t>
        </w:r>
      </w:ins>
    </w:p>
    <w:p w:rsidR="003955B7" w:rsidRPr="009662CC" w:rsidRDefault="003955B7" w:rsidP="003955B7">
      <w:pPr>
        <w:autoSpaceDE w:val="0"/>
        <w:autoSpaceDN w:val="0"/>
        <w:adjustRightInd w:val="0"/>
        <w:jc w:val="left"/>
        <w:rPr>
          <w:ins w:id="338" w:author="王会00041692" w:date="2016-08-22T16:39:00Z"/>
        </w:rPr>
      </w:pPr>
      <w:ins w:id="339" w:author="王会00041692" w:date="2016-08-22T16:39:00Z">
        <w:r>
          <w:rPr>
            <w:rFonts w:hint="eastAsia"/>
          </w:rPr>
          <w:tab/>
        </w:r>
        <w:r w:rsidRPr="009662CC">
          <w:t>4</w:t>
        </w:r>
        <w:r w:rsidRPr="009662CC">
          <w:rPr>
            <w:rFonts w:hint="eastAsia"/>
          </w:rPr>
          <w:t>）流处理各个子过程算法名称</w:t>
        </w:r>
      </w:ins>
    </w:p>
    <w:p w:rsidR="00F14CF4" w:rsidRDefault="00A6786A">
      <w:pPr>
        <w:pStyle w:val="4"/>
        <w:rPr>
          <w:ins w:id="340" w:author="王会00041692" w:date="2016-08-22T15:47:00Z"/>
        </w:rPr>
      </w:pPr>
      <w:ins w:id="341" w:author="王会00041692" w:date="2016-08-22T15:47:00Z">
        <w:r w:rsidRPr="00DA5AB8">
          <w:rPr>
            <w:rFonts w:hint="eastAsia"/>
          </w:rPr>
          <w:t>字段</w:t>
        </w:r>
        <w:r w:rsidR="008D26BC" w:rsidRPr="008D26BC">
          <w:rPr>
            <w:rFonts w:ascii="微软雅黑" w:eastAsia="微软雅黑" w:hAnsi="微软雅黑" w:hint="eastAsia"/>
            <w:rPrChange w:id="342" w:author="王会00041692" w:date="2016-08-22T17:28:00Z">
              <w:rPr>
                <w:rFonts w:ascii="Times New Roman" w:eastAsia="宋体" w:hAnsi="Times New Roman" w:cs="Times New Roman" w:hint="eastAsia"/>
                <w:sz w:val="21"/>
                <w:szCs w:val="24"/>
              </w:rPr>
            </w:rPrChange>
          </w:rPr>
          <w:t>说明</w:t>
        </w:r>
      </w:ins>
    </w:p>
    <w:tbl>
      <w:tblPr>
        <w:tblpPr w:leftFromText="180" w:rightFromText="180" w:vertAnchor="text" w:horzAnchor="margin" w:tblpXSpec="center" w:tblpY="188"/>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343" w:author="王会00041692" w:date="2016-08-22T15:59:00Z">
          <w:tblPr>
            <w:tblpPr w:leftFromText="180" w:rightFromText="180" w:vertAnchor="text" w:horzAnchor="margin" w:tblpXSpec="center" w:tblpY="188"/>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959"/>
        <w:gridCol w:w="992"/>
        <w:gridCol w:w="992"/>
        <w:gridCol w:w="709"/>
        <w:gridCol w:w="1134"/>
        <w:gridCol w:w="1559"/>
        <w:gridCol w:w="2694"/>
        <w:gridCol w:w="1275"/>
        <w:tblGridChange w:id="344">
          <w:tblGrid>
            <w:gridCol w:w="959"/>
            <w:gridCol w:w="283"/>
            <w:gridCol w:w="709"/>
            <w:gridCol w:w="992"/>
            <w:gridCol w:w="709"/>
            <w:gridCol w:w="1134"/>
            <w:gridCol w:w="1559"/>
            <w:gridCol w:w="2694"/>
            <w:gridCol w:w="1275"/>
          </w:tblGrid>
        </w:tblGridChange>
      </w:tblGrid>
      <w:tr w:rsidR="00A6786A" w:rsidRPr="00DA5AB8" w:rsidTr="00AC672B">
        <w:trPr>
          <w:trHeight w:val="348"/>
          <w:tblHeader/>
          <w:ins w:id="345" w:author="王会00041692" w:date="2016-08-22T15:47:00Z"/>
          <w:trPrChange w:id="346" w:author="王会00041692" w:date="2016-08-22T15:59:00Z">
            <w:trPr>
              <w:trHeight w:val="348"/>
              <w:tblHeader/>
            </w:trPr>
          </w:trPrChange>
        </w:trPr>
        <w:tc>
          <w:tcPr>
            <w:tcW w:w="959" w:type="dxa"/>
            <w:shd w:val="clear" w:color="000000" w:fill="D7E4BC"/>
            <w:hideMark/>
            <w:tcPrChange w:id="347" w:author="王会00041692" w:date="2016-08-22T15:59:00Z">
              <w:tcPr>
                <w:tcW w:w="1242" w:type="dxa"/>
                <w:gridSpan w:val="2"/>
                <w:shd w:val="clear" w:color="000000" w:fill="D7E4BC"/>
                <w:hideMark/>
              </w:tcPr>
            </w:tcPrChange>
          </w:tcPr>
          <w:p w:rsidR="00A6786A" w:rsidRPr="00DA5AB8" w:rsidRDefault="00A6786A" w:rsidP="0052388A">
            <w:pPr>
              <w:widowControl/>
              <w:rPr>
                <w:ins w:id="348" w:author="王会00041692" w:date="2016-08-22T15:47:00Z"/>
                <w:rFonts w:ascii="微软雅黑" w:eastAsia="微软雅黑" w:hAnsi="微软雅黑" w:cs="宋体"/>
                <w:b/>
                <w:bCs/>
                <w:kern w:val="0"/>
                <w:sz w:val="13"/>
                <w:szCs w:val="13"/>
              </w:rPr>
            </w:pPr>
            <w:ins w:id="349" w:author="王会00041692" w:date="2016-08-22T15:47:00Z">
              <w:r w:rsidRPr="00DA5AB8">
                <w:rPr>
                  <w:rFonts w:ascii="微软雅黑" w:eastAsia="微软雅黑" w:hAnsi="微软雅黑" w:cs="宋体" w:hint="eastAsia"/>
                  <w:b/>
                  <w:bCs/>
                  <w:kern w:val="0"/>
                  <w:sz w:val="13"/>
                  <w:szCs w:val="13"/>
                </w:rPr>
                <w:t>字段名</w:t>
              </w:r>
            </w:ins>
          </w:p>
        </w:tc>
        <w:tc>
          <w:tcPr>
            <w:tcW w:w="992" w:type="dxa"/>
            <w:shd w:val="clear" w:color="000000" w:fill="D7E4BC"/>
            <w:hideMark/>
            <w:tcPrChange w:id="350" w:author="王会00041692" w:date="2016-08-22T15:59:00Z">
              <w:tcPr>
                <w:tcW w:w="709" w:type="dxa"/>
                <w:shd w:val="clear" w:color="000000" w:fill="D7E4BC"/>
                <w:hideMark/>
              </w:tcPr>
            </w:tcPrChange>
          </w:tcPr>
          <w:p w:rsidR="00A6786A" w:rsidRPr="00DA5AB8" w:rsidRDefault="00A6786A" w:rsidP="0052388A">
            <w:pPr>
              <w:widowControl/>
              <w:rPr>
                <w:ins w:id="351" w:author="王会00041692" w:date="2016-08-22T15:47:00Z"/>
                <w:rFonts w:ascii="微软雅黑" w:eastAsia="微软雅黑" w:hAnsi="微软雅黑" w:cs="宋体"/>
                <w:b/>
                <w:bCs/>
                <w:kern w:val="0"/>
                <w:sz w:val="13"/>
                <w:szCs w:val="13"/>
              </w:rPr>
            </w:pPr>
            <w:ins w:id="352" w:author="王会00041692" w:date="2016-08-22T15:47:00Z">
              <w:r w:rsidRPr="00DA5AB8">
                <w:rPr>
                  <w:rFonts w:ascii="微软雅黑" w:eastAsia="微软雅黑" w:hAnsi="微软雅黑" w:cs="宋体" w:hint="eastAsia"/>
                  <w:b/>
                  <w:bCs/>
                  <w:kern w:val="0"/>
                  <w:sz w:val="13"/>
                  <w:szCs w:val="13"/>
                </w:rPr>
                <w:t>子字段</w:t>
              </w:r>
            </w:ins>
          </w:p>
        </w:tc>
        <w:tc>
          <w:tcPr>
            <w:tcW w:w="992" w:type="dxa"/>
            <w:shd w:val="clear" w:color="000000" w:fill="D7E4BC"/>
            <w:hideMark/>
            <w:tcPrChange w:id="353" w:author="王会00041692" w:date="2016-08-22T15:59:00Z">
              <w:tcPr>
                <w:tcW w:w="992" w:type="dxa"/>
                <w:shd w:val="clear" w:color="000000" w:fill="D7E4BC"/>
                <w:hideMark/>
              </w:tcPr>
            </w:tcPrChange>
          </w:tcPr>
          <w:p w:rsidR="00A6786A" w:rsidRPr="000F5E21" w:rsidRDefault="00400806" w:rsidP="0052388A">
            <w:pPr>
              <w:widowControl/>
              <w:rPr>
                <w:ins w:id="354" w:author="王会00041692" w:date="2016-08-22T15:47:00Z"/>
                <w:rFonts w:ascii="微软雅黑" w:eastAsia="微软雅黑" w:hAnsi="微软雅黑" w:cs="宋体"/>
                <w:b/>
                <w:bCs/>
                <w:kern w:val="0"/>
                <w:sz w:val="13"/>
                <w:szCs w:val="13"/>
              </w:rPr>
            </w:pPr>
            <w:ins w:id="355" w:author="王会00041692" w:date="2016-08-22T15:47:00Z">
              <w:r>
                <w:rPr>
                  <w:rFonts w:ascii="微软雅黑" w:eastAsia="微软雅黑" w:hAnsi="微软雅黑" w:cs="宋体" w:hint="eastAsia"/>
                  <w:b/>
                  <w:bCs/>
                  <w:kern w:val="0"/>
                  <w:sz w:val="13"/>
                  <w:szCs w:val="13"/>
                </w:rPr>
                <w:t>字段说明</w:t>
              </w:r>
            </w:ins>
          </w:p>
        </w:tc>
        <w:tc>
          <w:tcPr>
            <w:tcW w:w="709" w:type="dxa"/>
            <w:shd w:val="clear" w:color="000000" w:fill="D7E4BC"/>
            <w:hideMark/>
            <w:tcPrChange w:id="356" w:author="王会00041692" w:date="2016-08-22T15:59:00Z">
              <w:tcPr>
                <w:tcW w:w="709" w:type="dxa"/>
                <w:shd w:val="clear" w:color="000000" w:fill="D7E4BC"/>
                <w:hideMark/>
              </w:tcPr>
            </w:tcPrChange>
          </w:tcPr>
          <w:p w:rsidR="00A6786A" w:rsidRPr="00DA5AB8" w:rsidRDefault="00A6786A" w:rsidP="0052388A">
            <w:pPr>
              <w:widowControl/>
              <w:rPr>
                <w:ins w:id="357" w:author="王会00041692" w:date="2016-08-22T15:47:00Z"/>
                <w:rFonts w:ascii="微软雅黑" w:eastAsia="微软雅黑" w:hAnsi="微软雅黑" w:cs="宋体"/>
                <w:b/>
                <w:bCs/>
                <w:kern w:val="0"/>
                <w:sz w:val="13"/>
                <w:szCs w:val="13"/>
              </w:rPr>
            </w:pPr>
            <w:ins w:id="358" w:author="王会00041692" w:date="2016-08-22T15:47:00Z">
              <w:r w:rsidRPr="00DA5AB8">
                <w:rPr>
                  <w:rFonts w:ascii="微软雅黑" w:eastAsia="微软雅黑" w:hAnsi="微软雅黑" w:cs="宋体" w:hint="eastAsia"/>
                  <w:b/>
                  <w:bCs/>
                  <w:kern w:val="0"/>
                  <w:sz w:val="13"/>
                  <w:szCs w:val="13"/>
                </w:rPr>
                <w:t>类型</w:t>
              </w:r>
            </w:ins>
          </w:p>
        </w:tc>
        <w:tc>
          <w:tcPr>
            <w:tcW w:w="1134" w:type="dxa"/>
            <w:shd w:val="clear" w:color="000000" w:fill="D7E4BC"/>
            <w:hideMark/>
            <w:tcPrChange w:id="359" w:author="王会00041692" w:date="2016-08-22T15:59:00Z">
              <w:tcPr>
                <w:tcW w:w="1134" w:type="dxa"/>
                <w:shd w:val="clear" w:color="000000" w:fill="D7E4BC"/>
                <w:hideMark/>
              </w:tcPr>
            </w:tcPrChange>
          </w:tcPr>
          <w:p w:rsidR="00A6786A" w:rsidRPr="00DA5AB8" w:rsidRDefault="00A6786A" w:rsidP="0052388A">
            <w:pPr>
              <w:widowControl/>
              <w:rPr>
                <w:ins w:id="360" w:author="王会00041692" w:date="2016-08-22T15:47:00Z"/>
                <w:rFonts w:ascii="微软雅黑" w:eastAsia="微软雅黑" w:hAnsi="微软雅黑" w:cs="宋体"/>
                <w:b/>
                <w:bCs/>
                <w:kern w:val="0"/>
                <w:sz w:val="13"/>
                <w:szCs w:val="13"/>
              </w:rPr>
            </w:pPr>
            <w:ins w:id="361" w:author="王会00041692" w:date="2016-08-22T15:47:00Z">
              <w:r w:rsidRPr="00DA5AB8">
                <w:rPr>
                  <w:rFonts w:ascii="微软雅黑" w:eastAsia="微软雅黑" w:hAnsi="微软雅黑" w:cs="宋体" w:hint="eastAsia"/>
                  <w:b/>
                  <w:bCs/>
                  <w:kern w:val="0"/>
                  <w:sz w:val="13"/>
                  <w:szCs w:val="13"/>
                </w:rPr>
                <w:t>取值范围</w:t>
              </w:r>
            </w:ins>
          </w:p>
        </w:tc>
        <w:tc>
          <w:tcPr>
            <w:tcW w:w="1559" w:type="dxa"/>
            <w:shd w:val="clear" w:color="000000" w:fill="D7E4BC"/>
            <w:tcPrChange w:id="362" w:author="王会00041692" w:date="2016-08-22T15:59:00Z">
              <w:tcPr>
                <w:tcW w:w="1559" w:type="dxa"/>
                <w:shd w:val="clear" w:color="000000" w:fill="D7E4BC"/>
              </w:tcPr>
            </w:tcPrChange>
          </w:tcPr>
          <w:p w:rsidR="00A6786A" w:rsidRPr="00DA5AB8" w:rsidRDefault="00A6786A" w:rsidP="0052388A">
            <w:pPr>
              <w:rPr>
                <w:ins w:id="363" w:author="王会00041692" w:date="2016-08-22T15:47:00Z"/>
                <w:rFonts w:ascii="微软雅黑" w:eastAsia="微软雅黑" w:hAnsi="微软雅黑" w:cs="宋体"/>
                <w:b/>
                <w:bCs/>
                <w:kern w:val="0"/>
                <w:sz w:val="13"/>
                <w:szCs w:val="13"/>
              </w:rPr>
            </w:pPr>
            <w:ins w:id="364" w:author="王会00041692" w:date="2016-08-22T15:47:00Z">
              <w:r w:rsidRPr="00DA5AB8">
                <w:rPr>
                  <w:rFonts w:ascii="微软雅黑" w:eastAsia="微软雅黑" w:hAnsi="微软雅黑" w:cs="宋体" w:hint="eastAsia"/>
                  <w:b/>
                  <w:bCs/>
                  <w:kern w:val="0"/>
                  <w:sz w:val="13"/>
                  <w:szCs w:val="13"/>
                </w:rPr>
                <w:t>示例</w:t>
              </w:r>
            </w:ins>
          </w:p>
        </w:tc>
        <w:tc>
          <w:tcPr>
            <w:tcW w:w="2694" w:type="dxa"/>
            <w:shd w:val="clear" w:color="000000" w:fill="D7E4BC"/>
            <w:hideMark/>
            <w:tcPrChange w:id="365" w:author="王会00041692" w:date="2016-08-22T15:59:00Z">
              <w:tcPr>
                <w:tcW w:w="2694" w:type="dxa"/>
                <w:shd w:val="clear" w:color="000000" w:fill="D7E4BC"/>
                <w:hideMark/>
              </w:tcPr>
            </w:tcPrChange>
          </w:tcPr>
          <w:p w:rsidR="00A6786A" w:rsidRPr="00DA5AB8" w:rsidRDefault="00A6786A" w:rsidP="0052388A">
            <w:pPr>
              <w:widowControl/>
              <w:ind w:firstLine="260"/>
              <w:rPr>
                <w:ins w:id="366" w:author="王会00041692" w:date="2016-08-22T15:47:00Z"/>
                <w:rFonts w:ascii="微软雅黑" w:eastAsia="微软雅黑" w:hAnsi="微软雅黑" w:cs="宋体"/>
                <w:b/>
                <w:bCs/>
                <w:kern w:val="0"/>
                <w:sz w:val="13"/>
                <w:szCs w:val="13"/>
              </w:rPr>
            </w:pPr>
            <w:ins w:id="367" w:author="王会00041692" w:date="2016-08-22T15:47:00Z">
              <w:r w:rsidRPr="00DA5AB8">
                <w:rPr>
                  <w:rFonts w:ascii="微软雅黑" w:eastAsia="微软雅黑" w:hAnsi="微软雅黑" w:cs="宋体" w:hint="eastAsia"/>
                  <w:b/>
                  <w:bCs/>
                  <w:kern w:val="0"/>
                  <w:sz w:val="13"/>
                  <w:szCs w:val="13"/>
                </w:rPr>
                <w:t>说明</w:t>
              </w:r>
            </w:ins>
          </w:p>
        </w:tc>
        <w:tc>
          <w:tcPr>
            <w:tcW w:w="1275" w:type="dxa"/>
            <w:shd w:val="clear" w:color="000000" w:fill="D7E4BC"/>
            <w:tcPrChange w:id="368" w:author="王会00041692" w:date="2016-08-22T15:59:00Z">
              <w:tcPr>
                <w:tcW w:w="1275" w:type="dxa"/>
                <w:shd w:val="clear" w:color="000000" w:fill="D7E4BC"/>
              </w:tcPr>
            </w:tcPrChange>
          </w:tcPr>
          <w:p w:rsidR="00A6786A" w:rsidRPr="00DA5AB8" w:rsidRDefault="00A6786A" w:rsidP="0052388A">
            <w:pPr>
              <w:widowControl/>
              <w:rPr>
                <w:ins w:id="369" w:author="王会00041692" w:date="2016-08-22T15:47:00Z"/>
                <w:rFonts w:ascii="微软雅黑" w:eastAsia="微软雅黑" w:hAnsi="微软雅黑" w:cs="宋体"/>
                <w:b/>
                <w:bCs/>
                <w:kern w:val="0"/>
                <w:sz w:val="13"/>
                <w:szCs w:val="13"/>
              </w:rPr>
            </w:pPr>
            <w:ins w:id="370" w:author="王会00041692" w:date="2016-08-22T15:47:00Z">
              <w:r w:rsidRPr="00DA5AB8">
                <w:rPr>
                  <w:rFonts w:ascii="微软雅黑" w:eastAsia="微软雅黑" w:hAnsi="微软雅黑" w:cs="宋体" w:hint="eastAsia"/>
                  <w:b/>
                  <w:bCs/>
                  <w:kern w:val="0"/>
                  <w:sz w:val="13"/>
                  <w:szCs w:val="13"/>
                </w:rPr>
                <w:t>平台版本</w:t>
              </w:r>
            </w:ins>
          </w:p>
        </w:tc>
      </w:tr>
      <w:tr w:rsidR="000F5E21" w:rsidRPr="00DA5AB8" w:rsidTr="00AC672B">
        <w:trPr>
          <w:trHeight w:val="300"/>
          <w:ins w:id="371" w:author="王会00041692" w:date="2016-08-22T15:47:00Z"/>
          <w:trPrChange w:id="372" w:author="王会00041692" w:date="2016-08-22T15:59:00Z">
            <w:trPr>
              <w:trHeight w:val="300"/>
            </w:trPr>
          </w:trPrChange>
        </w:trPr>
        <w:tc>
          <w:tcPr>
            <w:tcW w:w="959" w:type="dxa"/>
            <w:shd w:val="clear" w:color="auto" w:fill="auto"/>
            <w:hideMark/>
            <w:tcPrChange w:id="373" w:author="王会00041692" w:date="2016-08-22T15:59:00Z">
              <w:tcPr>
                <w:tcW w:w="1242" w:type="dxa"/>
                <w:gridSpan w:val="2"/>
                <w:shd w:val="clear" w:color="auto" w:fill="auto"/>
                <w:hideMark/>
              </w:tcPr>
            </w:tcPrChange>
          </w:tcPr>
          <w:p w:rsidR="00F14CF4" w:rsidRDefault="008D26BC">
            <w:pPr>
              <w:widowControl/>
              <w:rPr>
                <w:ins w:id="374" w:author="王会00041692" w:date="2016-08-22T15:47:00Z"/>
                <w:rFonts w:ascii="微软雅黑" w:eastAsia="微软雅黑" w:hAnsi="微软雅黑" w:cs="宋体"/>
                <w:kern w:val="0"/>
                <w:sz w:val="13"/>
                <w:szCs w:val="13"/>
              </w:rPr>
            </w:pPr>
            <w:ins w:id="375" w:author="王会00041692" w:date="2016-08-22T15:50:00Z">
              <w:r w:rsidRPr="008D26BC">
                <w:rPr>
                  <w:rFonts w:ascii="微软雅黑" w:eastAsia="微软雅黑" w:hAnsi="微软雅黑" w:cs="宋体"/>
                  <w:kern w:val="0"/>
                  <w:sz w:val="13"/>
                  <w:szCs w:val="13"/>
                  <w:rPrChange w:id="376" w:author="王会00041692" w:date="2016-08-22T15:50:00Z">
                    <w:rPr>
                      <w:b/>
                      <w:bCs/>
                    </w:rPr>
                  </w:rPrChange>
                </w:rPr>
                <w:t xml:space="preserve">streamingtask </w:t>
              </w:r>
            </w:ins>
          </w:p>
        </w:tc>
        <w:tc>
          <w:tcPr>
            <w:tcW w:w="992" w:type="dxa"/>
            <w:shd w:val="clear" w:color="auto" w:fill="auto"/>
            <w:hideMark/>
            <w:tcPrChange w:id="377" w:author="王会00041692" w:date="2016-08-22T15:59:00Z">
              <w:tcPr>
                <w:tcW w:w="709" w:type="dxa"/>
                <w:shd w:val="clear" w:color="auto" w:fill="auto"/>
                <w:hideMark/>
              </w:tcPr>
            </w:tcPrChange>
          </w:tcPr>
          <w:p w:rsidR="000F5E21" w:rsidRPr="00DA5AB8" w:rsidRDefault="000F5E21" w:rsidP="000F5E21">
            <w:pPr>
              <w:widowControl/>
              <w:rPr>
                <w:ins w:id="378" w:author="王会00041692" w:date="2016-08-22T15:47:00Z"/>
                <w:rFonts w:ascii="微软雅黑" w:eastAsia="微软雅黑" w:hAnsi="微软雅黑" w:cs="宋体"/>
                <w:kern w:val="0"/>
                <w:sz w:val="13"/>
                <w:szCs w:val="13"/>
              </w:rPr>
            </w:pPr>
            <w:ins w:id="379" w:author="王会00041692" w:date="2016-08-22T15:52:00Z">
              <w:r w:rsidRPr="000F5E21">
                <w:rPr>
                  <w:rFonts w:ascii="微软雅黑" w:eastAsia="微软雅黑" w:hAnsi="微软雅黑" w:cs="宋体"/>
                  <w:kern w:val="0"/>
                  <w:sz w:val="13"/>
                  <w:szCs w:val="13"/>
                </w:rPr>
                <w:t>name</w:t>
              </w:r>
            </w:ins>
          </w:p>
        </w:tc>
        <w:tc>
          <w:tcPr>
            <w:tcW w:w="992" w:type="dxa"/>
            <w:shd w:val="clear" w:color="auto" w:fill="auto"/>
            <w:hideMark/>
            <w:tcPrChange w:id="380" w:author="王会00041692" w:date="2016-08-22T15:59:00Z">
              <w:tcPr>
                <w:tcW w:w="992" w:type="dxa"/>
                <w:shd w:val="clear" w:color="auto" w:fill="auto"/>
                <w:hideMark/>
              </w:tcPr>
            </w:tcPrChange>
          </w:tcPr>
          <w:p w:rsidR="000F5E21" w:rsidRPr="000F5E21" w:rsidRDefault="008D26BC" w:rsidP="000F5E21">
            <w:pPr>
              <w:widowControl/>
              <w:rPr>
                <w:ins w:id="381" w:author="王会00041692" w:date="2016-08-22T15:47:00Z"/>
                <w:rFonts w:ascii="微软雅黑" w:eastAsia="微软雅黑" w:hAnsi="微软雅黑" w:cs="宋体"/>
                <w:kern w:val="0"/>
                <w:sz w:val="13"/>
                <w:szCs w:val="13"/>
              </w:rPr>
            </w:pPr>
            <w:ins w:id="382" w:author="王会00041692" w:date="2016-08-22T15:56:00Z">
              <w:r w:rsidRPr="008D26BC">
                <w:rPr>
                  <w:rFonts w:ascii="微软雅黑" w:eastAsia="微软雅黑" w:hAnsi="微软雅黑" w:cs="宋体" w:hint="eastAsia"/>
                  <w:kern w:val="0"/>
                  <w:sz w:val="13"/>
                  <w:szCs w:val="13"/>
                  <w:rPrChange w:id="383" w:author="王会00041692" w:date="2016-08-22T15:56:00Z">
                    <w:rPr>
                      <w:rFonts w:hint="eastAsia"/>
                      <w:b/>
                      <w:bCs/>
                    </w:rPr>
                  </w:rPrChange>
                </w:rPr>
                <w:t>流任务名称，用于区分不同的流任务</w:t>
              </w:r>
            </w:ins>
          </w:p>
        </w:tc>
        <w:tc>
          <w:tcPr>
            <w:tcW w:w="709" w:type="dxa"/>
            <w:shd w:val="clear" w:color="auto" w:fill="auto"/>
            <w:hideMark/>
            <w:tcPrChange w:id="384" w:author="王会00041692" w:date="2016-08-22T15:59:00Z">
              <w:tcPr>
                <w:tcW w:w="709" w:type="dxa"/>
                <w:shd w:val="clear" w:color="auto" w:fill="auto"/>
                <w:hideMark/>
              </w:tcPr>
            </w:tcPrChange>
          </w:tcPr>
          <w:p w:rsidR="000F5E21" w:rsidRPr="00DA5AB8" w:rsidRDefault="00D21FD3" w:rsidP="000F5E21">
            <w:pPr>
              <w:widowControl/>
              <w:rPr>
                <w:ins w:id="385" w:author="王会00041692" w:date="2016-08-22T15:47:00Z"/>
                <w:rFonts w:ascii="微软雅黑" w:eastAsia="微软雅黑" w:hAnsi="微软雅黑" w:cs="宋体"/>
                <w:kern w:val="0"/>
                <w:sz w:val="13"/>
                <w:szCs w:val="13"/>
              </w:rPr>
            </w:pPr>
            <w:ins w:id="386" w:author="王会00041692" w:date="2016-08-22T15:57:00Z">
              <w:r>
                <w:rPr>
                  <w:rFonts w:ascii="微软雅黑" w:eastAsia="微软雅黑" w:hAnsi="微软雅黑" w:cs="宋体" w:hint="eastAsia"/>
                  <w:kern w:val="0"/>
                  <w:sz w:val="13"/>
                  <w:szCs w:val="13"/>
                </w:rPr>
                <w:t>字符串</w:t>
              </w:r>
            </w:ins>
          </w:p>
        </w:tc>
        <w:tc>
          <w:tcPr>
            <w:tcW w:w="1134" w:type="dxa"/>
            <w:shd w:val="clear" w:color="auto" w:fill="auto"/>
            <w:hideMark/>
            <w:tcPrChange w:id="387" w:author="王会00041692" w:date="2016-08-22T15:59:00Z">
              <w:tcPr>
                <w:tcW w:w="1134" w:type="dxa"/>
                <w:shd w:val="clear" w:color="auto" w:fill="auto"/>
                <w:hideMark/>
              </w:tcPr>
            </w:tcPrChange>
          </w:tcPr>
          <w:p w:rsidR="000F5E21" w:rsidRPr="00DA5AB8" w:rsidRDefault="00D21FD3" w:rsidP="000F5E21">
            <w:pPr>
              <w:widowControl/>
              <w:rPr>
                <w:ins w:id="388" w:author="王会00041692" w:date="2016-08-22T15:47:00Z"/>
                <w:rFonts w:ascii="微软雅黑" w:eastAsia="微软雅黑" w:hAnsi="微软雅黑" w:cs="宋体"/>
                <w:kern w:val="0"/>
                <w:sz w:val="13"/>
                <w:szCs w:val="13"/>
              </w:rPr>
            </w:pPr>
            <w:ins w:id="389" w:author="王会00041692" w:date="2016-08-22T15:57:00Z">
              <w:r>
                <w:rPr>
                  <w:rFonts w:ascii="微软雅黑" w:eastAsia="微软雅黑" w:hAnsi="微软雅黑" w:cs="宋体" w:hint="eastAsia"/>
                  <w:kern w:val="0"/>
                  <w:sz w:val="13"/>
                  <w:szCs w:val="13"/>
                </w:rPr>
                <w:t>无</w:t>
              </w:r>
            </w:ins>
          </w:p>
        </w:tc>
        <w:tc>
          <w:tcPr>
            <w:tcW w:w="1559" w:type="dxa"/>
            <w:shd w:val="clear" w:color="auto" w:fill="auto"/>
            <w:tcPrChange w:id="390" w:author="王会00041692" w:date="2016-08-22T15:59:00Z">
              <w:tcPr>
                <w:tcW w:w="1559" w:type="dxa"/>
                <w:shd w:val="clear" w:color="auto" w:fill="auto"/>
              </w:tcPr>
            </w:tcPrChange>
          </w:tcPr>
          <w:p w:rsidR="000F5E21" w:rsidRPr="00DA5AB8" w:rsidRDefault="00D21FD3" w:rsidP="000F5E21">
            <w:pPr>
              <w:rPr>
                <w:ins w:id="391" w:author="王会00041692" w:date="2016-08-22T15:47:00Z"/>
                <w:rFonts w:ascii="微软雅黑" w:eastAsia="微软雅黑" w:hAnsi="微软雅黑" w:cs="宋体"/>
                <w:kern w:val="0"/>
                <w:sz w:val="13"/>
                <w:szCs w:val="13"/>
              </w:rPr>
            </w:pPr>
            <w:ins w:id="392" w:author="王会00041692" w:date="2016-08-22T15:57:00Z">
              <w:r w:rsidRPr="00D21FD3">
                <w:rPr>
                  <w:rFonts w:ascii="微软雅黑" w:eastAsia="微软雅黑" w:hAnsi="微软雅黑" w:cs="宋体"/>
                  <w:kern w:val="0"/>
                  <w:sz w:val="13"/>
                  <w:szCs w:val="13"/>
                </w:rPr>
                <w:t>realtimelocation</w:t>
              </w:r>
            </w:ins>
          </w:p>
        </w:tc>
        <w:tc>
          <w:tcPr>
            <w:tcW w:w="2694" w:type="dxa"/>
            <w:shd w:val="clear" w:color="auto" w:fill="auto"/>
            <w:hideMark/>
            <w:tcPrChange w:id="393" w:author="王会00041692" w:date="2016-08-22T15:59:00Z">
              <w:tcPr>
                <w:tcW w:w="2694" w:type="dxa"/>
                <w:shd w:val="clear" w:color="auto" w:fill="auto"/>
                <w:hideMark/>
              </w:tcPr>
            </w:tcPrChange>
          </w:tcPr>
          <w:p w:rsidR="000F5E21" w:rsidRPr="00DA5AB8" w:rsidRDefault="000F5E21" w:rsidP="000F5E21">
            <w:pPr>
              <w:widowControl/>
              <w:rPr>
                <w:ins w:id="394" w:author="王会00041692" w:date="2016-08-22T15:47:00Z"/>
                <w:rFonts w:ascii="微软雅黑" w:eastAsia="微软雅黑" w:hAnsi="微软雅黑" w:cs="宋体"/>
                <w:kern w:val="0"/>
                <w:sz w:val="13"/>
                <w:szCs w:val="13"/>
              </w:rPr>
            </w:pPr>
          </w:p>
        </w:tc>
        <w:tc>
          <w:tcPr>
            <w:tcW w:w="1275" w:type="dxa"/>
            <w:shd w:val="clear" w:color="auto" w:fill="auto"/>
            <w:tcPrChange w:id="395" w:author="王会00041692" w:date="2016-08-22T15:59:00Z">
              <w:tcPr>
                <w:tcW w:w="1275" w:type="dxa"/>
                <w:shd w:val="clear" w:color="auto" w:fill="auto"/>
              </w:tcPr>
            </w:tcPrChange>
          </w:tcPr>
          <w:p w:rsidR="000F5E21" w:rsidRPr="00DA5AB8" w:rsidRDefault="000F5E21" w:rsidP="000F5E21">
            <w:pPr>
              <w:widowControl/>
              <w:rPr>
                <w:ins w:id="396" w:author="王会00041692" w:date="2016-08-22T15:47:00Z"/>
                <w:rFonts w:ascii="微软雅黑" w:eastAsia="微软雅黑" w:hAnsi="微软雅黑" w:cs="宋体"/>
                <w:kern w:val="0"/>
                <w:sz w:val="13"/>
                <w:szCs w:val="13"/>
              </w:rPr>
            </w:pPr>
            <w:ins w:id="397" w:author="王会00041692" w:date="2016-08-22T15:47:00Z">
              <w:r>
                <w:rPr>
                  <w:rFonts w:ascii="微软雅黑" w:eastAsia="微软雅黑" w:hAnsi="微软雅黑" w:cs="宋体" w:hint="eastAsia"/>
                  <w:kern w:val="0"/>
                  <w:sz w:val="13"/>
                  <w:szCs w:val="13"/>
                </w:rPr>
                <w:t>V6.15.60.03</w:t>
              </w:r>
            </w:ins>
            <w:ins w:id="398" w:author="王会00041692" w:date="2016-08-22T15:48:00Z">
              <w:r>
                <w:rPr>
                  <w:rFonts w:ascii="微软雅黑" w:eastAsia="微软雅黑" w:hAnsi="微软雅黑" w:cs="宋体" w:hint="eastAsia"/>
                  <w:kern w:val="0"/>
                  <w:sz w:val="13"/>
                  <w:szCs w:val="13"/>
                </w:rPr>
                <w:t>B3</w:t>
              </w:r>
            </w:ins>
          </w:p>
        </w:tc>
      </w:tr>
      <w:tr w:rsidR="000F5E21" w:rsidRPr="00DA5AB8" w:rsidTr="00AC672B">
        <w:trPr>
          <w:trHeight w:val="300"/>
          <w:ins w:id="399" w:author="王会00041692" w:date="2016-08-22T15:48:00Z"/>
          <w:trPrChange w:id="400" w:author="王会00041692" w:date="2016-08-22T15:59:00Z">
            <w:trPr>
              <w:trHeight w:val="300"/>
            </w:trPr>
          </w:trPrChange>
        </w:trPr>
        <w:tc>
          <w:tcPr>
            <w:tcW w:w="959" w:type="dxa"/>
            <w:shd w:val="clear" w:color="auto" w:fill="auto"/>
            <w:hideMark/>
            <w:tcPrChange w:id="401" w:author="王会00041692" w:date="2016-08-22T15:59:00Z">
              <w:tcPr>
                <w:tcW w:w="1242" w:type="dxa"/>
                <w:gridSpan w:val="2"/>
                <w:shd w:val="clear" w:color="auto" w:fill="auto"/>
                <w:hideMark/>
              </w:tcPr>
            </w:tcPrChange>
          </w:tcPr>
          <w:p w:rsidR="000F5E21" w:rsidRPr="00DA5AB8" w:rsidRDefault="000F5E21" w:rsidP="000F5E21">
            <w:pPr>
              <w:widowControl/>
              <w:rPr>
                <w:ins w:id="402" w:author="王会00041692" w:date="2016-08-22T15:48:00Z"/>
                <w:rFonts w:ascii="微软雅黑" w:eastAsia="微软雅黑" w:hAnsi="微软雅黑" w:cs="宋体"/>
                <w:kern w:val="0"/>
                <w:sz w:val="13"/>
                <w:szCs w:val="13"/>
              </w:rPr>
            </w:pPr>
          </w:p>
        </w:tc>
        <w:tc>
          <w:tcPr>
            <w:tcW w:w="992" w:type="dxa"/>
            <w:shd w:val="clear" w:color="auto" w:fill="auto"/>
            <w:hideMark/>
            <w:tcPrChange w:id="403" w:author="王会00041692" w:date="2016-08-22T15:59:00Z">
              <w:tcPr>
                <w:tcW w:w="709" w:type="dxa"/>
                <w:shd w:val="clear" w:color="auto" w:fill="auto"/>
                <w:hideMark/>
              </w:tcPr>
            </w:tcPrChange>
          </w:tcPr>
          <w:p w:rsidR="000F5E21" w:rsidRPr="00DA5AB8" w:rsidRDefault="000F5E21" w:rsidP="000F5E21">
            <w:pPr>
              <w:widowControl/>
              <w:rPr>
                <w:ins w:id="404" w:author="王会00041692" w:date="2016-08-22T15:48:00Z"/>
                <w:rFonts w:ascii="微软雅黑" w:eastAsia="微软雅黑" w:hAnsi="微软雅黑" w:cs="宋体"/>
                <w:kern w:val="0"/>
                <w:sz w:val="13"/>
                <w:szCs w:val="13"/>
              </w:rPr>
            </w:pPr>
            <w:ins w:id="405" w:author="王会00041692" w:date="2016-08-22T15:52:00Z">
              <w:r w:rsidRPr="000F5E21">
                <w:rPr>
                  <w:rFonts w:ascii="微软雅黑" w:eastAsia="微软雅黑" w:hAnsi="微软雅黑" w:cs="宋体"/>
                  <w:kern w:val="0"/>
                  <w:sz w:val="13"/>
                  <w:szCs w:val="13"/>
                </w:rPr>
                <w:t>priority</w:t>
              </w:r>
            </w:ins>
          </w:p>
        </w:tc>
        <w:tc>
          <w:tcPr>
            <w:tcW w:w="992" w:type="dxa"/>
            <w:shd w:val="clear" w:color="auto" w:fill="auto"/>
            <w:hideMark/>
            <w:tcPrChange w:id="406" w:author="王会00041692" w:date="2016-08-22T15:59:00Z">
              <w:tcPr>
                <w:tcW w:w="992" w:type="dxa"/>
                <w:shd w:val="clear" w:color="auto" w:fill="auto"/>
                <w:hideMark/>
              </w:tcPr>
            </w:tcPrChange>
          </w:tcPr>
          <w:p w:rsidR="000F5E21" w:rsidRPr="000F5E21" w:rsidRDefault="008D26BC" w:rsidP="000F5E21">
            <w:pPr>
              <w:widowControl/>
              <w:rPr>
                <w:ins w:id="407" w:author="王会00041692" w:date="2016-08-22T15:48:00Z"/>
                <w:rFonts w:ascii="微软雅黑" w:eastAsia="微软雅黑" w:hAnsi="微软雅黑" w:cs="宋体"/>
                <w:kern w:val="0"/>
                <w:sz w:val="13"/>
                <w:szCs w:val="13"/>
              </w:rPr>
            </w:pPr>
            <w:ins w:id="408" w:author="王会00041692" w:date="2016-08-22T15:56:00Z">
              <w:r w:rsidRPr="008D26BC">
                <w:rPr>
                  <w:rFonts w:hint="eastAsia"/>
                  <w:sz w:val="13"/>
                  <w:szCs w:val="13"/>
                  <w:rPrChange w:id="409" w:author="王会00041692" w:date="2016-08-22T15:56:00Z">
                    <w:rPr>
                      <w:rFonts w:hint="eastAsia"/>
                      <w:b/>
                      <w:bCs/>
                    </w:rPr>
                  </w:rPrChange>
                </w:rPr>
                <w:t>优先级</w:t>
              </w:r>
            </w:ins>
          </w:p>
        </w:tc>
        <w:tc>
          <w:tcPr>
            <w:tcW w:w="709" w:type="dxa"/>
            <w:shd w:val="clear" w:color="auto" w:fill="auto"/>
            <w:hideMark/>
            <w:tcPrChange w:id="410" w:author="王会00041692" w:date="2016-08-22T15:59:00Z">
              <w:tcPr>
                <w:tcW w:w="709" w:type="dxa"/>
                <w:shd w:val="clear" w:color="auto" w:fill="auto"/>
                <w:hideMark/>
              </w:tcPr>
            </w:tcPrChange>
          </w:tcPr>
          <w:p w:rsidR="000F5E21" w:rsidRPr="00DA5AB8" w:rsidRDefault="00D21FD3" w:rsidP="000F5E21">
            <w:pPr>
              <w:widowControl/>
              <w:rPr>
                <w:ins w:id="411" w:author="王会00041692" w:date="2016-08-22T15:48:00Z"/>
                <w:rFonts w:ascii="微软雅黑" w:eastAsia="微软雅黑" w:hAnsi="微软雅黑" w:cs="宋体"/>
                <w:kern w:val="0"/>
                <w:sz w:val="13"/>
                <w:szCs w:val="13"/>
              </w:rPr>
            </w:pPr>
            <w:ins w:id="412" w:author="王会00041692" w:date="2016-08-22T15:57: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413" w:author="王会00041692" w:date="2016-08-22T15:59:00Z">
              <w:tcPr>
                <w:tcW w:w="1134" w:type="dxa"/>
                <w:shd w:val="clear" w:color="auto" w:fill="auto"/>
                <w:hideMark/>
              </w:tcPr>
            </w:tcPrChange>
          </w:tcPr>
          <w:p w:rsidR="000F5E21" w:rsidRPr="00DA5AB8" w:rsidRDefault="000F5E21" w:rsidP="000F5E21">
            <w:pPr>
              <w:widowControl/>
              <w:rPr>
                <w:ins w:id="414" w:author="王会00041692" w:date="2016-08-22T15:48:00Z"/>
                <w:rFonts w:ascii="微软雅黑" w:eastAsia="微软雅黑" w:hAnsi="微软雅黑" w:cs="宋体"/>
                <w:kern w:val="0"/>
                <w:sz w:val="13"/>
                <w:szCs w:val="13"/>
              </w:rPr>
            </w:pPr>
          </w:p>
        </w:tc>
        <w:tc>
          <w:tcPr>
            <w:tcW w:w="1559" w:type="dxa"/>
            <w:shd w:val="clear" w:color="auto" w:fill="auto"/>
            <w:tcPrChange w:id="415" w:author="王会00041692" w:date="2016-08-22T15:59:00Z">
              <w:tcPr>
                <w:tcW w:w="1559" w:type="dxa"/>
                <w:shd w:val="clear" w:color="auto" w:fill="auto"/>
              </w:tcPr>
            </w:tcPrChange>
          </w:tcPr>
          <w:p w:rsidR="000F5E21" w:rsidRPr="00DA5AB8" w:rsidRDefault="00D21FD3" w:rsidP="000F5E21">
            <w:pPr>
              <w:rPr>
                <w:ins w:id="416" w:author="王会00041692" w:date="2016-08-22T15:48:00Z"/>
                <w:rFonts w:ascii="微软雅黑" w:eastAsia="微软雅黑" w:hAnsi="微软雅黑" w:cs="宋体"/>
                <w:kern w:val="0"/>
                <w:sz w:val="13"/>
                <w:szCs w:val="13"/>
              </w:rPr>
            </w:pPr>
            <w:ins w:id="417" w:author="王会00041692" w:date="2016-08-22T15:57:00Z">
              <w:r>
                <w:rPr>
                  <w:rFonts w:ascii="微软雅黑" w:eastAsia="微软雅黑" w:hAnsi="微软雅黑" w:cs="宋体" w:hint="eastAsia"/>
                  <w:kern w:val="0"/>
                  <w:sz w:val="13"/>
                  <w:szCs w:val="13"/>
                </w:rPr>
                <w:t>1000</w:t>
              </w:r>
            </w:ins>
          </w:p>
        </w:tc>
        <w:tc>
          <w:tcPr>
            <w:tcW w:w="2694" w:type="dxa"/>
            <w:shd w:val="clear" w:color="auto" w:fill="auto"/>
            <w:hideMark/>
            <w:tcPrChange w:id="418" w:author="王会00041692" w:date="2016-08-22T15:59:00Z">
              <w:tcPr>
                <w:tcW w:w="2694" w:type="dxa"/>
                <w:shd w:val="clear" w:color="auto" w:fill="auto"/>
                <w:hideMark/>
              </w:tcPr>
            </w:tcPrChange>
          </w:tcPr>
          <w:p w:rsidR="000F5E21" w:rsidRPr="00DA5AB8" w:rsidRDefault="007A2F13" w:rsidP="000F5E21">
            <w:pPr>
              <w:widowControl/>
              <w:rPr>
                <w:ins w:id="419" w:author="王会00041692" w:date="2016-08-22T15:48:00Z"/>
                <w:rFonts w:ascii="微软雅黑" w:eastAsia="微软雅黑" w:hAnsi="微软雅黑" w:cs="宋体"/>
                <w:kern w:val="0"/>
                <w:sz w:val="13"/>
                <w:szCs w:val="13"/>
              </w:rPr>
            </w:pPr>
            <w:ins w:id="420" w:author="王会00041692" w:date="2016-08-22T16:47:00Z">
              <w:r>
                <w:rPr>
                  <w:rFonts w:ascii="微软雅黑" w:eastAsia="微软雅黑" w:hAnsi="微软雅黑" w:cs="宋体" w:hint="eastAsia"/>
                  <w:kern w:val="0"/>
                  <w:sz w:val="13"/>
                  <w:szCs w:val="13"/>
                </w:rPr>
                <w:t>建议</w:t>
              </w:r>
            </w:ins>
            <w:ins w:id="421" w:author="王会00041692" w:date="2016-08-22T16:46:00Z">
              <w:r w:rsidR="00A9010A">
                <w:rPr>
                  <w:rFonts w:ascii="微软雅黑" w:eastAsia="微软雅黑" w:hAnsi="微软雅黑" w:cs="宋体" w:hint="eastAsia"/>
                  <w:kern w:val="0"/>
                  <w:sz w:val="13"/>
                  <w:szCs w:val="13"/>
                </w:rPr>
                <w:t>高于离线任务</w:t>
              </w:r>
            </w:ins>
          </w:p>
        </w:tc>
        <w:tc>
          <w:tcPr>
            <w:tcW w:w="1275" w:type="dxa"/>
            <w:shd w:val="clear" w:color="auto" w:fill="auto"/>
            <w:tcPrChange w:id="422" w:author="王会00041692" w:date="2016-08-22T15:59:00Z">
              <w:tcPr>
                <w:tcW w:w="1275" w:type="dxa"/>
                <w:shd w:val="clear" w:color="auto" w:fill="auto"/>
              </w:tcPr>
            </w:tcPrChange>
          </w:tcPr>
          <w:p w:rsidR="000F5E21" w:rsidRDefault="000F5E21" w:rsidP="000F5E21">
            <w:pPr>
              <w:widowControl/>
              <w:rPr>
                <w:ins w:id="423" w:author="王会00041692" w:date="2016-08-22T15:48:00Z"/>
                <w:rFonts w:ascii="微软雅黑" w:eastAsia="微软雅黑" w:hAnsi="微软雅黑" w:cs="宋体"/>
                <w:kern w:val="0"/>
                <w:sz w:val="13"/>
                <w:szCs w:val="13"/>
              </w:rPr>
            </w:pPr>
            <w:ins w:id="424"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425" w:author="王会00041692" w:date="2016-08-22T15:48:00Z"/>
          <w:trPrChange w:id="426" w:author="王会00041692" w:date="2016-08-22T15:59:00Z">
            <w:trPr>
              <w:trHeight w:val="300"/>
            </w:trPr>
          </w:trPrChange>
        </w:trPr>
        <w:tc>
          <w:tcPr>
            <w:tcW w:w="959" w:type="dxa"/>
            <w:shd w:val="clear" w:color="auto" w:fill="auto"/>
            <w:hideMark/>
            <w:tcPrChange w:id="427" w:author="王会00041692" w:date="2016-08-22T15:59:00Z">
              <w:tcPr>
                <w:tcW w:w="1242" w:type="dxa"/>
                <w:gridSpan w:val="2"/>
                <w:shd w:val="clear" w:color="auto" w:fill="auto"/>
                <w:hideMark/>
              </w:tcPr>
            </w:tcPrChange>
          </w:tcPr>
          <w:p w:rsidR="000F5E21" w:rsidRPr="00DA5AB8" w:rsidRDefault="000F5E21" w:rsidP="000F5E21">
            <w:pPr>
              <w:widowControl/>
              <w:rPr>
                <w:ins w:id="428" w:author="王会00041692" w:date="2016-08-22T15:48:00Z"/>
                <w:rFonts w:ascii="微软雅黑" w:eastAsia="微软雅黑" w:hAnsi="微软雅黑" w:cs="宋体"/>
                <w:kern w:val="0"/>
                <w:sz w:val="13"/>
                <w:szCs w:val="13"/>
              </w:rPr>
            </w:pPr>
          </w:p>
        </w:tc>
        <w:tc>
          <w:tcPr>
            <w:tcW w:w="992" w:type="dxa"/>
            <w:shd w:val="clear" w:color="auto" w:fill="auto"/>
            <w:hideMark/>
            <w:tcPrChange w:id="429" w:author="王会00041692" w:date="2016-08-22T15:59:00Z">
              <w:tcPr>
                <w:tcW w:w="709" w:type="dxa"/>
                <w:shd w:val="clear" w:color="auto" w:fill="auto"/>
                <w:hideMark/>
              </w:tcPr>
            </w:tcPrChange>
          </w:tcPr>
          <w:p w:rsidR="000F5E21" w:rsidRPr="00DA5AB8" w:rsidRDefault="000F5E21" w:rsidP="000F5E21">
            <w:pPr>
              <w:widowControl/>
              <w:rPr>
                <w:ins w:id="430" w:author="王会00041692" w:date="2016-08-22T15:48:00Z"/>
                <w:rFonts w:ascii="微软雅黑" w:eastAsia="微软雅黑" w:hAnsi="微软雅黑" w:cs="宋体"/>
                <w:kern w:val="0"/>
                <w:sz w:val="13"/>
                <w:szCs w:val="13"/>
              </w:rPr>
            </w:pPr>
            <w:ins w:id="431" w:author="王会00041692" w:date="2016-08-22T15:52:00Z">
              <w:r w:rsidRPr="000F5E21">
                <w:rPr>
                  <w:rFonts w:ascii="微软雅黑" w:eastAsia="微软雅黑" w:hAnsi="微软雅黑" w:cs="宋体"/>
                  <w:kern w:val="0"/>
                  <w:sz w:val="13"/>
                  <w:szCs w:val="13"/>
                </w:rPr>
                <w:t>classify</w:t>
              </w:r>
            </w:ins>
          </w:p>
        </w:tc>
        <w:tc>
          <w:tcPr>
            <w:tcW w:w="992" w:type="dxa"/>
            <w:shd w:val="clear" w:color="auto" w:fill="auto"/>
            <w:hideMark/>
            <w:tcPrChange w:id="432" w:author="王会00041692" w:date="2016-08-22T15:59:00Z">
              <w:tcPr>
                <w:tcW w:w="992" w:type="dxa"/>
                <w:shd w:val="clear" w:color="auto" w:fill="auto"/>
                <w:hideMark/>
              </w:tcPr>
            </w:tcPrChange>
          </w:tcPr>
          <w:p w:rsidR="000F5E21" w:rsidRPr="000F5E21" w:rsidRDefault="008D26BC" w:rsidP="000F5E21">
            <w:pPr>
              <w:widowControl/>
              <w:rPr>
                <w:ins w:id="433" w:author="王会00041692" w:date="2016-08-22T15:48:00Z"/>
                <w:rFonts w:ascii="微软雅黑" w:eastAsia="微软雅黑" w:hAnsi="微软雅黑" w:cs="宋体"/>
                <w:kern w:val="0"/>
                <w:sz w:val="13"/>
                <w:szCs w:val="13"/>
              </w:rPr>
            </w:pPr>
            <w:ins w:id="434" w:author="王会00041692" w:date="2016-08-22T15:56:00Z">
              <w:r w:rsidRPr="008D26BC">
                <w:rPr>
                  <w:rFonts w:hint="eastAsia"/>
                  <w:sz w:val="13"/>
                  <w:szCs w:val="13"/>
                  <w:rPrChange w:id="435" w:author="王会00041692" w:date="2016-08-22T15:56:00Z">
                    <w:rPr>
                      <w:rFonts w:hint="eastAsia"/>
                      <w:b/>
                      <w:bCs/>
                    </w:rPr>
                  </w:rPrChange>
                </w:rPr>
                <w:t>制式，用于数据源控制</w:t>
              </w:r>
            </w:ins>
          </w:p>
        </w:tc>
        <w:tc>
          <w:tcPr>
            <w:tcW w:w="709" w:type="dxa"/>
            <w:shd w:val="clear" w:color="auto" w:fill="auto"/>
            <w:hideMark/>
            <w:tcPrChange w:id="436" w:author="王会00041692" w:date="2016-08-22T15:59:00Z">
              <w:tcPr>
                <w:tcW w:w="709" w:type="dxa"/>
                <w:shd w:val="clear" w:color="auto" w:fill="auto"/>
                <w:hideMark/>
              </w:tcPr>
            </w:tcPrChange>
          </w:tcPr>
          <w:p w:rsidR="000F5E21" w:rsidRPr="00DA5AB8" w:rsidRDefault="00D21FD3" w:rsidP="000F5E21">
            <w:pPr>
              <w:widowControl/>
              <w:rPr>
                <w:ins w:id="437" w:author="王会00041692" w:date="2016-08-22T15:48:00Z"/>
                <w:rFonts w:ascii="微软雅黑" w:eastAsia="微软雅黑" w:hAnsi="微软雅黑" w:cs="宋体"/>
                <w:kern w:val="0"/>
                <w:sz w:val="13"/>
                <w:szCs w:val="13"/>
              </w:rPr>
            </w:pPr>
            <w:ins w:id="438" w:author="王会00041692" w:date="2016-08-22T15:58:00Z">
              <w:r>
                <w:rPr>
                  <w:rFonts w:ascii="微软雅黑" w:eastAsia="微软雅黑" w:hAnsi="微软雅黑" w:cs="宋体" w:hint="eastAsia"/>
                  <w:kern w:val="0"/>
                  <w:sz w:val="13"/>
                  <w:szCs w:val="13"/>
                </w:rPr>
                <w:t>字符串</w:t>
              </w:r>
            </w:ins>
          </w:p>
        </w:tc>
        <w:tc>
          <w:tcPr>
            <w:tcW w:w="1134" w:type="dxa"/>
            <w:shd w:val="clear" w:color="auto" w:fill="auto"/>
            <w:hideMark/>
            <w:tcPrChange w:id="439" w:author="王会00041692" w:date="2016-08-22T15:59:00Z">
              <w:tcPr>
                <w:tcW w:w="1134" w:type="dxa"/>
                <w:shd w:val="clear" w:color="auto" w:fill="auto"/>
                <w:hideMark/>
              </w:tcPr>
            </w:tcPrChange>
          </w:tcPr>
          <w:p w:rsidR="000F5E21" w:rsidRPr="00DA5AB8" w:rsidRDefault="0038584A" w:rsidP="000F5E21">
            <w:pPr>
              <w:widowControl/>
              <w:rPr>
                <w:ins w:id="440" w:author="王会00041692" w:date="2016-08-22T15:48:00Z"/>
                <w:rFonts w:ascii="微软雅黑" w:eastAsia="微软雅黑" w:hAnsi="微软雅黑" w:cs="宋体"/>
                <w:kern w:val="0"/>
                <w:sz w:val="13"/>
                <w:szCs w:val="13"/>
              </w:rPr>
            </w:pPr>
            <w:ins w:id="441" w:author="王会00041692" w:date="2016-08-22T16:48:00Z">
              <w:r w:rsidRPr="00DA5AB8">
                <w:rPr>
                  <w:rFonts w:ascii="微软雅黑" w:eastAsia="微软雅黑" w:hAnsi="微软雅黑" w:cs="宋体" w:hint="eastAsia"/>
                  <w:color w:val="000000"/>
                  <w:kern w:val="0"/>
                  <w:sz w:val="13"/>
                  <w:szCs w:val="13"/>
                </w:rPr>
                <w:t>te、cdma、umts，union</w:t>
              </w:r>
              <w:r>
                <w:rPr>
                  <w:rFonts w:ascii="微软雅黑" w:eastAsia="微软雅黑" w:hAnsi="微软雅黑" w:cs="宋体" w:hint="eastAsia"/>
                  <w:color w:val="000000"/>
                  <w:kern w:val="0"/>
                  <w:sz w:val="13"/>
                  <w:szCs w:val="13"/>
                </w:rPr>
                <w:t>、cn、</w:t>
              </w:r>
              <w:r w:rsidRPr="000D6046">
                <w:rPr>
                  <w:rFonts w:ascii="微软雅黑" w:eastAsia="微软雅黑" w:hAnsi="微软雅黑" w:cs="宋体"/>
                  <w:color w:val="000000"/>
                  <w:kern w:val="0"/>
                  <w:sz w:val="13"/>
                  <w:szCs w:val="13"/>
                </w:rPr>
                <w:t>cn-cdma</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cn-lte</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cn-union</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cn-umts</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COMMON</w:t>
              </w:r>
              <w:r>
                <w:rPr>
                  <w:rFonts w:ascii="微软雅黑" w:eastAsia="微软雅黑" w:hAnsi="微软雅黑" w:cs="宋体" w:hint="eastAsia"/>
                  <w:color w:val="000000"/>
                  <w:kern w:val="0"/>
                  <w:sz w:val="13"/>
                  <w:szCs w:val="13"/>
                </w:rPr>
                <w:t>、</w:t>
              </w:r>
              <w:r w:rsidRPr="000D6046">
                <w:rPr>
                  <w:rFonts w:ascii="微软雅黑" w:eastAsia="微软雅黑" w:hAnsi="微软雅黑" w:cs="宋体"/>
                  <w:color w:val="000000"/>
                  <w:kern w:val="0"/>
                  <w:sz w:val="13"/>
                  <w:szCs w:val="13"/>
                </w:rPr>
                <w:t>userprofile</w:t>
              </w:r>
              <w:r>
                <w:t xml:space="preserve"> </w:t>
              </w:r>
              <w:r w:rsidRPr="007A5841">
                <w:rPr>
                  <w:rFonts w:ascii="微软雅黑" w:eastAsia="微软雅黑" w:hAnsi="微软雅黑" w:cs="宋体"/>
                  <w:color w:val="000000"/>
                  <w:kern w:val="0"/>
                  <w:sz w:val="13"/>
                  <w:szCs w:val="13"/>
                </w:rPr>
                <w:t>,           fixednetwork,serviceexperience,iptv,multinetwork,health</w:t>
              </w:r>
            </w:ins>
          </w:p>
        </w:tc>
        <w:tc>
          <w:tcPr>
            <w:tcW w:w="1559" w:type="dxa"/>
            <w:shd w:val="clear" w:color="auto" w:fill="auto"/>
            <w:tcPrChange w:id="442" w:author="王会00041692" w:date="2016-08-22T15:59:00Z">
              <w:tcPr>
                <w:tcW w:w="1559" w:type="dxa"/>
                <w:shd w:val="clear" w:color="auto" w:fill="auto"/>
              </w:tcPr>
            </w:tcPrChange>
          </w:tcPr>
          <w:p w:rsidR="000F5E21" w:rsidRPr="00DA5AB8" w:rsidRDefault="00D21FD3" w:rsidP="000F5E21">
            <w:pPr>
              <w:rPr>
                <w:ins w:id="443" w:author="王会00041692" w:date="2016-08-22T15:48:00Z"/>
                <w:rFonts w:ascii="微软雅黑" w:eastAsia="微软雅黑" w:hAnsi="微软雅黑" w:cs="宋体"/>
                <w:kern w:val="0"/>
                <w:sz w:val="13"/>
                <w:szCs w:val="13"/>
              </w:rPr>
            </w:pPr>
            <w:ins w:id="444" w:author="王会00041692" w:date="2016-08-22T15:58:00Z">
              <w:r>
                <w:rPr>
                  <w:rFonts w:ascii="微软雅黑" w:eastAsia="微软雅黑" w:hAnsi="微软雅黑" w:cs="宋体" w:hint="eastAsia"/>
                  <w:kern w:val="0"/>
                  <w:sz w:val="13"/>
                  <w:szCs w:val="13"/>
                </w:rPr>
                <w:t>cdma</w:t>
              </w:r>
            </w:ins>
          </w:p>
        </w:tc>
        <w:tc>
          <w:tcPr>
            <w:tcW w:w="2694" w:type="dxa"/>
            <w:shd w:val="clear" w:color="auto" w:fill="auto"/>
            <w:hideMark/>
            <w:tcPrChange w:id="445" w:author="王会00041692" w:date="2016-08-22T15:59:00Z">
              <w:tcPr>
                <w:tcW w:w="2694" w:type="dxa"/>
                <w:shd w:val="clear" w:color="auto" w:fill="auto"/>
                <w:hideMark/>
              </w:tcPr>
            </w:tcPrChange>
          </w:tcPr>
          <w:p w:rsidR="000F5E21" w:rsidRPr="00DA5AB8" w:rsidRDefault="000F5E21" w:rsidP="000F5E21">
            <w:pPr>
              <w:widowControl/>
              <w:rPr>
                <w:ins w:id="446" w:author="王会00041692" w:date="2016-08-22T15:48:00Z"/>
                <w:rFonts w:ascii="微软雅黑" w:eastAsia="微软雅黑" w:hAnsi="微软雅黑" w:cs="宋体"/>
                <w:kern w:val="0"/>
                <w:sz w:val="13"/>
                <w:szCs w:val="13"/>
              </w:rPr>
            </w:pPr>
          </w:p>
        </w:tc>
        <w:tc>
          <w:tcPr>
            <w:tcW w:w="1275" w:type="dxa"/>
            <w:shd w:val="clear" w:color="auto" w:fill="auto"/>
            <w:tcPrChange w:id="447" w:author="王会00041692" w:date="2016-08-22T15:59:00Z">
              <w:tcPr>
                <w:tcW w:w="1275" w:type="dxa"/>
                <w:shd w:val="clear" w:color="auto" w:fill="auto"/>
              </w:tcPr>
            </w:tcPrChange>
          </w:tcPr>
          <w:p w:rsidR="000F5E21" w:rsidRDefault="000F5E21" w:rsidP="000F5E21">
            <w:pPr>
              <w:widowControl/>
              <w:rPr>
                <w:ins w:id="448" w:author="王会00041692" w:date="2016-08-22T15:48:00Z"/>
                <w:rFonts w:ascii="微软雅黑" w:eastAsia="微软雅黑" w:hAnsi="微软雅黑" w:cs="宋体"/>
                <w:kern w:val="0"/>
                <w:sz w:val="13"/>
                <w:szCs w:val="13"/>
              </w:rPr>
            </w:pPr>
            <w:ins w:id="449"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450" w:author="王会00041692" w:date="2016-08-22T15:48:00Z"/>
          <w:trPrChange w:id="451" w:author="王会00041692" w:date="2016-08-22T15:59:00Z">
            <w:trPr>
              <w:trHeight w:val="300"/>
            </w:trPr>
          </w:trPrChange>
        </w:trPr>
        <w:tc>
          <w:tcPr>
            <w:tcW w:w="959" w:type="dxa"/>
            <w:shd w:val="clear" w:color="auto" w:fill="auto"/>
            <w:hideMark/>
            <w:tcPrChange w:id="452" w:author="王会00041692" w:date="2016-08-22T15:59:00Z">
              <w:tcPr>
                <w:tcW w:w="1242" w:type="dxa"/>
                <w:gridSpan w:val="2"/>
                <w:shd w:val="clear" w:color="auto" w:fill="auto"/>
                <w:hideMark/>
              </w:tcPr>
            </w:tcPrChange>
          </w:tcPr>
          <w:p w:rsidR="000F5E21" w:rsidRPr="00DA5AB8" w:rsidRDefault="000F5E21" w:rsidP="000F5E21">
            <w:pPr>
              <w:widowControl/>
              <w:rPr>
                <w:ins w:id="453" w:author="王会00041692" w:date="2016-08-22T15:48:00Z"/>
                <w:rFonts w:ascii="微软雅黑" w:eastAsia="微软雅黑" w:hAnsi="微软雅黑" w:cs="宋体"/>
                <w:kern w:val="0"/>
                <w:sz w:val="13"/>
                <w:szCs w:val="13"/>
              </w:rPr>
            </w:pPr>
          </w:p>
        </w:tc>
        <w:tc>
          <w:tcPr>
            <w:tcW w:w="992" w:type="dxa"/>
            <w:shd w:val="clear" w:color="auto" w:fill="auto"/>
            <w:hideMark/>
            <w:tcPrChange w:id="454" w:author="王会00041692" w:date="2016-08-22T15:59:00Z">
              <w:tcPr>
                <w:tcW w:w="709" w:type="dxa"/>
                <w:shd w:val="clear" w:color="auto" w:fill="auto"/>
                <w:hideMark/>
              </w:tcPr>
            </w:tcPrChange>
          </w:tcPr>
          <w:p w:rsidR="000F5E21" w:rsidRPr="00DA5AB8" w:rsidRDefault="000F5E21" w:rsidP="000F5E21">
            <w:pPr>
              <w:widowControl/>
              <w:rPr>
                <w:ins w:id="455" w:author="王会00041692" w:date="2016-08-22T15:48:00Z"/>
                <w:rFonts w:ascii="微软雅黑" w:eastAsia="微软雅黑" w:hAnsi="微软雅黑" w:cs="宋体"/>
                <w:kern w:val="0"/>
                <w:sz w:val="13"/>
                <w:szCs w:val="13"/>
              </w:rPr>
            </w:pPr>
            <w:ins w:id="456" w:author="王会00041692" w:date="2016-08-22T15:52:00Z">
              <w:r w:rsidRPr="000F5E21">
                <w:rPr>
                  <w:rFonts w:ascii="微软雅黑" w:eastAsia="微软雅黑" w:hAnsi="微软雅黑" w:cs="宋体"/>
                  <w:kern w:val="0"/>
                  <w:sz w:val="13"/>
                  <w:szCs w:val="13"/>
                </w:rPr>
                <w:t>batchduration</w:t>
              </w:r>
            </w:ins>
          </w:p>
        </w:tc>
        <w:tc>
          <w:tcPr>
            <w:tcW w:w="992" w:type="dxa"/>
            <w:shd w:val="clear" w:color="auto" w:fill="auto"/>
            <w:hideMark/>
            <w:tcPrChange w:id="457" w:author="王会00041692" w:date="2016-08-22T15:59:00Z">
              <w:tcPr>
                <w:tcW w:w="992" w:type="dxa"/>
                <w:shd w:val="clear" w:color="auto" w:fill="auto"/>
                <w:hideMark/>
              </w:tcPr>
            </w:tcPrChange>
          </w:tcPr>
          <w:p w:rsidR="000F5E21" w:rsidRPr="000F5E21" w:rsidRDefault="008D26BC" w:rsidP="000F5E21">
            <w:pPr>
              <w:widowControl/>
              <w:rPr>
                <w:ins w:id="458" w:author="王会00041692" w:date="2016-08-22T15:48:00Z"/>
                <w:rFonts w:ascii="微软雅黑" w:eastAsia="微软雅黑" w:hAnsi="微软雅黑" w:cs="宋体"/>
                <w:kern w:val="0"/>
                <w:sz w:val="13"/>
                <w:szCs w:val="13"/>
              </w:rPr>
            </w:pPr>
            <w:ins w:id="459" w:author="王会00041692" w:date="2016-08-22T15:56:00Z">
              <w:r w:rsidRPr="008D26BC">
                <w:rPr>
                  <w:rFonts w:hint="eastAsia"/>
                  <w:sz w:val="13"/>
                  <w:szCs w:val="13"/>
                  <w:rPrChange w:id="460" w:author="王会00041692" w:date="2016-08-22T15:56:00Z">
                    <w:rPr>
                      <w:rFonts w:hint="eastAsia"/>
                      <w:b/>
                      <w:bCs/>
                    </w:rPr>
                  </w:rPrChange>
                </w:rPr>
                <w:t>批处理间隔</w:t>
              </w:r>
            </w:ins>
            <w:ins w:id="461" w:author="王会00041692" w:date="2016-08-22T15:58:00Z">
              <w:r w:rsidR="00690B9B">
                <w:rPr>
                  <w:rFonts w:hint="eastAsia"/>
                  <w:sz w:val="13"/>
                  <w:szCs w:val="13"/>
                </w:rPr>
                <w:t>，单位秒</w:t>
              </w:r>
            </w:ins>
          </w:p>
        </w:tc>
        <w:tc>
          <w:tcPr>
            <w:tcW w:w="709" w:type="dxa"/>
            <w:shd w:val="clear" w:color="auto" w:fill="auto"/>
            <w:hideMark/>
            <w:tcPrChange w:id="462" w:author="王会00041692" w:date="2016-08-22T15:59:00Z">
              <w:tcPr>
                <w:tcW w:w="709" w:type="dxa"/>
                <w:shd w:val="clear" w:color="auto" w:fill="auto"/>
                <w:hideMark/>
              </w:tcPr>
            </w:tcPrChange>
          </w:tcPr>
          <w:p w:rsidR="000F5E21" w:rsidRPr="00DA5AB8" w:rsidRDefault="00AC672B" w:rsidP="000F5E21">
            <w:pPr>
              <w:widowControl/>
              <w:rPr>
                <w:ins w:id="463" w:author="王会00041692" w:date="2016-08-22T15:48:00Z"/>
                <w:rFonts w:ascii="微软雅黑" w:eastAsia="微软雅黑" w:hAnsi="微软雅黑" w:cs="宋体"/>
                <w:kern w:val="0"/>
                <w:sz w:val="13"/>
                <w:szCs w:val="13"/>
              </w:rPr>
            </w:pPr>
            <w:ins w:id="464" w:author="王会00041692" w:date="2016-08-22T15:59: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465" w:author="王会00041692" w:date="2016-08-22T15:59:00Z">
              <w:tcPr>
                <w:tcW w:w="1134" w:type="dxa"/>
                <w:shd w:val="clear" w:color="auto" w:fill="auto"/>
                <w:hideMark/>
              </w:tcPr>
            </w:tcPrChange>
          </w:tcPr>
          <w:p w:rsidR="000F5E21" w:rsidRPr="00DA5AB8" w:rsidRDefault="000F5E21" w:rsidP="000F5E21">
            <w:pPr>
              <w:widowControl/>
              <w:rPr>
                <w:ins w:id="466" w:author="王会00041692" w:date="2016-08-22T15:48:00Z"/>
                <w:rFonts w:ascii="微软雅黑" w:eastAsia="微软雅黑" w:hAnsi="微软雅黑" w:cs="宋体"/>
                <w:kern w:val="0"/>
                <w:sz w:val="13"/>
                <w:szCs w:val="13"/>
              </w:rPr>
            </w:pPr>
          </w:p>
        </w:tc>
        <w:tc>
          <w:tcPr>
            <w:tcW w:w="1559" w:type="dxa"/>
            <w:shd w:val="clear" w:color="auto" w:fill="auto"/>
            <w:tcPrChange w:id="467" w:author="王会00041692" w:date="2016-08-22T15:59:00Z">
              <w:tcPr>
                <w:tcW w:w="1559" w:type="dxa"/>
                <w:shd w:val="clear" w:color="auto" w:fill="auto"/>
              </w:tcPr>
            </w:tcPrChange>
          </w:tcPr>
          <w:p w:rsidR="000F5E21" w:rsidRPr="00DA5AB8" w:rsidRDefault="00690B9B" w:rsidP="000F5E21">
            <w:pPr>
              <w:rPr>
                <w:ins w:id="468" w:author="王会00041692" w:date="2016-08-22T15:48:00Z"/>
                <w:rFonts w:ascii="微软雅黑" w:eastAsia="微软雅黑" w:hAnsi="微软雅黑" w:cs="宋体"/>
                <w:kern w:val="0"/>
                <w:sz w:val="13"/>
                <w:szCs w:val="13"/>
              </w:rPr>
            </w:pPr>
            <w:ins w:id="469" w:author="王会00041692" w:date="2016-08-22T15:58:00Z">
              <w:r>
                <w:rPr>
                  <w:rFonts w:ascii="微软雅黑" w:eastAsia="微软雅黑" w:hAnsi="微软雅黑" w:cs="宋体" w:hint="eastAsia"/>
                  <w:kern w:val="0"/>
                  <w:sz w:val="13"/>
                  <w:szCs w:val="13"/>
                </w:rPr>
                <w:t>5</w:t>
              </w:r>
            </w:ins>
          </w:p>
        </w:tc>
        <w:tc>
          <w:tcPr>
            <w:tcW w:w="2694" w:type="dxa"/>
            <w:shd w:val="clear" w:color="auto" w:fill="auto"/>
            <w:hideMark/>
            <w:tcPrChange w:id="470" w:author="王会00041692" w:date="2016-08-22T15:59:00Z">
              <w:tcPr>
                <w:tcW w:w="2694" w:type="dxa"/>
                <w:shd w:val="clear" w:color="auto" w:fill="auto"/>
                <w:hideMark/>
              </w:tcPr>
            </w:tcPrChange>
          </w:tcPr>
          <w:p w:rsidR="000F5E21" w:rsidRPr="00DA5AB8" w:rsidRDefault="000F5E21" w:rsidP="000F5E21">
            <w:pPr>
              <w:widowControl/>
              <w:rPr>
                <w:ins w:id="471" w:author="王会00041692" w:date="2016-08-22T15:48:00Z"/>
                <w:rFonts w:ascii="微软雅黑" w:eastAsia="微软雅黑" w:hAnsi="微软雅黑" w:cs="宋体"/>
                <w:kern w:val="0"/>
                <w:sz w:val="13"/>
                <w:szCs w:val="13"/>
              </w:rPr>
            </w:pPr>
          </w:p>
        </w:tc>
        <w:tc>
          <w:tcPr>
            <w:tcW w:w="1275" w:type="dxa"/>
            <w:shd w:val="clear" w:color="auto" w:fill="auto"/>
            <w:tcPrChange w:id="472" w:author="王会00041692" w:date="2016-08-22T15:59:00Z">
              <w:tcPr>
                <w:tcW w:w="1275" w:type="dxa"/>
                <w:shd w:val="clear" w:color="auto" w:fill="auto"/>
              </w:tcPr>
            </w:tcPrChange>
          </w:tcPr>
          <w:p w:rsidR="000F5E21" w:rsidRDefault="000F5E21" w:rsidP="000F5E21">
            <w:pPr>
              <w:widowControl/>
              <w:rPr>
                <w:ins w:id="473" w:author="王会00041692" w:date="2016-08-22T15:48:00Z"/>
                <w:rFonts w:ascii="微软雅黑" w:eastAsia="微软雅黑" w:hAnsi="微软雅黑" w:cs="宋体"/>
                <w:kern w:val="0"/>
                <w:sz w:val="13"/>
                <w:szCs w:val="13"/>
              </w:rPr>
            </w:pPr>
            <w:ins w:id="474"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475" w:author="王会00041692" w:date="2016-08-22T15:49:00Z"/>
          <w:trPrChange w:id="476" w:author="王会00041692" w:date="2016-08-22T15:59:00Z">
            <w:trPr>
              <w:trHeight w:val="300"/>
            </w:trPr>
          </w:trPrChange>
        </w:trPr>
        <w:tc>
          <w:tcPr>
            <w:tcW w:w="959" w:type="dxa"/>
            <w:shd w:val="clear" w:color="auto" w:fill="auto"/>
            <w:hideMark/>
            <w:tcPrChange w:id="477" w:author="王会00041692" w:date="2016-08-22T15:59:00Z">
              <w:tcPr>
                <w:tcW w:w="1242" w:type="dxa"/>
                <w:gridSpan w:val="2"/>
                <w:shd w:val="clear" w:color="auto" w:fill="auto"/>
                <w:hideMark/>
              </w:tcPr>
            </w:tcPrChange>
          </w:tcPr>
          <w:p w:rsidR="000F5E21" w:rsidRPr="00DA5AB8" w:rsidRDefault="000F5E21" w:rsidP="000F5E21">
            <w:pPr>
              <w:widowControl/>
              <w:rPr>
                <w:ins w:id="478" w:author="王会00041692" w:date="2016-08-22T15:49:00Z"/>
                <w:rFonts w:ascii="微软雅黑" w:eastAsia="微软雅黑" w:hAnsi="微软雅黑" w:cs="宋体"/>
                <w:kern w:val="0"/>
                <w:sz w:val="13"/>
                <w:szCs w:val="13"/>
              </w:rPr>
            </w:pPr>
          </w:p>
        </w:tc>
        <w:tc>
          <w:tcPr>
            <w:tcW w:w="992" w:type="dxa"/>
            <w:shd w:val="clear" w:color="auto" w:fill="auto"/>
            <w:hideMark/>
            <w:tcPrChange w:id="479" w:author="王会00041692" w:date="2016-08-22T15:59:00Z">
              <w:tcPr>
                <w:tcW w:w="709" w:type="dxa"/>
                <w:shd w:val="clear" w:color="auto" w:fill="auto"/>
                <w:hideMark/>
              </w:tcPr>
            </w:tcPrChange>
          </w:tcPr>
          <w:p w:rsidR="000F5E21" w:rsidRPr="00DA5AB8" w:rsidRDefault="000F5E21" w:rsidP="000F5E21">
            <w:pPr>
              <w:widowControl/>
              <w:rPr>
                <w:ins w:id="480" w:author="王会00041692" w:date="2016-08-22T15:49:00Z"/>
                <w:rFonts w:ascii="微软雅黑" w:eastAsia="微软雅黑" w:hAnsi="微软雅黑" w:cs="宋体"/>
                <w:kern w:val="0"/>
                <w:sz w:val="13"/>
                <w:szCs w:val="13"/>
              </w:rPr>
            </w:pPr>
            <w:ins w:id="481" w:author="王会00041692" w:date="2016-08-22T15:52:00Z">
              <w:r w:rsidRPr="000F5E21">
                <w:rPr>
                  <w:rFonts w:ascii="微软雅黑" w:eastAsia="微软雅黑" w:hAnsi="微软雅黑" w:cs="宋体"/>
                  <w:kern w:val="0"/>
                  <w:sz w:val="13"/>
                  <w:szCs w:val="13"/>
                </w:rPr>
                <w:t>checkPointPath</w:t>
              </w:r>
            </w:ins>
          </w:p>
        </w:tc>
        <w:tc>
          <w:tcPr>
            <w:tcW w:w="992" w:type="dxa"/>
            <w:shd w:val="clear" w:color="auto" w:fill="auto"/>
            <w:hideMark/>
            <w:tcPrChange w:id="482" w:author="王会00041692" w:date="2016-08-22T15:59:00Z">
              <w:tcPr>
                <w:tcW w:w="992" w:type="dxa"/>
                <w:shd w:val="clear" w:color="auto" w:fill="auto"/>
                <w:hideMark/>
              </w:tcPr>
            </w:tcPrChange>
          </w:tcPr>
          <w:p w:rsidR="000F5E21" w:rsidRPr="000F5E21" w:rsidRDefault="008D26BC" w:rsidP="000F5E21">
            <w:pPr>
              <w:widowControl/>
              <w:rPr>
                <w:ins w:id="483" w:author="王会00041692" w:date="2016-08-22T15:49:00Z"/>
                <w:rFonts w:ascii="微软雅黑" w:eastAsia="微软雅黑" w:hAnsi="微软雅黑" w:cs="宋体"/>
                <w:kern w:val="0"/>
                <w:sz w:val="13"/>
                <w:szCs w:val="13"/>
              </w:rPr>
            </w:pPr>
            <w:ins w:id="484" w:author="王会00041692" w:date="2016-08-22T15:56:00Z">
              <w:r w:rsidRPr="008D26BC">
                <w:rPr>
                  <w:sz w:val="13"/>
                  <w:szCs w:val="13"/>
                  <w:rPrChange w:id="485" w:author="王会00041692" w:date="2016-08-22T15:56:00Z">
                    <w:rPr>
                      <w:b/>
                      <w:bCs/>
                    </w:rPr>
                  </w:rPrChange>
                </w:rPr>
                <w:t>checkPoint</w:t>
              </w:r>
              <w:r w:rsidRPr="008D26BC">
                <w:rPr>
                  <w:rFonts w:hint="eastAsia"/>
                  <w:sz w:val="13"/>
                  <w:szCs w:val="13"/>
                  <w:rPrChange w:id="486" w:author="王会00041692" w:date="2016-08-22T15:56:00Z">
                    <w:rPr>
                      <w:rFonts w:hint="eastAsia"/>
                      <w:b/>
                      <w:bCs/>
                    </w:rPr>
                  </w:rPrChange>
                </w:rPr>
                <w:t>数据保存路径</w:t>
              </w:r>
            </w:ins>
          </w:p>
        </w:tc>
        <w:tc>
          <w:tcPr>
            <w:tcW w:w="709" w:type="dxa"/>
            <w:shd w:val="clear" w:color="auto" w:fill="auto"/>
            <w:hideMark/>
            <w:tcPrChange w:id="487" w:author="王会00041692" w:date="2016-08-22T15:59:00Z">
              <w:tcPr>
                <w:tcW w:w="709" w:type="dxa"/>
                <w:shd w:val="clear" w:color="auto" w:fill="auto"/>
                <w:hideMark/>
              </w:tcPr>
            </w:tcPrChange>
          </w:tcPr>
          <w:p w:rsidR="000F5E21" w:rsidRPr="00DA5AB8" w:rsidRDefault="00AC672B" w:rsidP="000F5E21">
            <w:pPr>
              <w:widowControl/>
              <w:rPr>
                <w:ins w:id="488" w:author="王会00041692" w:date="2016-08-22T15:49:00Z"/>
                <w:rFonts w:ascii="微软雅黑" w:eastAsia="微软雅黑" w:hAnsi="微软雅黑" w:cs="宋体"/>
                <w:kern w:val="0"/>
                <w:sz w:val="13"/>
                <w:szCs w:val="13"/>
              </w:rPr>
            </w:pPr>
            <w:ins w:id="489" w:author="王会00041692" w:date="2016-08-22T15:59:00Z">
              <w:r>
                <w:rPr>
                  <w:rFonts w:ascii="微软雅黑" w:eastAsia="微软雅黑" w:hAnsi="微软雅黑" w:cs="宋体" w:hint="eastAsia"/>
                  <w:kern w:val="0"/>
                  <w:sz w:val="13"/>
                  <w:szCs w:val="13"/>
                </w:rPr>
                <w:t>字符串</w:t>
              </w:r>
            </w:ins>
          </w:p>
        </w:tc>
        <w:tc>
          <w:tcPr>
            <w:tcW w:w="1134" w:type="dxa"/>
            <w:shd w:val="clear" w:color="auto" w:fill="auto"/>
            <w:hideMark/>
            <w:tcPrChange w:id="490" w:author="王会00041692" w:date="2016-08-22T15:59:00Z">
              <w:tcPr>
                <w:tcW w:w="1134" w:type="dxa"/>
                <w:shd w:val="clear" w:color="auto" w:fill="auto"/>
                <w:hideMark/>
              </w:tcPr>
            </w:tcPrChange>
          </w:tcPr>
          <w:p w:rsidR="000F5E21" w:rsidRPr="00DA5AB8" w:rsidRDefault="000F5E21" w:rsidP="000F5E21">
            <w:pPr>
              <w:widowControl/>
              <w:rPr>
                <w:ins w:id="491" w:author="王会00041692" w:date="2016-08-22T15:49:00Z"/>
                <w:rFonts w:ascii="微软雅黑" w:eastAsia="微软雅黑" w:hAnsi="微软雅黑" w:cs="宋体"/>
                <w:kern w:val="0"/>
                <w:sz w:val="13"/>
                <w:szCs w:val="13"/>
              </w:rPr>
            </w:pPr>
          </w:p>
        </w:tc>
        <w:tc>
          <w:tcPr>
            <w:tcW w:w="1559" w:type="dxa"/>
            <w:shd w:val="clear" w:color="auto" w:fill="auto"/>
            <w:tcPrChange w:id="492" w:author="王会00041692" w:date="2016-08-22T15:59:00Z">
              <w:tcPr>
                <w:tcW w:w="1559" w:type="dxa"/>
                <w:shd w:val="clear" w:color="auto" w:fill="auto"/>
              </w:tcPr>
            </w:tcPrChange>
          </w:tcPr>
          <w:p w:rsidR="000F5E21" w:rsidRPr="00DA5AB8" w:rsidRDefault="000F5E21" w:rsidP="000F5E21">
            <w:pPr>
              <w:rPr>
                <w:ins w:id="493" w:author="王会00041692" w:date="2016-08-22T15:49:00Z"/>
                <w:rFonts w:ascii="微软雅黑" w:eastAsia="微软雅黑" w:hAnsi="微软雅黑" w:cs="宋体"/>
                <w:kern w:val="0"/>
                <w:sz w:val="13"/>
                <w:szCs w:val="13"/>
              </w:rPr>
            </w:pPr>
          </w:p>
        </w:tc>
        <w:tc>
          <w:tcPr>
            <w:tcW w:w="2694" w:type="dxa"/>
            <w:shd w:val="clear" w:color="auto" w:fill="auto"/>
            <w:hideMark/>
            <w:tcPrChange w:id="494" w:author="王会00041692" w:date="2016-08-22T15:59:00Z">
              <w:tcPr>
                <w:tcW w:w="2694" w:type="dxa"/>
                <w:shd w:val="clear" w:color="auto" w:fill="auto"/>
                <w:hideMark/>
              </w:tcPr>
            </w:tcPrChange>
          </w:tcPr>
          <w:p w:rsidR="000F5E21" w:rsidRPr="00DA5AB8" w:rsidRDefault="0038584A" w:rsidP="000F5E21">
            <w:pPr>
              <w:widowControl/>
              <w:rPr>
                <w:ins w:id="495" w:author="王会00041692" w:date="2016-08-22T15:49:00Z"/>
                <w:rFonts w:ascii="微软雅黑" w:eastAsia="微软雅黑" w:hAnsi="微软雅黑" w:cs="宋体"/>
                <w:kern w:val="0"/>
                <w:sz w:val="13"/>
                <w:szCs w:val="13"/>
              </w:rPr>
            </w:pPr>
            <w:ins w:id="496" w:author="王会00041692" w:date="2016-08-22T16:49:00Z">
              <w:r>
                <w:rPr>
                  <w:rFonts w:ascii="微软雅黑" w:eastAsia="微软雅黑" w:hAnsi="微软雅黑" w:cs="宋体" w:hint="eastAsia"/>
                  <w:kern w:val="0"/>
                  <w:sz w:val="13"/>
                  <w:szCs w:val="13"/>
                </w:rPr>
                <w:t>断点恢复的</w:t>
              </w:r>
              <w:r>
                <w:rPr>
                  <w:rFonts w:ascii="微软雅黑" w:eastAsia="微软雅黑" w:hAnsi="微软雅黑" w:cs="宋体"/>
                  <w:kern w:val="0"/>
                  <w:sz w:val="13"/>
                  <w:szCs w:val="13"/>
                </w:rPr>
                <w:t>H</w:t>
              </w:r>
              <w:r>
                <w:rPr>
                  <w:rFonts w:ascii="微软雅黑" w:eastAsia="微软雅黑" w:hAnsi="微软雅黑" w:cs="宋体" w:hint="eastAsia"/>
                  <w:kern w:val="0"/>
                  <w:sz w:val="13"/>
                  <w:szCs w:val="13"/>
                </w:rPr>
                <w:t>dfs路径，用于数据断点恢复，缺省为空</w:t>
              </w:r>
            </w:ins>
          </w:p>
        </w:tc>
        <w:tc>
          <w:tcPr>
            <w:tcW w:w="1275" w:type="dxa"/>
            <w:shd w:val="clear" w:color="auto" w:fill="auto"/>
            <w:tcPrChange w:id="497" w:author="王会00041692" w:date="2016-08-22T15:59:00Z">
              <w:tcPr>
                <w:tcW w:w="1275" w:type="dxa"/>
                <w:shd w:val="clear" w:color="auto" w:fill="auto"/>
              </w:tcPr>
            </w:tcPrChange>
          </w:tcPr>
          <w:p w:rsidR="000F5E21" w:rsidRDefault="000F5E21" w:rsidP="000F5E21">
            <w:pPr>
              <w:widowControl/>
              <w:rPr>
                <w:ins w:id="498" w:author="王会00041692" w:date="2016-08-22T15:49:00Z"/>
                <w:rFonts w:ascii="微软雅黑" w:eastAsia="微软雅黑" w:hAnsi="微软雅黑" w:cs="宋体"/>
                <w:kern w:val="0"/>
                <w:sz w:val="13"/>
                <w:szCs w:val="13"/>
              </w:rPr>
            </w:pPr>
            <w:ins w:id="499"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500" w:author="王会00041692" w:date="2016-08-22T15:49:00Z"/>
          <w:trPrChange w:id="501" w:author="王会00041692" w:date="2016-08-22T15:59:00Z">
            <w:trPr>
              <w:trHeight w:val="300"/>
            </w:trPr>
          </w:trPrChange>
        </w:trPr>
        <w:tc>
          <w:tcPr>
            <w:tcW w:w="959" w:type="dxa"/>
            <w:shd w:val="clear" w:color="auto" w:fill="auto"/>
            <w:hideMark/>
            <w:tcPrChange w:id="502" w:author="王会00041692" w:date="2016-08-22T15:59:00Z">
              <w:tcPr>
                <w:tcW w:w="1242" w:type="dxa"/>
                <w:gridSpan w:val="2"/>
                <w:shd w:val="clear" w:color="auto" w:fill="auto"/>
                <w:hideMark/>
              </w:tcPr>
            </w:tcPrChange>
          </w:tcPr>
          <w:p w:rsidR="000F5E21" w:rsidRPr="00DA5AB8" w:rsidRDefault="000F5E21" w:rsidP="000F5E21">
            <w:pPr>
              <w:widowControl/>
              <w:rPr>
                <w:ins w:id="503" w:author="王会00041692" w:date="2016-08-22T15:49:00Z"/>
                <w:rFonts w:ascii="微软雅黑" w:eastAsia="微软雅黑" w:hAnsi="微软雅黑" w:cs="宋体"/>
                <w:kern w:val="0"/>
                <w:sz w:val="13"/>
                <w:szCs w:val="13"/>
              </w:rPr>
            </w:pPr>
          </w:p>
        </w:tc>
        <w:tc>
          <w:tcPr>
            <w:tcW w:w="992" w:type="dxa"/>
            <w:shd w:val="clear" w:color="auto" w:fill="auto"/>
            <w:hideMark/>
            <w:tcPrChange w:id="504" w:author="王会00041692" w:date="2016-08-22T15:59:00Z">
              <w:tcPr>
                <w:tcW w:w="709" w:type="dxa"/>
                <w:shd w:val="clear" w:color="auto" w:fill="auto"/>
                <w:hideMark/>
              </w:tcPr>
            </w:tcPrChange>
          </w:tcPr>
          <w:p w:rsidR="000F5E21" w:rsidRPr="00DA5AB8" w:rsidRDefault="000F5E21" w:rsidP="000F5E21">
            <w:pPr>
              <w:widowControl/>
              <w:rPr>
                <w:ins w:id="505" w:author="王会00041692" w:date="2016-08-22T15:49:00Z"/>
                <w:rFonts w:ascii="微软雅黑" w:eastAsia="微软雅黑" w:hAnsi="微软雅黑" w:cs="宋体"/>
                <w:kern w:val="0"/>
                <w:sz w:val="13"/>
                <w:szCs w:val="13"/>
              </w:rPr>
            </w:pPr>
            <w:ins w:id="506" w:author="王会00041692" w:date="2016-08-22T15:52:00Z">
              <w:r w:rsidRPr="000F5E21">
                <w:rPr>
                  <w:rFonts w:ascii="微软雅黑" w:eastAsia="微软雅黑" w:hAnsi="微软雅黑" w:cs="宋体"/>
                  <w:kern w:val="0"/>
                  <w:sz w:val="13"/>
                  <w:szCs w:val="13"/>
                </w:rPr>
                <w:t>description</w:t>
              </w:r>
            </w:ins>
          </w:p>
        </w:tc>
        <w:tc>
          <w:tcPr>
            <w:tcW w:w="992" w:type="dxa"/>
            <w:shd w:val="clear" w:color="auto" w:fill="auto"/>
            <w:hideMark/>
            <w:tcPrChange w:id="507" w:author="王会00041692" w:date="2016-08-22T15:59:00Z">
              <w:tcPr>
                <w:tcW w:w="992" w:type="dxa"/>
                <w:shd w:val="clear" w:color="auto" w:fill="auto"/>
                <w:hideMark/>
              </w:tcPr>
            </w:tcPrChange>
          </w:tcPr>
          <w:p w:rsidR="000F5E21" w:rsidRPr="000F5E21" w:rsidRDefault="008D26BC" w:rsidP="000F5E21">
            <w:pPr>
              <w:widowControl/>
              <w:rPr>
                <w:ins w:id="508" w:author="王会00041692" w:date="2016-08-22T15:49:00Z"/>
                <w:rFonts w:ascii="微软雅黑" w:eastAsia="微软雅黑" w:hAnsi="微软雅黑" w:cs="宋体"/>
                <w:kern w:val="0"/>
                <w:sz w:val="13"/>
                <w:szCs w:val="13"/>
              </w:rPr>
            </w:pPr>
            <w:ins w:id="509" w:author="王会00041692" w:date="2016-08-22T15:56:00Z">
              <w:r w:rsidRPr="008D26BC">
                <w:rPr>
                  <w:rFonts w:hint="eastAsia"/>
                  <w:sz w:val="13"/>
                  <w:szCs w:val="13"/>
                  <w:rPrChange w:id="510" w:author="王会00041692" w:date="2016-08-22T15:56:00Z">
                    <w:rPr>
                      <w:rFonts w:hint="eastAsia"/>
                      <w:b/>
                      <w:bCs/>
                    </w:rPr>
                  </w:rPrChange>
                </w:rPr>
                <w:t>任务描述</w:t>
              </w:r>
            </w:ins>
          </w:p>
        </w:tc>
        <w:tc>
          <w:tcPr>
            <w:tcW w:w="709" w:type="dxa"/>
            <w:shd w:val="clear" w:color="auto" w:fill="auto"/>
            <w:hideMark/>
            <w:tcPrChange w:id="511" w:author="王会00041692" w:date="2016-08-22T15:59:00Z">
              <w:tcPr>
                <w:tcW w:w="709" w:type="dxa"/>
                <w:shd w:val="clear" w:color="auto" w:fill="auto"/>
                <w:hideMark/>
              </w:tcPr>
            </w:tcPrChange>
          </w:tcPr>
          <w:p w:rsidR="000F5E21" w:rsidRPr="00DA5AB8" w:rsidRDefault="00AC672B" w:rsidP="000F5E21">
            <w:pPr>
              <w:widowControl/>
              <w:rPr>
                <w:ins w:id="512" w:author="王会00041692" w:date="2016-08-22T15:49:00Z"/>
                <w:rFonts w:ascii="微软雅黑" w:eastAsia="微软雅黑" w:hAnsi="微软雅黑" w:cs="宋体"/>
                <w:kern w:val="0"/>
                <w:sz w:val="13"/>
                <w:szCs w:val="13"/>
              </w:rPr>
            </w:pPr>
            <w:ins w:id="513" w:author="王会00041692" w:date="2016-08-22T15:59:00Z">
              <w:r>
                <w:rPr>
                  <w:rFonts w:ascii="微软雅黑" w:eastAsia="微软雅黑" w:hAnsi="微软雅黑" w:cs="宋体" w:hint="eastAsia"/>
                  <w:kern w:val="0"/>
                  <w:sz w:val="13"/>
                  <w:szCs w:val="13"/>
                </w:rPr>
                <w:t>字符串</w:t>
              </w:r>
            </w:ins>
          </w:p>
        </w:tc>
        <w:tc>
          <w:tcPr>
            <w:tcW w:w="1134" w:type="dxa"/>
            <w:shd w:val="clear" w:color="auto" w:fill="auto"/>
            <w:hideMark/>
            <w:tcPrChange w:id="514" w:author="王会00041692" w:date="2016-08-22T15:59:00Z">
              <w:tcPr>
                <w:tcW w:w="1134" w:type="dxa"/>
                <w:shd w:val="clear" w:color="auto" w:fill="auto"/>
                <w:hideMark/>
              </w:tcPr>
            </w:tcPrChange>
          </w:tcPr>
          <w:p w:rsidR="000F5E21" w:rsidRPr="00DA5AB8" w:rsidRDefault="000F5E21" w:rsidP="000F5E21">
            <w:pPr>
              <w:widowControl/>
              <w:rPr>
                <w:ins w:id="515" w:author="王会00041692" w:date="2016-08-22T15:49:00Z"/>
                <w:rFonts w:ascii="微软雅黑" w:eastAsia="微软雅黑" w:hAnsi="微软雅黑" w:cs="宋体"/>
                <w:kern w:val="0"/>
                <w:sz w:val="13"/>
                <w:szCs w:val="13"/>
              </w:rPr>
            </w:pPr>
          </w:p>
        </w:tc>
        <w:tc>
          <w:tcPr>
            <w:tcW w:w="1559" w:type="dxa"/>
            <w:shd w:val="clear" w:color="auto" w:fill="auto"/>
            <w:tcPrChange w:id="516" w:author="王会00041692" w:date="2016-08-22T15:59:00Z">
              <w:tcPr>
                <w:tcW w:w="1559" w:type="dxa"/>
                <w:shd w:val="clear" w:color="auto" w:fill="auto"/>
              </w:tcPr>
            </w:tcPrChange>
          </w:tcPr>
          <w:p w:rsidR="000F5E21" w:rsidRPr="00DA5AB8" w:rsidRDefault="000F5E21" w:rsidP="000F5E21">
            <w:pPr>
              <w:rPr>
                <w:ins w:id="517" w:author="王会00041692" w:date="2016-08-22T15:49:00Z"/>
                <w:rFonts w:ascii="微软雅黑" w:eastAsia="微软雅黑" w:hAnsi="微软雅黑" w:cs="宋体"/>
                <w:kern w:val="0"/>
                <w:sz w:val="13"/>
                <w:szCs w:val="13"/>
              </w:rPr>
            </w:pPr>
          </w:p>
        </w:tc>
        <w:tc>
          <w:tcPr>
            <w:tcW w:w="2694" w:type="dxa"/>
            <w:shd w:val="clear" w:color="auto" w:fill="auto"/>
            <w:hideMark/>
            <w:tcPrChange w:id="518" w:author="王会00041692" w:date="2016-08-22T15:59:00Z">
              <w:tcPr>
                <w:tcW w:w="2694" w:type="dxa"/>
                <w:shd w:val="clear" w:color="auto" w:fill="auto"/>
                <w:hideMark/>
              </w:tcPr>
            </w:tcPrChange>
          </w:tcPr>
          <w:p w:rsidR="000F5E21" w:rsidRPr="00DA5AB8" w:rsidRDefault="000F5E21" w:rsidP="000F5E21">
            <w:pPr>
              <w:widowControl/>
              <w:rPr>
                <w:ins w:id="519" w:author="王会00041692" w:date="2016-08-22T15:49:00Z"/>
                <w:rFonts w:ascii="微软雅黑" w:eastAsia="微软雅黑" w:hAnsi="微软雅黑" w:cs="宋体"/>
                <w:kern w:val="0"/>
                <w:sz w:val="13"/>
                <w:szCs w:val="13"/>
              </w:rPr>
            </w:pPr>
          </w:p>
        </w:tc>
        <w:tc>
          <w:tcPr>
            <w:tcW w:w="1275" w:type="dxa"/>
            <w:shd w:val="clear" w:color="auto" w:fill="auto"/>
            <w:tcPrChange w:id="520" w:author="王会00041692" w:date="2016-08-22T15:59:00Z">
              <w:tcPr>
                <w:tcW w:w="1275" w:type="dxa"/>
                <w:shd w:val="clear" w:color="auto" w:fill="auto"/>
              </w:tcPr>
            </w:tcPrChange>
          </w:tcPr>
          <w:p w:rsidR="000F5E21" w:rsidRDefault="000F5E21" w:rsidP="000F5E21">
            <w:pPr>
              <w:widowControl/>
              <w:rPr>
                <w:ins w:id="521" w:author="王会00041692" w:date="2016-08-22T15:49:00Z"/>
                <w:rFonts w:ascii="微软雅黑" w:eastAsia="微软雅黑" w:hAnsi="微软雅黑" w:cs="宋体"/>
                <w:kern w:val="0"/>
                <w:sz w:val="13"/>
                <w:szCs w:val="13"/>
              </w:rPr>
            </w:pPr>
            <w:ins w:id="522"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523" w:author="王会00041692" w:date="2016-08-22T15:49:00Z"/>
          <w:trPrChange w:id="524" w:author="王会00041692" w:date="2016-08-22T15:59:00Z">
            <w:trPr>
              <w:trHeight w:val="300"/>
            </w:trPr>
          </w:trPrChange>
        </w:trPr>
        <w:tc>
          <w:tcPr>
            <w:tcW w:w="959" w:type="dxa"/>
            <w:shd w:val="clear" w:color="auto" w:fill="auto"/>
            <w:hideMark/>
            <w:tcPrChange w:id="525" w:author="王会00041692" w:date="2016-08-22T15:59:00Z">
              <w:tcPr>
                <w:tcW w:w="1242" w:type="dxa"/>
                <w:gridSpan w:val="2"/>
                <w:shd w:val="clear" w:color="auto" w:fill="auto"/>
                <w:hideMark/>
              </w:tcPr>
            </w:tcPrChange>
          </w:tcPr>
          <w:p w:rsidR="000F5E21" w:rsidRPr="00DA5AB8" w:rsidRDefault="000F5E21" w:rsidP="000F5E21">
            <w:pPr>
              <w:widowControl/>
              <w:rPr>
                <w:ins w:id="526" w:author="王会00041692" w:date="2016-08-22T15:49:00Z"/>
                <w:rFonts w:ascii="微软雅黑" w:eastAsia="微软雅黑" w:hAnsi="微软雅黑" w:cs="宋体"/>
                <w:kern w:val="0"/>
                <w:sz w:val="13"/>
                <w:szCs w:val="13"/>
              </w:rPr>
            </w:pPr>
          </w:p>
        </w:tc>
        <w:tc>
          <w:tcPr>
            <w:tcW w:w="992" w:type="dxa"/>
            <w:shd w:val="clear" w:color="auto" w:fill="auto"/>
            <w:hideMark/>
            <w:tcPrChange w:id="527" w:author="王会00041692" w:date="2016-08-22T15:59:00Z">
              <w:tcPr>
                <w:tcW w:w="709" w:type="dxa"/>
                <w:shd w:val="clear" w:color="auto" w:fill="auto"/>
                <w:hideMark/>
              </w:tcPr>
            </w:tcPrChange>
          </w:tcPr>
          <w:p w:rsidR="000F5E21" w:rsidRPr="00DA5AB8" w:rsidRDefault="000F5E21" w:rsidP="000F5E21">
            <w:pPr>
              <w:widowControl/>
              <w:rPr>
                <w:ins w:id="528" w:author="王会00041692" w:date="2016-08-22T15:49:00Z"/>
                <w:rFonts w:ascii="微软雅黑" w:eastAsia="微软雅黑" w:hAnsi="微软雅黑" w:cs="宋体"/>
                <w:kern w:val="0"/>
                <w:sz w:val="13"/>
                <w:szCs w:val="13"/>
              </w:rPr>
            </w:pPr>
            <w:ins w:id="529" w:author="王会00041692" w:date="2016-08-22T15:52:00Z">
              <w:r w:rsidRPr="000F5E21">
                <w:rPr>
                  <w:rFonts w:ascii="微软雅黑" w:eastAsia="微软雅黑" w:hAnsi="微软雅黑" w:cs="宋体"/>
                  <w:kern w:val="0"/>
                  <w:sz w:val="13"/>
                  <w:szCs w:val="13"/>
                </w:rPr>
                <w:t>isopened</w:t>
              </w:r>
            </w:ins>
          </w:p>
        </w:tc>
        <w:tc>
          <w:tcPr>
            <w:tcW w:w="992" w:type="dxa"/>
            <w:shd w:val="clear" w:color="auto" w:fill="auto"/>
            <w:hideMark/>
            <w:tcPrChange w:id="530" w:author="王会00041692" w:date="2016-08-22T15:59:00Z">
              <w:tcPr>
                <w:tcW w:w="992" w:type="dxa"/>
                <w:shd w:val="clear" w:color="auto" w:fill="auto"/>
                <w:hideMark/>
              </w:tcPr>
            </w:tcPrChange>
          </w:tcPr>
          <w:p w:rsidR="000F5E21" w:rsidRPr="000F5E21" w:rsidRDefault="008D26BC" w:rsidP="000F5E21">
            <w:pPr>
              <w:widowControl/>
              <w:rPr>
                <w:ins w:id="531" w:author="王会00041692" w:date="2016-08-22T15:49:00Z"/>
                <w:rFonts w:ascii="微软雅黑" w:eastAsia="微软雅黑" w:hAnsi="微软雅黑" w:cs="宋体"/>
                <w:kern w:val="0"/>
                <w:sz w:val="13"/>
                <w:szCs w:val="13"/>
              </w:rPr>
            </w:pPr>
            <w:ins w:id="532" w:author="王会00041692" w:date="2016-08-22T15:56:00Z">
              <w:r w:rsidRPr="008D26BC">
                <w:rPr>
                  <w:rFonts w:hint="eastAsia"/>
                  <w:sz w:val="13"/>
                  <w:szCs w:val="13"/>
                  <w:rPrChange w:id="533" w:author="王会00041692" w:date="2016-08-22T15:56:00Z">
                    <w:rPr>
                      <w:rFonts w:hint="eastAsia"/>
                      <w:b/>
                      <w:bCs/>
                    </w:rPr>
                  </w:rPrChange>
                </w:rPr>
                <w:t>任务是否上线运行</w:t>
              </w:r>
            </w:ins>
          </w:p>
        </w:tc>
        <w:tc>
          <w:tcPr>
            <w:tcW w:w="709" w:type="dxa"/>
            <w:shd w:val="clear" w:color="auto" w:fill="auto"/>
            <w:hideMark/>
            <w:tcPrChange w:id="534" w:author="王会00041692" w:date="2016-08-22T15:59:00Z">
              <w:tcPr>
                <w:tcW w:w="709" w:type="dxa"/>
                <w:shd w:val="clear" w:color="auto" w:fill="auto"/>
                <w:hideMark/>
              </w:tcPr>
            </w:tcPrChange>
          </w:tcPr>
          <w:p w:rsidR="000F5E21" w:rsidRPr="00DA5AB8" w:rsidRDefault="00D933B8" w:rsidP="000F5E21">
            <w:pPr>
              <w:widowControl/>
              <w:rPr>
                <w:ins w:id="535" w:author="王会00041692" w:date="2016-08-22T15:49:00Z"/>
                <w:rFonts w:ascii="微软雅黑" w:eastAsia="微软雅黑" w:hAnsi="微软雅黑" w:cs="宋体"/>
                <w:kern w:val="0"/>
                <w:sz w:val="13"/>
                <w:szCs w:val="13"/>
              </w:rPr>
            </w:pPr>
            <w:ins w:id="536" w:author="王会00041692" w:date="2016-08-22T16:05:00Z">
              <w:r>
                <w:rPr>
                  <w:rFonts w:ascii="微软雅黑" w:eastAsia="微软雅黑" w:hAnsi="微软雅黑" w:cs="宋体"/>
                  <w:kern w:val="0"/>
                  <w:sz w:val="13"/>
                  <w:szCs w:val="13"/>
                </w:rPr>
                <w:t>B</w:t>
              </w:r>
              <w:r>
                <w:rPr>
                  <w:rFonts w:ascii="微软雅黑" w:eastAsia="微软雅黑" w:hAnsi="微软雅黑" w:cs="宋体" w:hint="eastAsia"/>
                  <w:kern w:val="0"/>
                  <w:sz w:val="13"/>
                  <w:szCs w:val="13"/>
                </w:rPr>
                <w:t>ool</w:t>
              </w:r>
            </w:ins>
          </w:p>
        </w:tc>
        <w:tc>
          <w:tcPr>
            <w:tcW w:w="1134" w:type="dxa"/>
            <w:shd w:val="clear" w:color="auto" w:fill="auto"/>
            <w:hideMark/>
            <w:tcPrChange w:id="537" w:author="王会00041692" w:date="2016-08-22T15:59:00Z">
              <w:tcPr>
                <w:tcW w:w="1134" w:type="dxa"/>
                <w:shd w:val="clear" w:color="auto" w:fill="auto"/>
                <w:hideMark/>
              </w:tcPr>
            </w:tcPrChange>
          </w:tcPr>
          <w:p w:rsidR="000F5E21" w:rsidRPr="00DA5AB8" w:rsidRDefault="00AC672B" w:rsidP="000F5E21">
            <w:pPr>
              <w:widowControl/>
              <w:rPr>
                <w:ins w:id="538" w:author="王会00041692" w:date="2016-08-22T15:49:00Z"/>
                <w:rFonts w:ascii="微软雅黑" w:eastAsia="微软雅黑" w:hAnsi="微软雅黑" w:cs="宋体"/>
                <w:kern w:val="0"/>
                <w:sz w:val="13"/>
                <w:szCs w:val="13"/>
              </w:rPr>
            </w:pPr>
            <w:ins w:id="539" w:author="王会00041692" w:date="2016-08-22T15:59:00Z">
              <w:r>
                <w:rPr>
                  <w:rFonts w:ascii="微软雅黑" w:eastAsia="微软雅黑" w:hAnsi="微软雅黑" w:cs="宋体" w:hint="eastAsia"/>
                  <w:kern w:val="0"/>
                  <w:sz w:val="13"/>
                  <w:szCs w:val="13"/>
                </w:rPr>
                <w:t>true,false</w:t>
              </w:r>
            </w:ins>
          </w:p>
        </w:tc>
        <w:tc>
          <w:tcPr>
            <w:tcW w:w="1559" w:type="dxa"/>
            <w:shd w:val="clear" w:color="auto" w:fill="auto"/>
            <w:tcPrChange w:id="540" w:author="王会00041692" w:date="2016-08-22T15:59:00Z">
              <w:tcPr>
                <w:tcW w:w="1559" w:type="dxa"/>
                <w:shd w:val="clear" w:color="auto" w:fill="auto"/>
              </w:tcPr>
            </w:tcPrChange>
          </w:tcPr>
          <w:p w:rsidR="000F5E21" w:rsidRPr="00DA5AB8" w:rsidRDefault="00CB7BF0" w:rsidP="000F5E21">
            <w:pPr>
              <w:rPr>
                <w:ins w:id="541" w:author="王会00041692" w:date="2016-08-22T15:49:00Z"/>
                <w:rFonts w:ascii="微软雅黑" w:eastAsia="微软雅黑" w:hAnsi="微软雅黑" w:cs="宋体"/>
                <w:kern w:val="0"/>
                <w:sz w:val="13"/>
                <w:szCs w:val="13"/>
              </w:rPr>
            </w:pPr>
            <w:ins w:id="542" w:author="王会00041692" w:date="2016-08-22T16:00:00Z">
              <w:r>
                <w:rPr>
                  <w:rFonts w:ascii="微软雅黑" w:eastAsia="微软雅黑" w:hAnsi="微软雅黑" w:cs="宋体"/>
                  <w:kern w:val="0"/>
                  <w:sz w:val="13"/>
                  <w:szCs w:val="13"/>
                </w:rPr>
                <w:t>true</w:t>
              </w:r>
            </w:ins>
          </w:p>
        </w:tc>
        <w:tc>
          <w:tcPr>
            <w:tcW w:w="2694" w:type="dxa"/>
            <w:shd w:val="clear" w:color="auto" w:fill="auto"/>
            <w:hideMark/>
            <w:tcPrChange w:id="543" w:author="王会00041692" w:date="2016-08-22T15:59:00Z">
              <w:tcPr>
                <w:tcW w:w="2694" w:type="dxa"/>
                <w:shd w:val="clear" w:color="auto" w:fill="auto"/>
                <w:hideMark/>
              </w:tcPr>
            </w:tcPrChange>
          </w:tcPr>
          <w:p w:rsidR="000F5E21" w:rsidRPr="00DA5AB8" w:rsidRDefault="000F5E21" w:rsidP="000F5E21">
            <w:pPr>
              <w:widowControl/>
              <w:rPr>
                <w:ins w:id="544" w:author="王会00041692" w:date="2016-08-22T15:49:00Z"/>
                <w:rFonts w:ascii="微软雅黑" w:eastAsia="微软雅黑" w:hAnsi="微软雅黑" w:cs="宋体"/>
                <w:kern w:val="0"/>
                <w:sz w:val="13"/>
                <w:szCs w:val="13"/>
              </w:rPr>
            </w:pPr>
          </w:p>
        </w:tc>
        <w:tc>
          <w:tcPr>
            <w:tcW w:w="1275" w:type="dxa"/>
            <w:shd w:val="clear" w:color="auto" w:fill="auto"/>
            <w:tcPrChange w:id="545" w:author="王会00041692" w:date="2016-08-22T15:59:00Z">
              <w:tcPr>
                <w:tcW w:w="1275" w:type="dxa"/>
                <w:shd w:val="clear" w:color="auto" w:fill="auto"/>
              </w:tcPr>
            </w:tcPrChange>
          </w:tcPr>
          <w:p w:rsidR="000F5E21" w:rsidRPr="00DA5AB8" w:rsidRDefault="000F5E21" w:rsidP="000F5E21">
            <w:pPr>
              <w:widowControl/>
              <w:rPr>
                <w:ins w:id="546" w:author="王会00041692" w:date="2016-08-22T15:49:00Z"/>
                <w:rFonts w:ascii="微软雅黑" w:eastAsia="微软雅黑" w:hAnsi="微软雅黑" w:cs="宋体"/>
                <w:kern w:val="0"/>
                <w:sz w:val="13"/>
                <w:szCs w:val="13"/>
              </w:rPr>
            </w:pPr>
            <w:ins w:id="547" w:author="王会00041692" w:date="2016-08-22T15:50:00Z">
              <w:r w:rsidRPr="00717805">
                <w:rPr>
                  <w:rFonts w:ascii="微软雅黑" w:eastAsia="微软雅黑" w:hAnsi="微软雅黑" w:cs="宋体" w:hint="eastAsia"/>
                  <w:kern w:val="0"/>
                  <w:sz w:val="13"/>
                  <w:szCs w:val="13"/>
                </w:rPr>
                <w:t>V6.15.60.03B3</w:t>
              </w:r>
            </w:ins>
          </w:p>
        </w:tc>
      </w:tr>
      <w:tr w:rsidR="000F5E21" w:rsidTr="00AC672B">
        <w:trPr>
          <w:trHeight w:val="300"/>
          <w:ins w:id="548" w:author="王会00041692" w:date="2016-08-22T15:49:00Z"/>
          <w:trPrChange w:id="549" w:author="王会00041692" w:date="2016-08-22T15:59:00Z">
            <w:trPr>
              <w:trHeight w:val="300"/>
            </w:trPr>
          </w:trPrChange>
        </w:trPr>
        <w:tc>
          <w:tcPr>
            <w:tcW w:w="959" w:type="dxa"/>
            <w:shd w:val="clear" w:color="auto" w:fill="auto"/>
            <w:hideMark/>
            <w:tcPrChange w:id="550" w:author="王会00041692" w:date="2016-08-22T15:59:00Z">
              <w:tcPr>
                <w:tcW w:w="1242" w:type="dxa"/>
                <w:gridSpan w:val="2"/>
                <w:shd w:val="clear" w:color="auto" w:fill="auto"/>
                <w:hideMark/>
              </w:tcPr>
            </w:tcPrChange>
          </w:tcPr>
          <w:p w:rsidR="000F5E21" w:rsidRPr="00DA5AB8" w:rsidRDefault="008D26BC" w:rsidP="000F5E21">
            <w:pPr>
              <w:widowControl/>
              <w:rPr>
                <w:ins w:id="551" w:author="王会00041692" w:date="2016-08-22T15:49:00Z"/>
                <w:rFonts w:ascii="微软雅黑" w:eastAsia="微软雅黑" w:hAnsi="微软雅黑" w:cs="宋体"/>
                <w:kern w:val="0"/>
                <w:sz w:val="13"/>
                <w:szCs w:val="13"/>
              </w:rPr>
            </w:pPr>
            <w:ins w:id="552" w:author="王会00041692" w:date="2016-08-22T15:50:00Z">
              <w:r w:rsidRPr="008D26BC">
                <w:rPr>
                  <w:rFonts w:ascii="微软雅黑" w:eastAsia="微软雅黑" w:hAnsi="微软雅黑" w:cs="宋体"/>
                  <w:kern w:val="0"/>
                  <w:sz w:val="13"/>
                  <w:szCs w:val="13"/>
                  <w:rPrChange w:id="553" w:author="王会00041692" w:date="2016-08-22T15:50:00Z">
                    <w:rPr>
                      <w:b/>
                      <w:bCs/>
                    </w:rPr>
                  </w:rPrChange>
                </w:rPr>
                <w:t>spark_special_parameter</w:t>
              </w:r>
            </w:ins>
          </w:p>
        </w:tc>
        <w:tc>
          <w:tcPr>
            <w:tcW w:w="992" w:type="dxa"/>
            <w:shd w:val="clear" w:color="auto" w:fill="auto"/>
            <w:hideMark/>
            <w:tcPrChange w:id="554" w:author="王会00041692" w:date="2016-08-22T15:59:00Z">
              <w:tcPr>
                <w:tcW w:w="709" w:type="dxa"/>
                <w:shd w:val="clear" w:color="auto" w:fill="auto"/>
                <w:hideMark/>
              </w:tcPr>
            </w:tcPrChange>
          </w:tcPr>
          <w:p w:rsidR="000F5E21" w:rsidRPr="00DA5AB8" w:rsidRDefault="000F5E21" w:rsidP="000F5E21">
            <w:pPr>
              <w:widowControl/>
              <w:rPr>
                <w:ins w:id="555" w:author="王会00041692" w:date="2016-08-22T15:49:00Z"/>
                <w:rFonts w:ascii="微软雅黑" w:eastAsia="微软雅黑" w:hAnsi="微软雅黑" w:cs="宋体"/>
                <w:kern w:val="0"/>
                <w:sz w:val="13"/>
                <w:szCs w:val="13"/>
              </w:rPr>
            </w:pPr>
            <w:ins w:id="556" w:author="王会00041692" w:date="2016-08-22T15:52:00Z">
              <w:r w:rsidRPr="000F5E21">
                <w:rPr>
                  <w:rFonts w:ascii="微软雅黑" w:eastAsia="微软雅黑" w:hAnsi="微软雅黑" w:cs="宋体"/>
                  <w:kern w:val="0"/>
                  <w:sz w:val="13"/>
                  <w:szCs w:val="13"/>
                </w:rPr>
                <w:t>spark_special_parameter</w:t>
              </w:r>
            </w:ins>
          </w:p>
        </w:tc>
        <w:tc>
          <w:tcPr>
            <w:tcW w:w="992" w:type="dxa"/>
            <w:shd w:val="clear" w:color="auto" w:fill="auto"/>
            <w:hideMark/>
            <w:tcPrChange w:id="557" w:author="王会00041692" w:date="2016-08-22T15:59:00Z">
              <w:tcPr>
                <w:tcW w:w="992" w:type="dxa"/>
                <w:shd w:val="clear" w:color="auto" w:fill="auto"/>
                <w:hideMark/>
              </w:tcPr>
            </w:tcPrChange>
          </w:tcPr>
          <w:p w:rsidR="00F14CF4" w:rsidRDefault="008D26BC">
            <w:pPr>
              <w:widowControl/>
              <w:rPr>
                <w:ins w:id="558" w:author="王会00041692" w:date="2016-08-22T15:49:00Z"/>
                <w:rFonts w:ascii="微软雅黑" w:eastAsia="微软雅黑" w:hAnsi="微软雅黑" w:cs="宋体"/>
                <w:kern w:val="0"/>
                <w:sz w:val="13"/>
                <w:szCs w:val="13"/>
              </w:rPr>
            </w:pPr>
            <w:ins w:id="559" w:author="王会00041692" w:date="2016-08-22T15:56:00Z">
              <w:r w:rsidRPr="008D26BC">
                <w:rPr>
                  <w:sz w:val="13"/>
                  <w:szCs w:val="13"/>
                  <w:rPrChange w:id="560" w:author="王会00041692" w:date="2016-08-22T15:56:00Z">
                    <w:rPr>
                      <w:b/>
                      <w:bCs/>
                    </w:rPr>
                  </w:rPrChange>
                </w:rPr>
                <w:t>Spark</w:t>
              </w:r>
              <w:r w:rsidRPr="008D26BC">
                <w:rPr>
                  <w:rFonts w:hint="eastAsia"/>
                  <w:sz w:val="13"/>
                  <w:szCs w:val="13"/>
                  <w:rPrChange w:id="561" w:author="王会00041692" w:date="2016-08-22T15:56:00Z">
                    <w:rPr>
                      <w:rFonts w:hint="eastAsia"/>
                      <w:b/>
                      <w:bCs/>
                    </w:rPr>
                  </w:rPrChange>
                </w:rPr>
                <w:t>特殊参数文件路径，</w:t>
              </w:r>
            </w:ins>
          </w:p>
        </w:tc>
        <w:tc>
          <w:tcPr>
            <w:tcW w:w="709" w:type="dxa"/>
            <w:shd w:val="clear" w:color="auto" w:fill="auto"/>
            <w:hideMark/>
            <w:tcPrChange w:id="562" w:author="王会00041692" w:date="2016-08-22T15:59:00Z">
              <w:tcPr>
                <w:tcW w:w="709" w:type="dxa"/>
                <w:shd w:val="clear" w:color="auto" w:fill="auto"/>
                <w:hideMark/>
              </w:tcPr>
            </w:tcPrChange>
          </w:tcPr>
          <w:p w:rsidR="000F5E21" w:rsidRPr="00DA5AB8" w:rsidRDefault="00D933B8" w:rsidP="000F5E21">
            <w:pPr>
              <w:widowControl/>
              <w:rPr>
                <w:ins w:id="563" w:author="王会00041692" w:date="2016-08-22T15:49:00Z"/>
                <w:rFonts w:ascii="微软雅黑" w:eastAsia="微软雅黑" w:hAnsi="微软雅黑" w:cs="宋体"/>
                <w:kern w:val="0"/>
                <w:sz w:val="13"/>
                <w:szCs w:val="13"/>
              </w:rPr>
            </w:pPr>
            <w:ins w:id="564"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565" w:author="王会00041692" w:date="2016-08-22T15:59:00Z">
              <w:tcPr>
                <w:tcW w:w="1134" w:type="dxa"/>
                <w:shd w:val="clear" w:color="auto" w:fill="auto"/>
                <w:hideMark/>
              </w:tcPr>
            </w:tcPrChange>
          </w:tcPr>
          <w:p w:rsidR="000F5E21" w:rsidRPr="00DA5AB8" w:rsidRDefault="000F5E21" w:rsidP="000F5E21">
            <w:pPr>
              <w:widowControl/>
              <w:rPr>
                <w:ins w:id="566" w:author="王会00041692" w:date="2016-08-22T15:49:00Z"/>
                <w:rFonts w:ascii="微软雅黑" w:eastAsia="微软雅黑" w:hAnsi="微软雅黑" w:cs="宋体"/>
                <w:kern w:val="0"/>
                <w:sz w:val="13"/>
                <w:szCs w:val="13"/>
              </w:rPr>
            </w:pPr>
          </w:p>
        </w:tc>
        <w:tc>
          <w:tcPr>
            <w:tcW w:w="1559" w:type="dxa"/>
            <w:shd w:val="clear" w:color="auto" w:fill="auto"/>
            <w:tcPrChange w:id="567" w:author="王会00041692" w:date="2016-08-22T15:59:00Z">
              <w:tcPr>
                <w:tcW w:w="1559" w:type="dxa"/>
                <w:shd w:val="clear" w:color="auto" w:fill="auto"/>
              </w:tcPr>
            </w:tcPrChange>
          </w:tcPr>
          <w:p w:rsidR="000F5E21" w:rsidRPr="00DA5AB8" w:rsidRDefault="003A7466" w:rsidP="000F5E21">
            <w:pPr>
              <w:rPr>
                <w:ins w:id="568" w:author="王会00041692" w:date="2016-08-22T15:49:00Z"/>
                <w:rFonts w:ascii="微软雅黑" w:eastAsia="微软雅黑" w:hAnsi="微软雅黑" w:cs="宋体"/>
                <w:kern w:val="0"/>
                <w:sz w:val="13"/>
                <w:szCs w:val="13"/>
              </w:rPr>
            </w:pPr>
            <w:ins w:id="569" w:author="王会00041692" w:date="2016-08-22T16:01:00Z">
              <w:r w:rsidRPr="000F5E21">
                <w:rPr>
                  <w:rFonts w:hint="eastAsia"/>
                  <w:sz w:val="13"/>
                  <w:szCs w:val="13"/>
                </w:rPr>
                <w:t>spark_</w:t>
              </w:r>
              <w:r w:rsidRPr="000F5E21">
                <w:rPr>
                  <w:sz w:val="13"/>
                  <w:szCs w:val="13"/>
                </w:rPr>
                <w:t>context</w:t>
              </w:r>
              <w:r w:rsidRPr="000F5E21">
                <w:rPr>
                  <w:rFonts w:hint="eastAsia"/>
                  <w:sz w:val="13"/>
                  <w:szCs w:val="13"/>
                </w:rPr>
                <w:t>_streaming.sq</w:t>
              </w:r>
              <w:r>
                <w:rPr>
                  <w:rFonts w:hint="eastAsia"/>
                  <w:sz w:val="13"/>
                  <w:szCs w:val="13"/>
                </w:rPr>
                <w:t>l</w:t>
              </w:r>
            </w:ins>
          </w:p>
        </w:tc>
        <w:tc>
          <w:tcPr>
            <w:tcW w:w="2694" w:type="dxa"/>
            <w:shd w:val="clear" w:color="auto" w:fill="auto"/>
            <w:hideMark/>
            <w:tcPrChange w:id="570" w:author="王会00041692" w:date="2016-08-22T15:59:00Z">
              <w:tcPr>
                <w:tcW w:w="2694" w:type="dxa"/>
                <w:shd w:val="clear" w:color="auto" w:fill="auto"/>
                <w:hideMark/>
              </w:tcPr>
            </w:tcPrChange>
          </w:tcPr>
          <w:p w:rsidR="00F14CF4" w:rsidRDefault="003A7466">
            <w:pPr>
              <w:widowControl/>
              <w:rPr>
                <w:ins w:id="571" w:author="王会00041692" w:date="2016-08-22T15:49:00Z"/>
                <w:rFonts w:ascii="微软雅黑" w:eastAsia="微软雅黑" w:hAnsi="微软雅黑" w:cs="宋体"/>
                <w:kern w:val="0"/>
                <w:sz w:val="13"/>
                <w:szCs w:val="13"/>
              </w:rPr>
            </w:pPr>
            <w:ins w:id="572" w:author="王会00041692" w:date="2016-08-22T16:00:00Z">
              <w:r w:rsidRPr="000F5E21">
                <w:rPr>
                  <w:rFonts w:hint="eastAsia"/>
                  <w:sz w:val="13"/>
                  <w:szCs w:val="13"/>
                </w:rPr>
                <w:t>spark</w:t>
              </w:r>
              <w:r w:rsidRPr="000F5E21">
                <w:rPr>
                  <w:rFonts w:hint="eastAsia"/>
                  <w:sz w:val="13"/>
                  <w:szCs w:val="13"/>
                </w:rPr>
                <w:t>特殊参数的配置和离线任务一样，这里配置特殊参数的名称，假设配置为</w:t>
              </w:r>
              <w:r w:rsidRPr="000F5E21">
                <w:rPr>
                  <w:rFonts w:hint="eastAsia"/>
                  <w:sz w:val="13"/>
                  <w:szCs w:val="13"/>
                </w:rPr>
                <w:t>spark_</w:t>
              </w:r>
              <w:r w:rsidRPr="000F5E21">
                <w:rPr>
                  <w:sz w:val="13"/>
                  <w:szCs w:val="13"/>
                </w:rPr>
                <w:t>context</w:t>
              </w:r>
              <w:r w:rsidRPr="000F5E21">
                <w:rPr>
                  <w:rFonts w:hint="eastAsia"/>
                  <w:sz w:val="13"/>
                  <w:szCs w:val="13"/>
                </w:rPr>
                <w:t>_streaming</w:t>
              </w:r>
              <w:r w:rsidRPr="000F5E21">
                <w:rPr>
                  <w:rFonts w:hint="eastAsia"/>
                  <w:sz w:val="13"/>
                  <w:szCs w:val="13"/>
                </w:rPr>
                <w:t>，则需要在</w:t>
              </w:r>
            </w:ins>
            <w:ins w:id="573" w:author="王会00041692" w:date="2016-08-22T16:01:00Z">
              <w:r>
                <w:rPr>
                  <w:sz w:val="13"/>
                  <w:szCs w:val="13"/>
                </w:rPr>
                <w:t>…</w:t>
              </w:r>
            </w:ins>
            <w:ins w:id="574" w:author="王会00041692" w:date="2016-08-22T16:00:00Z">
              <w:r w:rsidRPr="000F5E21">
                <w:rPr>
                  <w:sz w:val="13"/>
                  <w:szCs w:val="13"/>
                </w:rPr>
                <w:t>/vmax-etl/config</w:t>
              </w:r>
              <w:r w:rsidRPr="000F5E21">
                <w:rPr>
                  <w:rFonts w:hint="eastAsia"/>
                  <w:sz w:val="13"/>
                  <w:szCs w:val="13"/>
                </w:rPr>
                <w:t>下添加</w:t>
              </w:r>
              <w:r w:rsidRPr="000F5E21">
                <w:rPr>
                  <w:rFonts w:hint="eastAsia"/>
                  <w:sz w:val="13"/>
                  <w:szCs w:val="13"/>
                </w:rPr>
                <w:t>spark_</w:t>
              </w:r>
              <w:r w:rsidRPr="000F5E21">
                <w:rPr>
                  <w:sz w:val="13"/>
                  <w:szCs w:val="13"/>
                </w:rPr>
                <w:t>context</w:t>
              </w:r>
              <w:r w:rsidRPr="000F5E21">
                <w:rPr>
                  <w:rFonts w:hint="eastAsia"/>
                  <w:sz w:val="13"/>
                  <w:szCs w:val="13"/>
                </w:rPr>
                <w:t>_streaming.sql</w:t>
              </w:r>
              <w:r w:rsidRPr="000F5E21">
                <w:rPr>
                  <w:rFonts w:hint="eastAsia"/>
                  <w:sz w:val="13"/>
                  <w:szCs w:val="13"/>
                </w:rPr>
                <w:t>，在</w:t>
              </w:r>
              <w:r w:rsidRPr="000F5E21">
                <w:rPr>
                  <w:rFonts w:hint="eastAsia"/>
                  <w:sz w:val="13"/>
                  <w:szCs w:val="13"/>
                </w:rPr>
                <w:t>spark_</w:t>
              </w:r>
              <w:r w:rsidRPr="000F5E21">
                <w:rPr>
                  <w:sz w:val="13"/>
                  <w:szCs w:val="13"/>
                </w:rPr>
                <w:t>context</w:t>
              </w:r>
              <w:r w:rsidRPr="000F5E21">
                <w:rPr>
                  <w:rFonts w:hint="eastAsia"/>
                  <w:sz w:val="13"/>
                  <w:szCs w:val="13"/>
                </w:rPr>
                <w:t>_streaming.sql</w:t>
              </w:r>
              <w:r w:rsidRPr="000F5E21">
                <w:rPr>
                  <w:rFonts w:hint="eastAsia"/>
                  <w:sz w:val="13"/>
                  <w:szCs w:val="13"/>
                </w:rPr>
                <w:t>中放入参数名称和参数值，格式为：</w:t>
              </w:r>
              <w:r w:rsidRPr="000F5E21">
                <w:rPr>
                  <w:b/>
                  <w:color w:val="00B0F0"/>
                  <w:sz w:val="13"/>
                  <w:szCs w:val="13"/>
                </w:rPr>
                <w:t>set spark.rdd.compress=true;</w:t>
              </w:r>
            </w:ins>
          </w:p>
        </w:tc>
        <w:tc>
          <w:tcPr>
            <w:tcW w:w="1275" w:type="dxa"/>
            <w:shd w:val="clear" w:color="auto" w:fill="auto"/>
            <w:tcPrChange w:id="575" w:author="王会00041692" w:date="2016-08-22T15:59:00Z">
              <w:tcPr>
                <w:tcW w:w="1275" w:type="dxa"/>
                <w:shd w:val="clear" w:color="auto" w:fill="auto"/>
              </w:tcPr>
            </w:tcPrChange>
          </w:tcPr>
          <w:p w:rsidR="000F5E21" w:rsidRDefault="000F5E21" w:rsidP="000F5E21">
            <w:pPr>
              <w:widowControl/>
              <w:rPr>
                <w:ins w:id="576" w:author="王会00041692" w:date="2016-08-22T15:49:00Z"/>
                <w:rFonts w:ascii="微软雅黑" w:eastAsia="微软雅黑" w:hAnsi="微软雅黑" w:cs="宋体"/>
                <w:kern w:val="0"/>
                <w:sz w:val="13"/>
                <w:szCs w:val="13"/>
              </w:rPr>
            </w:pPr>
            <w:ins w:id="577" w:author="王会00041692" w:date="2016-08-22T15:50:00Z">
              <w:r w:rsidRPr="00717805">
                <w:rPr>
                  <w:rFonts w:ascii="微软雅黑" w:eastAsia="微软雅黑" w:hAnsi="微软雅黑" w:cs="宋体" w:hint="eastAsia"/>
                  <w:kern w:val="0"/>
                  <w:sz w:val="13"/>
                  <w:szCs w:val="13"/>
                </w:rPr>
                <w:t>V6.15.60.03B3</w:t>
              </w:r>
            </w:ins>
          </w:p>
        </w:tc>
      </w:tr>
      <w:tr w:rsidR="000F5E21" w:rsidTr="00AC672B">
        <w:trPr>
          <w:trHeight w:val="300"/>
          <w:ins w:id="578" w:author="王会00041692" w:date="2016-08-22T15:49:00Z"/>
          <w:trPrChange w:id="579" w:author="王会00041692" w:date="2016-08-22T15:59:00Z">
            <w:trPr>
              <w:trHeight w:val="300"/>
            </w:trPr>
          </w:trPrChange>
        </w:trPr>
        <w:tc>
          <w:tcPr>
            <w:tcW w:w="959" w:type="dxa"/>
            <w:shd w:val="clear" w:color="auto" w:fill="auto"/>
            <w:hideMark/>
            <w:tcPrChange w:id="580" w:author="王会00041692" w:date="2016-08-22T15:59:00Z">
              <w:tcPr>
                <w:tcW w:w="1242" w:type="dxa"/>
                <w:gridSpan w:val="2"/>
                <w:shd w:val="clear" w:color="auto" w:fill="auto"/>
                <w:hideMark/>
              </w:tcPr>
            </w:tcPrChange>
          </w:tcPr>
          <w:p w:rsidR="00F14CF4" w:rsidRDefault="008D26BC">
            <w:pPr>
              <w:widowControl/>
              <w:rPr>
                <w:ins w:id="581" w:author="王会00041692" w:date="2016-08-22T15:49:00Z"/>
                <w:rFonts w:ascii="微软雅黑" w:eastAsia="微软雅黑" w:hAnsi="微软雅黑" w:cs="宋体"/>
                <w:kern w:val="0"/>
                <w:sz w:val="13"/>
                <w:szCs w:val="13"/>
              </w:rPr>
            </w:pPr>
            <w:ins w:id="582" w:author="王会00041692" w:date="2016-08-22T15:50:00Z">
              <w:r w:rsidRPr="008D26BC">
                <w:rPr>
                  <w:rFonts w:ascii="微软雅黑" w:eastAsia="微软雅黑" w:hAnsi="微软雅黑" w:cs="宋体"/>
                  <w:kern w:val="0"/>
                  <w:sz w:val="13"/>
                  <w:szCs w:val="13"/>
                  <w:rPrChange w:id="583" w:author="王会00041692" w:date="2016-08-22T15:50:00Z">
                    <w:rPr>
                      <w:b/>
                      <w:bCs/>
                    </w:rPr>
                  </w:rPrChange>
                </w:rPr>
                <w:t xml:space="preserve">auxiliary_operation </w:t>
              </w:r>
            </w:ins>
          </w:p>
        </w:tc>
        <w:tc>
          <w:tcPr>
            <w:tcW w:w="992" w:type="dxa"/>
            <w:shd w:val="clear" w:color="auto" w:fill="auto"/>
            <w:hideMark/>
            <w:tcPrChange w:id="584" w:author="王会00041692" w:date="2016-08-22T15:59:00Z">
              <w:tcPr>
                <w:tcW w:w="709" w:type="dxa"/>
                <w:shd w:val="clear" w:color="auto" w:fill="auto"/>
                <w:hideMark/>
              </w:tcPr>
            </w:tcPrChange>
          </w:tcPr>
          <w:p w:rsidR="000F5E21" w:rsidRPr="00DA5AB8" w:rsidRDefault="000F5E21" w:rsidP="000F5E21">
            <w:pPr>
              <w:widowControl/>
              <w:rPr>
                <w:ins w:id="585" w:author="王会00041692" w:date="2016-08-22T15:49:00Z"/>
                <w:rFonts w:ascii="微软雅黑" w:eastAsia="微软雅黑" w:hAnsi="微软雅黑" w:cs="宋体"/>
                <w:kern w:val="0"/>
                <w:sz w:val="13"/>
                <w:szCs w:val="13"/>
              </w:rPr>
            </w:pPr>
            <w:ins w:id="586" w:author="王会00041692" w:date="2016-08-22T15:52:00Z">
              <w:r w:rsidRPr="000F5E21">
                <w:rPr>
                  <w:rFonts w:ascii="微软雅黑" w:eastAsia="微软雅黑" w:hAnsi="微软雅黑" w:cs="宋体" w:hint="eastAsia"/>
                  <w:kern w:val="0"/>
                  <w:sz w:val="13"/>
                  <w:szCs w:val="13"/>
                </w:rPr>
                <w:t>class</w:t>
              </w:r>
            </w:ins>
          </w:p>
        </w:tc>
        <w:tc>
          <w:tcPr>
            <w:tcW w:w="992" w:type="dxa"/>
            <w:shd w:val="clear" w:color="auto" w:fill="auto"/>
            <w:hideMark/>
            <w:tcPrChange w:id="587" w:author="王会00041692" w:date="2016-08-22T15:59:00Z">
              <w:tcPr>
                <w:tcW w:w="992" w:type="dxa"/>
                <w:shd w:val="clear" w:color="auto" w:fill="auto"/>
                <w:hideMark/>
              </w:tcPr>
            </w:tcPrChange>
          </w:tcPr>
          <w:p w:rsidR="00F14CF4" w:rsidRDefault="008D26BC">
            <w:pPr>
              <w:widowControl/>
              <w:rPr>
                <w:ins w:id="588" w:author="王会00041692" w:date="2016-08-22T15:49:00Z"/>
                <w:rFonts w:ascii="微软雅黑" w:eastAsia="微软雅黑" w:hAnsi="微软雅黑" w:cs="宋体"/>
                <w:kern w:val="0"/>
                <w:sz w:val="13"/>
                <w:szCs w:val="13"/>
              </w:rPr>
            </w:pPr>
            <w:ins w:id="589" w:author="王会00041692" w:date="2016-08-22T15:56:00Z">
              <w:r w:rsidRPr="008D26BC">
                <w:rPr>
                  <w:rFonts w:hint="eastAsia"/>
                  <w:sz w:val="13"/>
                  <w:szCs w:val="13"/>
                  <w:rPrChange w:id="590" w:author="王会00041692" w:date="2016-08-22T15:56:00Z">
                    <w:rPr>
                      <w:rFonts w:hint="eastAsia"/>
                      <w:b/>
                      <w:bCs/>
                    </w:rPr>
                  </w:rPrChange>
                </w:rPr>
                <w:t>与流无关的辅助操作类名</w:t>
              </w:r>
            </w:ins>
          </w:p>
        </w:tc>
        <w:tc>
          <w:tcPr>
            <w:tcW w:w="709" w:type="dxa"/>
            <w:shd w:val="clear" w:color="auto" w:fill="auto"/>
            <w:hideMark/>
            <w:tcPrChange w:id="591" w:author="王会00041692" w:date="2016-08-22T15:59:00Z">
              <w:tcPr>
                <w:tcW w:w="709" w:type="dxa"/>
                <w:shd w:val="clear" w:color="auto" w:fill="auto"/>
                <w:hideMark/>
              </w:tcPr>
            </w:tcPrChange>
          </w:tcPr>
          <w:p w:rsidR="000F5E21" w:rsidRPr="00DA5AB8" w:rsidRDefault="00D933B8" w:rsidP="000F5E21">
            <w:pPr>
              <w:widowControl/>
              <w:rPr>
                <w:ins w:id="592" w:author="王会00041692" w:date="2016-08-22T15:49:00Z"/>
                <w:rFonts w:ascii="微软雅黑" w:eastAsia="微软雅黑" w:hAnsi="微软雅黑" w:cs="宋体"/>
                <w:kern w:val="0"/>
                <w:sz w:val="13"/>
                <w:szCs w:val="13"/>
              </w:rPr>
            </w:pPr>
            <w:ins w:id="593"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594" w:author="王会00041692" w:date="2016-08-22T15:59:00Z">
              <w:tcPr>
                <w:tcW w:w="1134" w:type="dxa"/>
                <w:shd w:val="clear" w:color="auto" w:fill="auto"/>
                <w:hideMark/>
              </w:tcPr>
            </w:tcPrChange>
          </w:tcPr>
          <w:p w:rsidR="000F5E21" w:rsidRPr="00DA5AB8" w:rsidRDefault="000F5E21" w:rsidP="000F5E21">
            <w:pPr>
              <w:widowControl/>
              <w:rPr>
                <w:ins w:id="595" w:author="王会00041692" w:date="2016-08-22T15:49:00Z"/>
                <w:rFonts w:ascii="微软雅黑" w:eastAsia="微软雅黑" w:hAnsi="微软雅黑" w:cs="宋体"/>
                <w:kern w:val="0"/>
                <w:sz w:val="13"/>
                <w:szCs w:val="13"/>
              </w:rPr>
            </w:pPr>
          </w:p>
        </w:tc>
        <w:tc>
          <w:tcPr>
            <w:tcW w:w="1559" w:type="dxa"/>
            <w:shd w:val="clear" w:color="auto" w:fill="auto"/>
            <w:tcPrChange w:id="596" w:author="王会00041692" w:date="2016-08-22T15:59:00Z">
              <w:tcPr>
                <w:tcW w:w="1559" w:type="dxa"/>
                <w:shd w:val="clear" w:color="auto" w:fill="auto"/>
              </w:tcPr>
            </w:tcPrChange>
          </w:tcPr>
          <w:p w:rsidR="000F5E21" w:rsidRPr="00DA5AB8" w:rsidRDefault="000F5E21" w:rsidP="000F5E21">
            <w:pPr>
              <w:rPr>
                <w:ins w:id="597" w:author="王会00041692" w:date="2016-08-22T15:49:00Z"/>
                <w:rFonts w:ascii="微软雅黑" w:eastAsia="微软雅黑" w:hAnsi="微软雅黑" w:cs="宋体"/>
                <w:kern w:val="0"/>
                <w:sz w:val="13"/>
                <w:szCs w:val="13"/>
              </w:rPr>
            </w:pPr>
          </w:p>
        </w:tc>
        <w:tc>
          <w:tcPr>
            <w:tcW w:w="2694" w:type="dxa"/>
            <w:shd w:val="clear" w:color="auto" w:fill="auto"/>
            <w:hideMark/>
            <w:tcPrChange w:id="598" w:author="王会00041692" w:date="2016-08-22T15:59:00Z">
              <w:tcPr>
                <w:tcW w:w="2694" w:type="dxa"/>
                <w:shd w:val="clear" w:color="auto" w:fill="auto"/>
                <w:hideMark/>
              </w:tcPr>
            </w:tcPrChange>
          </w:tcPr>
          <w:p w:rsidR="000F5E21" w:rsidRPr="00DA5AB8" w:rsidRDefault="00554684" w:rsidP="000F5E21">
            <w:pPr>
              <w:widowControl/>
              <w:rPr>
                <w:ins w:id="599" w:author="王会00041692" w:date="2016-08-22T15:49:00Z"/>
                <w:rFonts w:ascii="微软雅黑" w:eastAsia="微软雅黑" w:hAnsi="微软雅黑" w:cs="宋体"/>
                <w:kern w:val="0"/>
                <w:sz w:val="13"/>
                <w:szCs w:val="13"/>
              </w:rPr>
            </w:pPr>
            <w:ins w:id="600" w:author="王会00041692" w:date="2016-08-22T16:02:00Z">
              <w:r w:rsidRPr="000F5E21">
                <w:rPr>
                  <w:rFonts w:hint="eastAsia"/>
                  <w:sz w:val="13"/>
                  <w:szCs w:val="13"/>
                </w:rPr>
                <w:t>与流无关的辅助操作类名：比如在流创建前、流停止后执行一些清理操作，如果不需要操作不填改值或者填为空</w:t>
              </w:r>
            </w:ins>
          </w:p>
        </w:tc>
        <w:tc>
          <w:tcPr>
            <w:tcW w:w="1275" w:type="dxa"/>
            <w:shd w:val="clear" w:color="auto" w:fill="auto"/>
            <w:tcPrChange w:id="601" w:author="王会00041692" w:date="2016-08-22T15:59:00Z">
              <w:tcPr>
                <w:tcW w:w="1275" w:type="dxa"/>
                <w:shd w:val="clear" w:color="auto" w:fill="auto"/>
              </w:tcPr>
            </w:tcPrChange>
          </w:tcPr>
          <w:p w:rsidR="000F5E21" w:rsidRDefault="000F5E21" w:rsidP="000F5E21">
            <w:pPr>
              <w:widowControl/>
              <w:rPr>
                <w:ins w:id="602" w:author="王会00041692" w:date="2016-08-22T15:49:00Z"/>
                <w:rFonts w:ascii="微软雅黑" w:eastAsia="微软雅黑" w:hAnsi="微软雅黑" w:cs="宋体"/>
                <w:kern w:val="0"/>
                <w:sz w:val="13"/>
                <w:szCs w:val="13"/>
              </w:rPr>
            </w:pPr>
            <w:ins w:id="603" w:author="王会00041692" w:date="2016-08-22T15:50:00Z">
              <w:r w:rsidRPr="00717805">
                <w:rPr>
                  <w:rFonts w:ascii="微软雅黑" w:eastAsia="微软雅黑" w:hAnsi="微软雅黑" w:cs="宋体" w:hint="eastAsia"/>
                  <w:kern w:val="0"/>
                  <w:sz w:val="13"/>
                  <w:szCs w:val="13"/>
                </w:rPr>
                <w:t>V6.15.60.03B3</w:t>
              </w:r>
            </w:ins>
          </w:p>
        </w:tc>
      </w:tr>
      <w:tr w:rsidR="000F5E21" w:rsidTr="00AC672B">
        <w:trPr>
          <w:trHeight w:val="300"/>
          <w:ins w:id="604" w:author="王会00041692" w:date="2016-08-22T15:49:00Z"/>
          <w:trPrChange w:id="605" w:author="王会00041692" w:date="2016-08-22T15:59:00Z">
            <w:trPr>
              <w:trHeight w:val="300"/>
            </w:trPr>
          </w:trPrChange>
        </w:trPr>
        <w:tc>
          <w:tcPr>
            <w:tcW w:w="959" w:type="dxa"/>
            <w:shd w:val="clear" w:color="auto" w:fill="auto"/>
            <w:hideMark/>
            <w:tcPrChange w:id="606" w:author="王会00041692" w:date="2016-08-22T15:59:00Z">
              <w:tcPr>
                <w:tcW w:w="1242" w:type="dxa"/>
                <w:gridSpan w:val="2"/>
                <w:shd w:val="clear" w:color="auto" w:fill="auto"/>
                <w:hideMark/>
              </w:tcPr>
            </w:tcPrChange>
          </w:tcPr>
          <w:p w:rsidR="000F5E21" w:rsidRPr="00DA5AB8" w:rsidRDefault="000F5E21" w:rsidP="000F5E21">
            <w:pPr>
              <w:widowControl/>
              <w:rPr>
                <w:ins w:id="607" w:author="王会00041692" w:date="2016-08-22T15:49:00Z"/>
                <w:rFonts w:ascii="微软雅黑" w:eastAsia="微软雅黑" w:hAnsi="微软雅黑" w:cs="宋体"/>
                <w:kern w:val="0"/>
                <w:sz w:val="13"/>
                <w:szCs w:val="13"/>
              </w:rPr>
            </w:pPr>
          </w:p>
        </w:tc>
        <w:tc>
          <w:tcPr>
            <w:tcW w:w="992" w:type="dxa"/>
            <w:shd w:val="clear" w:color="auto" w:fill="auto"/>
            <w:hideMark/>
            <w:tcPrChange w:id="608" w:author="王会00041692" w:date="2016-08-22T15:59:00Z">
              <w:tcPr>
                <w:tcW w:w="709" w:type="dxa"/>
                <w:shd w:val="clear" w:color="auto" w:fill="auto"/>
                <w:hideMark/>
              </w:tcPr>
            </w:tcPrChange>
          </w:tcPr>
          <w:p w:rsidR="000F5E21" w:rsidRPr="00DA5AB8" w:rsidRDefault="000F5E21" w:rsidP="000F5E21">
            <w:pPr>
              <w:widowControl/>
              <w:rPr>
                <w:ins w:id="609" w:author="王会00041692" w:date="2016-08-22T15:49:00Z"/>
                <w:rFonts w:ascii="微软雅黑" w:eastAsia="微软雅黑" w:hAnsi="微软雅黑" w:cs="宋体"/>
                <w:kern w:val="0"/>
                <w:sz w:val="13"/>
                <w:szCs w:val="13"/>
              </w:rPr>
            </w:pPr>
            <w:ins w:id="610" w:author="王会00041692" w:date="2016-08-22T15:52:00Z">
              <w:r w:rsidRPr="000F5E21">
                <w:rPr>
                  <w:rFonts w:ascii="微软雅黑" w:eastAsia="微软雅黑" w:hAnsi="微软雅黑" w:cs="宋体" w:hint="eastAsia"/>
                  <w:kern w:val="0"/>
                  <w:sz w:val="13"/>
                  <w:szCs w:val="13"/>
                </w:rPr>
                <w:t>jarpath</w:t>
              </w:r>
            </w:ins>
          </w:p>
        </w:tc>
        <w:tc>
          <w:tcPr>
            <w:tcW w:w="992" w:type="dxa"/>
            <w:shd w:val="clear" w:color="auto" w:fill="auto"/>
            <w:hideMark/>
            <w:tcPrChange w:id="611" w:author="王会00041692" w:date="2016-08-22T15:59:00Z">
              <w:tcPr>
                <w:tcW w:w="992" w:type="dxa"/>
                <w:shd w:val="clear" w:color="auto" w:fill="auto"/>
                <w:hideMark/>
              </w:tcPr>
            </w:tcPrChange>
          </w:tcPr>
          <w:p w:rsidR="000F5E21" w:rsidRPr="000F5E21" w:rsidRDefault="008D26BC" w:rsidP="000F5E21">
            <w:pPr>
              <w:widowControl/>
              <w:rPr>
                <w:ins w:id="612" w:author="王会00041692" w:date="2016-08-22T15:49:00Z"/>
                <w:rFonts w:ascii="微软雅黑" w:eastAsia="微软雅黑" w:hAnsi="微软雅黑" w:cs="宋体"/>
                <w:kern w:val="0"/>
                <w:sz w:val="13"/>
                <w:szCs w:val="13"/>
              </w:rPr>
            </w:pPr>
            <w:ins w:id="613" w:author="王会00041692" w:date="2016-08-22T15:56:00Z">
              <w:r w:rsidRPr="008D26BC">
                <w:rPr>
                  <w:rFonts w:hint="eastAsia"/>
                  <w:sz w:val="13"/>
                  <w:szCs w:val="13"/>
                  <w:rPrChange w:id="614" w:author="王会00041692" w:date="2016-08-22T15:56:00Z">
                    <w:rPr>
                      <w:rFonts w:hint="eastAsia"/>
                      <w:b/>
                      <w:bCs/>
                    </w:rPr>
                  </w:rPrChange>
                </w:rPr>
                <w:t>与流无关的辅助操作</w:t>
              </w:r>
              <w:r w:rsidRPr="008D26BC">
                <w:rPr>
                  <w:sz w:val="13"/>
                  <w:szCs w:val="13"/>
                  <w:rPrChange w:id="615" w:author="王会00041692" w:date="2016-08-22T15:56:00Z">
                    <w:rPr>
                      <w:b/>
                      <w:bCs/>
                    </w:rPr>
                  </w:rPrChange>
                </w:rPr>
                <w:t>jar</w:t>
              </w:r>
              <w:r w:rsidRPr="008D26BC">
                <w:rPr>
                  <w:rFonts w:hint="eastAsia"/>
                  <w:sz w:val="13"/>
                  <w:szCs w:val="13"/>
                  <w:rPrChange w:id="616" w:author="王会00041692" w:date="2016-08-22T15:56:00Z">
                    <w:rPr>
                      <w:rFonts w:hint="eastAsia"/>
                      <w:b/>
                      <w:bCs/>
                    </w:rPr>
                  </w:rPrChange>
                </w:rPr>
                <w:t>包路径</w:t>
              </w:r>
            </w:ins>
          </w:p>
        </w:tc>
        <w:tc>
          <w:tcPr>
            <w:tcW w:w="709" w:type="dxa"/>
            <w:shd w:val="clear" w:color="auto" w:fill="auto"/>
            <w:hideMark/>
            <w:tcPrChange w:id="617" w:author="王会00041692" w:date="2016-08-22T15:59:00Z">
              <w:tcPr>
                <w:tcW w:w="709" w:type="dxa"/>
                <w:shd w:val="clear" w:color="auto" w:fill="auto"/>
                <w:hideMark/>
              </w:tcPr>
            </w:tcPrChange>
          </w:tcPr>
          <w:p w:rsidR="000F5E21" w:rsidRPr="00DA5AB8" w:rsidRDefault="00D933B8" w:rsidP="000F5E21">
            <w:pPr>
              <w:widowControl/>
              <w:rPr>
                <w:ins w:id="618" w:author="王会00041692" w:date="2016-08-22T15:49:00Z"/>
                <w:rFonts w:ascii="微软雅黑" w:eastAsia="微软雅黑" w:hAnsi="微软雅黑" w:cs="宋体"/>
                <w:kern w:val="0"/>
                <w:sz w:val="13"/>
                <w:szCs w:val="13"/>
              </w:rPr>
            </w:pPr>
            <w:ins w:id="619"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620" w:author="王会00041692" w:date="2016-08-22T15:59:00Z">
              <w:tcPr>
                <w:tcW w:w="1134" w:type="dxa"/>
                <w:shd w:val="clear" w:color="auto" w:fill="auto"/>
                <w:hideMark/>
              </w:tcPr>
            </w:tcPrChange>
          </w:tcPr>
          <w:p w:rsidR="000F5E21" w:rsidRPr="00DA5AB8" w:rsidRDefault="000F5E21" w:rsidP="000F5E21">
            <w:pPr>
              <w:widowControl/>
              <w:rPr>
                <w:ins w:id="621" w:author="王会00041692" w:date="2016-08-22T15:49:00Z"/>
                <w:rFonts w:ascii="微软雅黑" w:eastAsia="微软雅黑" w:hAnsi="微软雅黑" w:cs="宋体"/>
                <w:kern w:val="0"/>
                <w:sz w:val="13"/>
                <w:szCs w:val="13"/>
              </w:rPr>
            </w:pPr>
          </w:p>
        </w:tc>
        <w:tc>
          <w:tcPr>
            <w:tcW w:w="1559" w:type="dxa"/>
            <w:shd w:val="clear" w:color="auto" w:fill="auto"/>
            <w:tcPrChange w:id="622" w:author="王会00041692" w:date="2016-08-22T15:59:00Z">
              <w:tcPr>
                <w:tcW w:w="1559" w:type="dxa"/>
                <w:shd w:val="clear" w:color="auto" w:fill="auto"/>
              </w:tcPr>
            </w:tcPrChange>
          </w:tcPr>
          <w:p w:rsidR="000F5E21" w:rsidRPr="00DA5AB8" w:rsidRDefault="000F5E21" w:rsidP="000F5E21">
            <w:pPr>
              <w:rPr>
                <w:ins w:id="623" w:author="王会00041692" w:date="2016-08-22T15:49:00Z"/>
                <w:rFonts w:ascii="微软雅黑" w:eastAsia="微软雅黑" w:hAnsi="微软雅黑" w:cs="宋体"/>
                <w:kern w:val="0"/>
                <w:sz w:val="13"/>
                <w:szCs w:val="13"/>
              </w:rPr>
            </w:pPr>
          </w:p>
        </w:tc>
        <w:tc>
          <w:tcPr>
            <w:tcW w:w="2694" w:type="dxa"/>
            <w:shd w:val="clear" w:color="auto" w:fill="auto"/>
            <w:hideMark/>
            <w:tcPrChange w:id="624" w:author="王会00041692" w:date="2016-08-22T15:59:00Z">
              <w:tcPr>
                <w:tcW w:w="2694" w:type="dxa"/>
                <w:shd w:val="clear" w:color="auto" w:fill="auto"/>
                <w:hideMark/>
              </w:tcPr>
            </w:tcPrChange>
          </w:tcPr>
          <w:p w:rsidR="000F5E21" w:rsidRPr="00DA5AB8" w:rsidRDefault="00554684" w:rsidP="000F5E21">
            <w:pPr>
              <w:widowControl/>
              <w:rPr>
                <w:ins w:id="625" w:author="王会00041692" w:date="2016-08-22T15:49:00Z"/>
                <w:rFonts w:ascii="微软雅黑" w:eastAsia="微软雅黑" w:hAnsi="微软雅黑" w:cs="宋体"/>
                <w:kern w:val="0"/>
                <w:sz w:val="13"/>
                <w:szCs w:val="13"/>
              </w:rPr>
            </w:pPr>
            <w:ins w:id="626" w:author="王会00041692" w:date="2016-08-22T16:02:00Z">
              <w:r w:rsidRPr="000F5E21">
                <w:rPr>
                  <w:rFonts w:hint="eastAsia"/>
                  <w:sz w:val="13"/>
                  <w:szCs w:val="13"/>
                </w:rPr>
                <w:t>与流无关的辅助操作类名：比如在流创建前、流停止后执行一些清理操作</w:t>
              </w:r>
              <w:r>
                <w:rPr>
                  <w:rFonts w:hint="eastAsia"/>
                  <w:sz w:val="13"/>
                  <w:szCs w:val="13"/>
                </w:rPr>
                <w:t>jar</w:t>
              </w:r>
              <w:r>
                <w:rPr>
                  <w:rFonts w:hint="eastAsia"/>
                  <w:sz w:val="13"/>
                  <w:szCs w:val="13"/>
                </w:rPr>
                <w:t>包路径</w:t>
              </w:r>
              <w:r w:rsidRPr="000F5E21">
                <w:rPr>
                  <w:rFonts w:hint="eastAsia"/>
                  <w:sz w:val="13"/>
                  <w:szCs w:val="13"/>
                </w:rPr>
                <w:t>，如果不需要操作不填改值或者填为空</w:t>
              </w:r>
            </w:ins>
          </w:p>
        </w:tc>
        <w:tc>
          <w:tcPr>
            <w:tcW w:w="1275" w:type="dxa"/>
            <w:shd w:val="clear" w:color="auto" w:fill="auto"/>
            <w:tcPrChange w:id="627" w:author="王会00041692" w:date="2016-08-22T15:59:00Z">
              <w:tcPr>
                <w:tcW w:w="1275" w:type="dxa"/>
                <w:shd w:val="clear" w:color="auto" w:fill="auto"/>
              </w:tcPr>
            </w:tcPrChange>
          </w:tcPr>
          <w:p w:rsidR="000F5E21" w:rsidRDefault="000F5E21" w:rsidP="000F5E21">
            <w:pPr>
              <w:widowControl/>
              <w:rPr>
                <w:ins w:id="628" w:author="王会00041692" w:date="2016-08-22T15:49:00Z"/>
                <w:rFonts w:ascii="微软雅黑" w:eastAsia="微软雅黑" w:hAnsi="微软雅黑" w:cs="宋体"/>
                <w:kern w:val="0"/>
                <w:sz w:val="13"/>
                <w:szCs w:val="13"/>
              </w:rPr>
            </w:pPr>
            <w:ins w:id="629" w:author="王会00041692" w:date="2016-08-22T15:50:00Z">
              <w:r w:rsidRPr="00717805">
                <w:rPr>
                  <w:rFonts w:ascii="微软雅黑" w:eastAsia="微软雅黑" w:hAnsi="微软雅黑" w:cs="宋体" w:hint="eastAsia"/>
                  <w:kern w:val="0"/>
                  <w:sz w:val="13"/>
                  <w:szCs w:val="13"/>
                </w:rPr>
                <w:t>V6.15.60.03B3</w:t>
              </w:r>
            </w:ins>
          </w:p>
        </w:tc>
      </w:tr>
      <w:tr w:rsidR="000F5E21" w:rsidTr="00AC672B">
        <w:trPr>
          <w:trHeight w:val="300"/>
          <w:ins w:id="630" w:author="王会00041692" w:date="2016-08-22T15:49:00Z"/>
          <w:trPrChange w:id="631" w:author="王会00041692" w:date="2016-08-22T15:59:00Z">
            <w:trPr>
              <w:trHeight w:val="300"/>
            </w:trPr>
          </w:trPrChange>
        </w:trPr>
        <w:tc>
          <w:tcPr>
            <w:tcW w:w="959" w:type="dxa"/>
            <w:shd w:val="clear" w:color="auto" w:fill="auto"/>
            <w:hideMark/>
            <w:tcPrChange w:id="632" w:author="王会00041692" w:date="2016-08-22T15:59:00Z">
              <w:tcPr>
                <w:tcW w:w="1242" w:type="dxa"/>
                <w:gridSpan w:val="2"/>
                <w:shd w:val="clear" w:color="auto" w:fill="auto"/>
                <w:hideMark/>
              </w:tcPr>
            </w:tcPrChange>
          </w:tcPr>
          <w:p w:rsidR="000F5E21" w:rsidRPr="00DA5AB8" w:rsidRDefault="000F5E21" w:rsidP="000F5E21">
            <w:pPr>
              <w:widowControl/>
              <w:rPr>
                <w:ins w:id="633" w:author="王会00041692" w:date="2016-08-22T15:49:00Z"/>
                <w:rFonts w:ascii="微软雅黑" w:eastAsia="微软雅黑" w:hAnsi="微软雅黑" w:cs="宋体"/>
                <w:kern w:val="0"/>
                <w:sz w:val="13"/>
                <w:szCs w:val="13"/>
              </w:rPr>
            </w:pPr>
          </w:p>
        </w:tc>
        <w:tc>
          <w:tcPr>
            <w:tcW w:w="992" w:type="dxa"/>
            <w:shd w:val="clear" w:color="auto" w:fill="auto"/>
            <w:hideMark/>
            <w:tcPrChange w:id="634" w:author="王会00041692" w:date="2016-08-22T15:59:00Z">
              <w:tcPr>
                <w:tcW w:w="709" w:type="dxa"/>
                <w:shd w:val="clear" w:color="auto" w:fill="auto"/>
                <w:hideMark/>
              </w:tcPr>
            </w:tcPrChange>
          </w:tcPr>
          <w:p w:rsidR="000F5E21" w:rsidRPr="00DA5AB8" w:rsidRDefault="000F5E21" w:rsidP="000F5E21">
            <w:pPr>
              <w:widowControl/>
              <w:rPr>
                <w:ins w:id="635" w:author="王会00041692" w:date="2016-08-22T15:49:00Z"/>
                <w:rFonts w:ascii="微软雅黑" w:eastAsia="微软雅黑" w:hAnsi="微软雅黑" w:cs="宋体"/>
                <w:kern w:val="0"/>
                <w:sz w:val="13"/>
                <w:szCs w:val="13"/>
              </w:rPr>
            </w:pPr>
            <w:ins w:id="636" w:author="王会00041692" w:date="2016-08-22T15:52:00Z">
              <w:r w:rsidRPr="000F5E21">
                <w:rPr>
                  <w:rFonts w:ascii="微软雅黑" w:eastAsia="微软雅黑" w:hAnsi="微软雅黑" w:cs="宋体"/>
                  <w:kern w:val="0"/>
                  <w:sz w:val="13"/>
                  <w:szCs w:val="13"/>
                </w:rPr>
                <w:t>confpath</w:t>
              </w:r>
            </w:ins>
          </w:p>
        </w:tc>
        <w:tc>
          <w:tcPr>
            <w:tcW w:w="992" w:type="dxa"/>
            <w:shd w:val="clear" w:color="auto" w:fill="auto"/>
            <w:hideMark/>
            <w:tcPrChange w:id="637" w:author="王会00041692" w:date="2016-08-22T15:59:00Z">
              <w:tcPr>
                <w:tcW w:w="992" w:type="dxa"/>
                <w:shd w:val="clear" w:color="auto" w:fill="auto"/>
                <w:hideMark/>
              </w:tcPr>
            </w:tcPrChange>
          </w:tcPr>
          <w:p w:rsidR="000F5E21" w:rsidRPr="000F5E21" w:rsidRDefault="008D26BC" w:rsidP="000F5E21">
            <w:pPr>
              <w:widowControl/>
              <w:rPr>
                <w:ins w:id="638" w:author="王会00041692" w:date="2016-08-22T15:49:00Z"/>
                <w:rFonts w:ascii="微软雅黑" w:eastAsia="微软雅黑" w:hAnsi="微软雅黑" w:cs="宋体"/>
                <w:kern w:val="0"/>
                <w:sz w:val="13"/>
                <w:szCs w:val="13"/>
              </w:rPr>
            </w:pPr>
            <w:ins w:id="639" w:author="王会00041692" w:date="2016-08-22T15:56:00Z">
              <w:r w:rsidRPr="008D26BC">
                <w:rPr>
                  <w:rFonts w:hint="eastAsia"/>
                  <w:sz w:val="13"/>
                  <w:szCs w:val="13"/>
                  <w:rPrChange w:id="640" w:author="王会00041692" w:date="2016-08-22T15:56:00Z">
                    <w:rPr>
                      <w:rFonts w:hint="eastAsia"/>
                      <w:b/>
                      <w:bCs/>
                    </w:rPr>
                  </w:rPrChange>
                </w:rPr>
                <w:t>流任务配置信息路径</w:t>
              </w:r>
            </w:ins>
          </w:p>
        </w:tc>
        <w:tc>
          <w:tcPr>
            <w:tcW w:w="709" w:type="dxa"/>
            <w:shd w:val="clear" w:color="auto" w:fill="auto"/>
            <w:hideMark/>
            <w:tcPrChange w:id="641" w:author="王会00041692" w:date="2016-08-22T15:59:00Z">
              <w:tcPr>
                <w:tcW w:w="709" w:type="dxa"/>
                <w:shd w:val="clear" w:color="auto" w:fill="auto"/>
                <w:hideMark/>
              </w:tcPr>
            </w:tcPrChange>
          </w:tcPr>
          <w:p w:rsidR="000F5E21" w:rsidRPr="00DA5AB8" w:rsidRDefault="00D933B8" w:rsidP="000F5E21">
            <w:pPr>
              <w:widowControl/>
              <w:rPr>
                <w:ins w:id="642" w:author="王会00041692" w:date="2016-08-22T15:49:00Z"/>
                <w:rFonts w:ascii="微软雅黑" w:eastAsia="微软雅黑" w:hAnsi="微软雅黑" w:cs="宋体"/>
                <w:kern w:val="0"/>
                <w:sz w:val="13"/>
                <w:szCs w:val="13"/>
              </w:rPr>
            </w:pPr>
            <w:ins w:id="643"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644" w:author="王会00041692" w:date="2016-08-22T15:59:00Z">
              <w:tcPr>
                <w:tcW w:w="1134" w:type="dxa"/>
                <w:shd w:val="clear" w:color="auto" w:fill="auto"/>
                <w:hideMark/>
              </w:tcPr>
            </w:tcPrChange>
          </w:tcPr>
          <w:p w:rsidR="000F5E21" w:rsidRPr="00DA5AB8" w:rsidRDefault="000F5E21" w:rsidP="000F5E21">
            <w:pPr>
              <w:widowControl/>
              <w:rPr>
                <w:ins w:id="645" w:author="王会00041692" w:date="2016-08-22T15:49:00Z"/>
                <w:rFonts w:ascii="微软雅黑" w:eastAsia="微软雅黑" w:hAnsi="微软雅黑" w:cs="宋体"/>
                <w:kern w:val="0"/>
                <w:sz w:val="13"/>
                <w:szCs w:val="13"/>
              </w:rPr>
            </w:pPr>
          </w:p>
        </w:tc>
        <w:tc>
          <w:tcPr>
            <w:tcW w:w="1559" w:type="dxa"/>
            <w:shd w:val="clear" w:color="auto" w:fill="auto"/>
            <w:tcPrChange w:id="646" w:author="王会00041692" w:date="2016-08-22T15:59:00Z">
              <w:tcPr>
                <w:tcW w:w="1559" w:type="dxa"/>
                <w:shd w:val="clear" w:color="auto" w:fill="auto"/>
              </w:tcPr>
            </w:tcPrChange>
          </w:tcPr>
          <w:p w:rsidR="000F5E21" w:rsidRPr="00DA5AB8" w:rsidRDefault="000F5E21" w:rsidP="000F5E21">
            <w:pPr>
              <w:rPr>
                <w:ins w:id="647" w:author="王会00041692" w:date="2016-08-22T15:49:00Z"/>
                <w:rFonts w:ascii="微软雅黑" w:eastAsia="微软雅黑" w:hAnsi="微软雅黑" w:cs="宋体"/>
                <w:kern w:val="0"/>
                <w:sz w:val="13"/>
                <w:szCs w:val="13"/>
              </w:rPr>
            </w:pPr>
          </w:p>
        </w:tc>
        <w:tc>
          <w:tcPr>
            <w:tcW w:w="2694" w:type="dxa"/>
            <w:shd w:val="clear" w:color="auto" w:fill="auto"/>
            <w:hideMark/>
            <w:tcPrChange w:id="648" w:author="王会00041692" w:date="2016-08-22T15:59:00Z">
              <w:tcPr>
                <w:tcW w:w="2694" w:type="dxa"/>
                <w:shd w:val="clear" w:color="auto" w:fill="auto"/>
                <w:hideMark/>
              </w:tcPr>
            </w:tcPrChange>
          </w:tcPr>
          <w:p w:rsidR="00F14CF4" w:rsidRDefault="008967F1">
            <w:pPr>
              <w:widowControl/>
              <w:rPr>
                <w:ins w:id="649" w:author="王会00041692" w:date="2016-08-22T15:49:00Z"/>
                <w:rFonts w:ascii="微软雅黑" w:eastAsia="微软雅黑" w:hAnsi="微软雅黑" w:cs="宋体"/>
                <w:kern w:val="0"/>
                <w:sz w:val="13"/>
                <w:szCs w:val="13"/>
              </w:rPr>
            </w:pPr>
            <w:ins w:id="650" w:author="王会00041692" w:date="2016-08-22T16:51:00Z">
              <w:r>
                <w:rPr>
                  <w:rFonts w:hint="eastAsia"/>
                  <w:sz w:val="13"/>
                  <w:szCs w:val="13"/>
                </w:rPr>
                <w:t>配置形式同</w:t>
              </w:r>
            </w:ins>
            <w:ins w:id="651" w:author="王会00041692" w:date="2016-08-22T16:52:00Z">
              <w:r>
                <w:rPr>
                  <w:rFonts w:hint="eastAsia"/>
                  <w:sz w:val="13"/>
                  <w:szCs w:val="13"/>
                </w:rPr>
                <w:t>离线任务</w:t>
              </w:r>
              <w:r w:rsidR="00035149">
                <w:rPr>
                  <w:rFonts w:hint="eastAsia"/>
                  <w:sz w:val="13"/>
                  <w:szCs w:val="13"/>
                </w:rPr>
                <w:t>，</w:t>
              </w:r>
            </w:ins>
            <w:ins w:id="652" w:author="王会00041692" w:date="2016-08-22T16:51:00Z">
              <w:r>
                <w:rPr>
                  <w:rFonts w:hint="eastAsia"/>
                  <w:sz w:val="13"/>
                  <w:szCs w:val="13"/>
                </w:rPr>
                <w:t>无配置</w:t>
              </w:r>
              <w:r w:rsidRPr="000F5E21">
                <w:rPr>
                  <w:rFonts w:hint="eastAsia"/>
                  <w:sz w:val="13"/>
                  <w:szCs w:val="13"/>
                </w:rPr>
                <w:t>填为空</w:t>
              </w:r>
            </w:ins>
          </w:p>
        </w:tc>
        <w:tc>
          <w:tcPr>
            <w:tcW w:w="1275" w:type="dxa"/>
            <w:shd w:val="clear" w:color="auto" w:fill="auto"/>
            <w:tcPrChange w:id="653" w:author="王会00041692" w:date="2016-08-22T15:59:00Z">
              <w:tcPr>
                <w:tcW w:w="1275" w:type="dxa"/>
                <w:shd w:val="clear" w:color="auto" w:fill="auto"/>
              </w:tcPr>
            </w:tcPrChange>
          </w:tcPr>
          <w:p w:rsidR="000F5E21" w:rsidRDefault="000F5E21" w:rsidP="000F5E21">
            <w:pPr>
              <w:widowControl/>
              <w:rPr>
                <w:ins w:id="654" w:author="王会00041692" w:date="2016-08-22T15:49:00Z"/>
                <w:rFonts w:ascii="微软雅黑" w:eastAsia="微软雅黑" w:hAnsi="微软雅黑" w:cs="宋体"/>
                <w:kern w:val="0"/>
                <w:sz w:val="13"/>
                <w:szCs w:val="13"/>
              </w:rPr>
            </w:pPr>
            <w:ins w:id="655" w:author="王会00041692" w:date="2016-08-22T15:50:00Z">
              <w:r w:rsidRPr="00717805">
                <w:rPr>
                  <w:rFonts w:ascii="微软雅黑" w:eastAsia="微软雅黑" w:hAnsi="微软雅黑" w:cs="宋体" w:hint="eastAsia"/>
                  <w:kern w:val="0"/>
                  <w:sz w:val="13"/>
                  <w:szCs w:val="13"/>
                </w:rPr>
                <w:t>V6.15.60.03B3</w:t>
              </w:r>
            </w:ins>
          </w:p>
        </w:tc>
      </w:tr>
      <w:tr w:rsidR="000F5E21" w:rsidTr="00AC672B">
        <w:trPr>
          <w:trHeight w:val="300"/>
          <w:ins w:id="656" w:author="王会00041692" w:date="2016-08-22T15:49:00Z"/>
          <w:trPrChange w:id="657" w:author="王会00041692" w:date="2016-08-22T15:59:00Z">
            <w:trPr>
              <w:trHeight w:val="300"/>
            </w:trPr>
          </w:trPrChange>
        </w:trPr>
        <w:tc>
          <w:tcPr>
            <w:tcW w:w="959" w:type="dxa"/>
            <w:shd w:val="clear" w:color="auto" w:fill="auto"/>
            <w:hideMark/>
            <w:tcPrChange w:id="658" w:author="王会00041692" w:date="2016-08-22T15:59:00Z">
              <w:tcPr>
                <w:tcW w:w="1242" w:type="dxa"/>
                <w:gridSpan w:val="2"/>
                <w:shd w:val="clear" w:color="auto" w:fill="auto"/>
                <w:hideMark/>
              </w:tcPr>
            </w:tcPrChange>
          </w:tcPr>
          <w:p w:rsidR="00F14CF4" w:rsidRDefault="008D26BC">
            <w:pPr>
              <w:widowControl/>
              <w:rPr>
                <w:ins w:id="659" w:author="王会00041692" w:date="2016-08-22T15:49:00Z"/>
                <w:rFonts w:ascii="微软雅黑" w:eastAsia="微软雅黑" w:hAnsi="微软雅黑" w:cs="宋体"/>
                <w:kern w:val="0"/>
                <w:sz w:val="13"/>
                <w:szCs w:val="13"/>
              </w:rPr>
            </w:pPr>
            <w:ins w:id="660" w:author="王会00041692" w:date="2016-08-22T15:50:00Z">
              <w:r w:rsidRPr="008D26BC">
                <w:rPr>
                  <w:rFonts w:ascii="微软雅黑" w:eastAsia="微软雅黑" w:hAnsi="微软雅黑" w:cs="宋体"/>
                  <w:kern w:val="0"/>
                  <w:sz w:val="13"/>
                  <w:szCs w:val="13"/>
                  <w:rPrChange w:id="661" w:author="王会00041692" w:date="2016-08-22T15:50:00Z">
                    <w:rPr>
                      <w:b/>
                      <w:bCs/>
                    </w:rPr>
                  </w:rPrChange>
                </w:rPr>
                <w:t xml:space="preserve">datasource </w:t>
              </w:r>
            </w:ins>
          </w:p>
        </w:tc>
        <w:tc>
          <w:tcPr>
            <w:tcW w:w="992" w:type="dxa"/>
            <w:shd w:val="clear" w:color="auto" w:fill="auto"/>
            <w:hideMark/>
            <w:tcPrChange w:id="662" w:author="王会00041692" w:date="2016-08-22T15:59:00Z">
              <w:tcPr>
                <w:tcW w:w="709" w:type="dxa"/>
                <w:shd w:val="clear" w:color="auto" w:fill="auto"/>
                <w:hideMark/>
              </w:tcPr>
            </w:tcPrChange>
          </w:tcPr>
          <w:p w:rsidR="000F5E21" w:rsidRPr="00DA5AB8" w:rsidRDefault="000F5E21" w:rsidP="000F5E21">
            <w:pPr>
              <w:widowControl/>
              <w:rPr>
                <w:ins w:id="663" w:author="王会00041692" w:date="2016-08-22T15:49:00Z"/>
                <w:rFonts w:ascii="微软雅黑" w:eastAsia="微软雅黑" w:hAnsi="微软雅黑" w:cs="宋体"/>
                <w:kern w:val="0"/>
                <w:sz w:val="13"/>
                <w:szCs w:val="13"/>
              </w:rPr>
            </w:pPr>
            <w:ins w:id="664" w:author="王会00041692" w:date="2016-08-22T15:52:00Z">
              <w:r w:rsidRPr="000F5E21">
                <w:rPr>
                  <w:rFonts w:ascii="微软雅黑" w:eastAsia="微软雅黑" w:hAnsi="微软雅黑" w:cs="宋体"/>
                  <w:kern w:val="0"/>
                  <w:sz w:val="13"/>
                  <w:szCs w:val="13"/>
                </w:rPr>
                <w:t>name</w:t>
              </w:r>
            </w:ins>
          </w:p>
        </w:tc>
        <w:tc>
          <w:tcPr>
            <w:tcW w:w="992" w:type="dxa"/>
            <w:shd w:val="clear" w:color="auto" w:fill="auto"/>
            <w:hideMark/>
            <w:tcPrChange w:id="665" w:author="王会00041692" w:date="2016-08-22T15:59:00Z">
              <w:tcPr>
                <w:tcW w:w="992" w:type="dxa"/>
                <w:shd w:val="clear" w:color="auto" w:fill="auto"/>
                <w:hideMark/>
              </w:tcPr>
            </w:tcPrChange>
          </w:tcPr>
          <w:p w:rsidR="000F5E21" w:rsidRPr="000F5E21" w:rsidRDefault="008D26BC" w:rsidP="000F5E21">
            <w:pPr>
              <w:widowControl/>
              <w:rPr>
                <w:ins w:id="666" w:author="王会00041692" w:date="2016-08-22T15:49:00Z"/>
                <w:rFonts w:ascii="微软雅黑" w:eastAsia="微软雅黑" w:hAnsi="微软雅黑" w:cs="宋体"/>
                <w:kern w:val="0"/>
                <w:sz w:val="13"/>
                <w:szCs w:val="13"/>
              </w:rPr>
            </w:pPr>
            <w:ins w:id="667" w:author="王会00041692" w:date="2016-08-22T15:56:00Z">
              <w:r w:rsidRPr="008D26BC">
                <w:rPr>
                  <w:rFonts w:hint="eastAsia"/>
                  <w:sz w:val="13"/>
                  <w:szCs w:val="13"/>
                  <w:rPrChange w:id="668" w:author="王会00041692" w:date="2016-08-22T15:56:00Z">
                    <w:rPr>
                      <w:rFonts w:hint="eastAsia"/>
                      <w:b/>
                      <w:bCs/>
                    </w:rPr>
                  </w:rPrChange>
                </w:rPr>
                <w:t>数据源名称，用于区分不同的数据源</w:t>
              </w:r>
            </w:ins>
          </w:p>
        </w:tc>
        <w:tc>
          <w:tcPr>
            <w:tcW w:w="709" w:type="dxa"/>
            <w:shd w:val="clear" w:color="auto" w:fill="auto"/>
            <w:hideMark/>
            <w:tcPrChange w:id="669" w:author="王会00041692" w:date="2016-08-22T15:59:00Z">
              <w:tcPr>
                <w:tcW w:w="709" w:type="dxa"/>
                <w:shd w:val="clear" w:color="auto" w:fill="auto"/>
                <w:hideMark/>
              </w:tcPr>
            </w:tcPrChange>
          </w:tcPr>
          <w:p w:rsidR="000F5E21" w:rsidRPr="00DA5AB8" w:rsidRDefault="00D933B8" w:rsidP="000F5E21">
            <w:pPr>
              <w:widowControl/>
              <w:rPr>
                <w:ins w:id="670" w:author="王会00041692" w:date="2016-08-22T15:49:00Z"/>
                <w:rFonts w:ascii="微软雅黑" w:eastAsia="微软雅黑" w:hAnsi="微软雅黑" w:cs="宋体"/>
                <w:kern w:val="0"/>
                <w:sz w:val="13"/>
                <w:szCs w:val="13"/>
              </w:rPr>
            </w:pPr>
            <w:ins w:id="671"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672" w:author="王会00041692" w:date="2016-08-22T15:59:00Z">
              <w:tcPr>
                <w:tcW w:w="1134" w:type="dxa"/>
                <w:shd w:val="clear" w:color="auto" w:fill="auto"/>
                <w:hideMark/>
              </w:tcPr>
            </w:tcPrChange>
          </w:tcPr>
          <w:p w:rsidR="000F5E21" w:rsidRPr="00DA5AB8" w:rsidRDefault="000F5E21" w:rsidP="000F5E21">
            <w:pPr>
              <w:widowControl/>
              <w:rPr>
                <w:ins w:id="673" w:author="王会00041692" w:date="2016-08-22T15:49:00Z"/>
                <w:rFonts w:ascii="微软雅黑" w:eastAsia="微软雅黑" w:hAnsi="微软雅黑" w:cs="宋体"/>
                <w:kern w:val="0"/>
                <w:sz w:val="13"/>
                <w:szCs w:val="13"/>
              </w:rPr>
            </w:pPr>
          </w:p>
        </w:tc>
        <w:tc>
          <w:tcPr>
            <w:tcW w:w="1559" w:type="dxa"/>
            <w:shd w:val="clear" w:color="auto" w:fill="auto"/>
            <w:tcPrChange w:id="674" w:author="王会00041692" w:date="2016-08-22T15:59:00Z">
              <w:tcPr>
                <w:tcW w:w="1559" w:type="dxa"/>
                <w:shd w:val="clear" w:color="auto" w:fill="auto"/>
              </w:tcPr>
            </w:tcPrChange>
          </w:tcPr>
          <w:p w:rsidR="000F5E21" w:rsidRPr="00DA5AB8" w:rsidRDefault="00B5748D" w:rsidP="000F5E21">
            <w:pPr>
              <w:rPr>
                <w:ins w:id="675" w:author="王会00041692" w:date="2016-08-22T15:49:00Z"/>
                <w:rFonts w:ascii="微软雅黑" w:eastAsia="微软雅黑" w:hAnsi="微软雅黑" w:cs="宋体"/>
                <w:kern w:val="0"/>
                <w:sz w:val="13"/>
                <w:szCs w:val="13"/>
              </w:rPr>
            </w:pPr>
            <w:ins w:id="676" w:author="王会00041692" w:date="2016-08-22T16:05:00Z">
              <w:r w:rsidRPr="00B5748D">
                <w:rPr>
                  <w:rFonts w:ascii="微软雅黑" w:eastAsia="微软雅黑" w:hAnsi="微软雅黑" w:cs="宋体"/>
                  <w:kern w:val="0"/>
                  <w:sz w:val="13"/>
                  <w:szCs w:val="13"/>
                </w:rPr>
                <w:t>kafkademo</w:t>
              </w:r>
            </w:ins>
          </w:p>
        </w:tc>
        <w:tc>
          <w:tcPr>
            <w:tcW w:w="2694" w:type="dxa"/>
            <w:shd w:val="clear" w:color="auto" w:fill="auto"/>
            <w:hideMark/>
            <w:tcPrChange w:id="677" w:author="王会00041692" w:date="2016-08-22T15:59:00Z">
              <w:tcPr>
                <w:tcW w:w="2694" w:type="dxa"/>
                <w:shd w:val="clear" w:color="auto" w:fill="auto"/>
                <w:hideMark/>
              </w:tcPr>
            </w:tcPrChange>
          </w:tcPr>
          <w:p w:rsidR="000F5E21" w:rsidRPr="00DA5AB8" w:rsidRDefault="000F5E21" w:rsidP="000F5E21">
            <w:pPr>
              <w:widowControl/>
              <w:rPr>
                <w:ins w:id="678" w:author="王会00041692" w:date="2016-08-22T15:49:00Z"/>
                <w:rFonts w:ascii="微软雅黑" w:eastAsia="微软雅黑" w:hAnsi="微软雅黑" w:cs="宋体"/>
                <w:kern w:val="0"/>
                <w:sz w:val="13"/>
                <w:szCs w:val="13"/>
              </w:rPr>
            </w:pPr>
          </w:p>
        </w:tc>
        <w:tc>
          <w:tcPr>
            <w:tcW w:w="1275" w:type="dxa"/>
            <w:shd w:val="clear" w:color="auto" w:fill="auto"/>
            <w:tcPrChange w:id="679" w:author="王会00041692" w:date="2016-08-22T15:59:00Z">
              <w:tcPr>
                <w:tcW w:w="1275" w:type="dxa"/>
                <w:shd w:val="clear" w:color="auto" w:fill="auto"/>
              </w:tcPr>
            </w:tcPrChange>
          </w:tcPr>
          <w:p w:rsidR="000F5E21" w:rsidRDefault="000F5E21" w:rsidP="000F5E21">
            <w:pPr>
              <w:widowControl/>
              <w:rPr>
                <w:ins w:id="680" w:author="王会00041692" w:date="2016-08-22T15:49:00Z"/>
                <w:rFonts w:ascii="微软雅黑" w:eastAsia="微软雅黑" w:hAnsi="微软雅黑" w:cs="宋体"/>
                <w:kern w:val="0"/>
                <w:sz w:val="13"/>
                <w:szCs w:val="13"/>
              </w:rPr>
            </w:pPr>
            <w:ins w:id="681" w:author="王会00041692" w:date="2016-08-22T15:50:00Z">
              <w:r w:rsidRPr="00717805">
                <w:rPr>
                  <w:rFonts w:ascii="微软雅黑" w:eastAsia="微软雅黑" w:hAnsi="微软雅黑" w:cs="宋体" w:hint="eastAsia"/>
                  <w:kern w:val="0"/>
                  <w:sz w:val="13"/>
                  <w:szCs w:val="13"/>
                </w:rPr>
                <w:t>V6.15.60.03B3</w:t>
              </w:r>
            </w:ins>
          </w:p>
        </w:tc>
      </w:tr>
      <w:tr w:rsidR="000F5E21" w:rsidRPr="00DA5AB8" w:rsidTr="00AC672B">
        <w:trPr>
          <w:trHeight w:val="300"/>
          <w:ins w:id="682" w:author="王会00041692" w:date="2016-08-22T15:49:00Z"/>
          <w:trPrChange w:id="683" w:author="王会00041692" w:date="2016-08-22T15:59:00Z">
            <w:trPr>
              <w:trHeight w:val="300"/>
            </w:trPr>
          </w:trPrChange>
        </w:trPr>
        <w:tc>
          <w:tcPr>
            <w:tcW w:w="959" w:type="dxa"/>
            <w:shd w:val="clear" w:color="auto" w:fill="auto"/>
            <w:hideMark/>
            <w:tcPrChange w:id="684" w:author="王会00041692" w:date="2016-08-22T15:59:00Z">
              <w:tcPr>
                <w:tcW w:w="1242" w:type="dxa"/>
                <w:gridSpan w:val="2"/>
                <w:shd w:val="clear" w:color="auto" w:fill="auto"/>
                <w:hideMark/>
              </w:tcPr>
            </w:tcPrChange>
          </w:tcPr>
          <w:p w:rsidR="000F5E21" w:rsidRPr="00DA5AB8" w:rsidRDefault="000F5E21" w:rsidP="000F5E21">
            <w:pPr>
              <w:widowControl/>
              <w:rPr>
                <w:ins w:id="685" w:author="王会00041692" w:date="2016-08-22T15:49:00Z"/>
                <w:rFonts w:ascii="微软雅黑" w:eastAsia="微软雅黑" w:hAnsi="微软雅黑" w:cs="宋体"/>
                <w:kern w:val="0"/>
                <w:sz w:val="13"/>
                <w:szCs w:val="13"/>
              </w:rPr>
            </w:pPr>
          </w:p>
        </w:tc>
        <w:tc>
          <w:tcPr>
            <w:tcW w:w="992" w:type="dxa"/>
            <w:shd w:val="clear" w:color="auto" w:fill="auto"/>
            <w:hideMark/>
            <w:tcPrChange w:id="686" w:author="王会00041692" w:date="2016-08-22T15:59:00Z">
              <w:tcPr>
                <w:tcW w:w="709" w:type="dxa"/>
                <w:shd w:val="clear" w:color="auto" w:fill="auto"/>
                <w:hideMark/>
              </w:tcPr>
            </w:tcPrChange>
          </w:tcPr>
          <w:p w:rsidR="000F5E21" w:rsidRPr="00DA5AB8" w:rsidRDefault="000F5E21" w:rsidP="000F5E21">
            <w:pPr>
              <w:widowControl/>
              <w:rPr>
                <w:ins w:id="687" w:author="王会00041692" w:date="2016-08-22T15:49:00Z"/>
                <w:rFonts w:ascii="微软雅黑" w:eastAsia="微软雅黑" w:hAnsi="微软雅黑" w:cs="宋体"/>
                <w:kern w:val="0"/>
                <w:sz w:val="13"/>
                <w:szCs w:val="13"/>
              </w:rPr>
            </w:pPr>
            <w:ins w:id="688" w:author="王会00041692" w:date="2016-08-22T15:52:00Z">
              <w:r w:rsidRPr="000F5E21">
                <w:rPr>
                  <w:rFonts w:ascii="微软雅黑" w:eastAsia="微软雅黑" w:hAnsi="微软雅黑" w:cs="宋体" w:hint="eastAsia"/>
                  <w:kern w:val="0"/>
                  <w:sz w:val="13"/>
                  <w:szCs w:val="13"/>
                </w:rPr>
                <w:t>type</w:t>
              </w:r>
            </w:ins>
          </w:p>
        </w:tc>
        <w:tc>
          <w:tcPr>
            <w:tcW w:w="992" w:type="dxa"/>
            <w:shd w:val="clear" w:color="auto" w:fill="auto"/>
            <w:hideMark/>
            <w:tcPrChange w:id="689" w:author="王会00041692" w:date="2016-08-22T15:59:00Z">
              <w:tcPr>
                <w:tcW w:w="992" w:type="dxa"/>
                <w:shd w:val="clear" w:color="auto" w:fill="auto"/>
                <w:hideMark/>
              </w:tcPr>
            </w:tcPrChange>
          </w:tcPr>
          <w:p w:rsidR="000F5E21" w:rsidRPr="000F5E21" w:rsidRDefault="008D26BC" w:rsidP="000F5E21">
            <w:pPr>
              <w:widowControl/>
              <w:rPr>
                <w:ins w:id="690" w:author="王会00041692" w:date="2016-08-22T15:49:00Z"/>
                <w:rFonts w:ascii="微软雅黑" w:eastAsia="微软雅黑" w:hAnsi="微软雅黑" w:cs="宋体"/>
                <w:kern w:val="0"/>
                <w:sz w:val="13"/>
                <w:szCs w:val="13"/>
              </w:rPr>
            </w:pPr>
            <w:ins w:id="691" w:author="王会00041692" w:date="2016-08-22T15:56:00Z">
              <w:r w:rsidRPr="008D26BC">
                <w:rPr>
                  <w:rFonts w:hint="eastAsia"/>
                  <w:sz w:val="13"/>
                  <w:szCs w:val="13"/>
                  <w:rPrChange w:id="692" w:author="王会00041692" w:date="2016-08-22T15:56:00Z">
                    <w:rPr>
                      <w:rFonts w:hint="eastAsia"/>
                      <w:b/>
                      <w:bCs/>
                    </w:rPr>
                  </w:rPrChange>
                </w:rPr>
                <w:t>数据源类型，</w:t>
              </w:r>
              <w:r w:rsidRPr="008D26BC">
                <w:rPr>
                  <w:sz w:val="13"/>
                  <w:szCs w:val="13"/>
                  <w:rPrChange w:id="693" w:author="王会00041692" w:date="2016-08-22T15:56:00Z">
                    <w:rPr>
                      <w:b/>
                      <w:bCs/>
                    </w:rPr>
                  </w:rPrChange>
                </w:rPr>
                <w:t>kafka</w:t>
              </w:r>
              <w:r w:rsidRPr="008D26BC">
                <w:rPr>
                  <w:rFonts w:hint="eastAsia"/>
                  <w:sz w:val="13"/>
                  <w:szCs w:val="13"/>
                  <w:rPrChange w:id="694" w:author="王会00041692" w:date="2016-08-22T15:56:00Z">
                    <w:rPr>
                      <w:rFonts w:hint="eastAsia"/>
                      <w:b/>
                      <w:bCs/>
                    </w:rPr>
                  </w:rPrChange>
                </w:rPr>
                <w:t>、</w:t>
              </w:r>
              <w:r w:rsidRPr="008D26BC">
                <w:rPr>
                  <w:sz w:val="13"/>
                  <w:szCs w:val="13"/>
                  <w:rPrChange w:id="695" w:author="王会00041692" w:date="2016-08-22T15:56:00Z">
                    <w:rPr>
                      <w:b/>
                      <w:bCs/>
                    </w:rPr>
                  </w:rPrChange>
                </w:rPr>
                <w:t>socket</w:t>
              </w:r>
              <w:r w:rsidRPr="008D26BC">
                <w:rPr>
                  <w:rFonts w:hint="eastAsia"/>
                  <w:sz w:val="13"/>
                  <w:szCs w:val="13"/>
                  <w:rPrChange w:id="696" w:author="王会00041692" w:date="2016-08-22T15:56:00Z">
                    <w:rPr>
                      <w:rFonts w:hint="eastAsia"/>
                      <w:b/>
                      <w:bCs/>
                    </w:rPr>
                  </w:rPrChange>
                </w:rPr>
                <w:t>等</w:t>
              </w:r>
            </w:ins>
          </w:p>
        </w:tc>
        <w:tc>
          <w:tcPr>
            <w:tcW w:w="709" w:type="dxa"/>
            <w:shd w:val="clear" w:color="auto" w:fill="auto"/>
            <w:hideMark/>
            <w:tcPrChange w:id="697" w:author="王会00041692" w:date="2016-08-22T15:59:00Z">
              <w:tcPr>
                <w:tcW w:w="709" w:type="dxa"/>
                <w:shd w:val="clear" w:color="auto" w:fill="auto"/>
                <w:hideMark/>
              </w:tcPr>
            </w:tcPrChange>
          </w:tcPr>
          <w:p w:rsidR="000F5E21" w:rsidRPr="00DA5AB8" w:rsidRDefault="00B5748D" w:rsidP="000F5E21">
            <w:pPr>
              <w:widowControl/>
              <w:rPr>
                <w:ins w:id="698" w:author="王会00041692" w:date="2016-08-22T15:49:00Z"/>
                <w:rFonts w:ascii="微软雅黑" w:eastAsia="微软雅黑" w:hAnsi="微软雅黑" w:cs="宋体"/>
                <w:kern w:val="0"/>
                <w:sz w:val="13"/>
                <w:szCs w:val="13"/>
              </w:rPr>
            </w:pPr>
            <w:ins w:id="699" w:author="王会00041692" w:date="2016-08-22T16:05:00Z">
              <w:r>
                <w:rPr>
                  <w:rFonts w:ascii="微软雅黑" w:eastAsia="微软雅黑" w:hAnsi="微软雅黑" w:cs="宋体" w:hint="eastAsia"/>
                  <w:kern w:val="0"/>
                  <w:sz w:val="13"/>
                  <w:szCs w:val="13"/>
                </w:rPr>
                <w:t>字符串</w:t>
              </w:r>
            </w:ins>
          </w:p>
        </w:tc>
        <w:tc>
          <w:tcPr>
            <w:tcW w:w="1134" w:type="dxa"/>
            <w:shd w:val="clear" w:color="auto" w:fill="auto"/>
            <w:hideMark/>
            <w:tcPrChange w:id="700" w:author="王会00041692" w:date="2016-08-22T15:59:00Z">
              <w:tcPr>
                <w:tcW w:w="1134" w:type="dxa"/>
                <w:shd w:val="clear" w:color="auto" w:fill="auto"/>
                <w:hideMark/>
              </w:tcPr>
            </w:tcPrChange>
          </w:tcPr>
          <w:p w:rsidR="000F5E21" w:rsidRPr="00DA5AB8" w:rsidRDefault="0076627F" w:rsidP="000F5E21">
            <w:pPr>
              <w:widowControl/>
              <w:rPr>
                <w:ins w:id="701" w:author="王会00041692" w:date="2016-08-22T15:49:00Z"/>
                <w:rFonts w:ascii="微软雅黑" w:eastAsia="微软雅黑" w:hAnsi="微软雅黑" w:cs="宋体"/>
                <w:kern w:val="0"/>
                <w:sz w:val="13"/>
                <w:szCs w:val="13"/>
              </w:rPr>
            </w:pPr>
            <w:ins w:id="702" w:author="王会00041692" w:date="2016-08-22T16:53:00Z">
              <w:r w:rsidRPr="000F5E21">
                <w:rPr>
                  <w:rFonts w:hint="eastAsia"/>
                  <w:sz w:val="13"/>
                  <w:szCs w:val="13"/>
                </w:rPr>
                <w:t>kafka</w:t>
              </w:r>
              <w:r w:rsidRPr="000F5E21">
                <w:rPr>
                  <w:rFonts w:hint="eastAsia"/>
                  <w:sz w:val="13"/>
                  <w:szCs w:val="13"/>
                </w:rPr>
                <w:t>、</w:t>
              </w:r>
              <w:r w:rsidRPr="000F5E21">
                <w:rPr>
                  <w:rFonts w:hint="eastAsia"/>
                  <w:sz w:val="13"/>
                  <w:szCs w:val="13"/>
                </w:rPr>
                <w:t>socket</w:t>
              </w:r>
            </w:ins>
          </w:p>
        </w:tc>
        <w:tc>
          <w:tcPr>
            <w:tcW w:w="1559" w:type="dxa"/>
            <w:shd w:val="clear" w:color="auto" w:fill="auto"/>
            <w:tcPrChange w:id="703" w:author="王会00041692" w:date="2016-08-22T15:59:00Z">
              <w:tcPr>
                <w:tcW w:w="1559" w:type="dxa"/>
                <w:shd w:val="clear" w:color="auto" w:fill="auto"/>
              </w:tcPr>
            </w:tcPrChange>
          </w:tcPr>
          <w:p w:rsidR="000F5E21" w:rsidRPr="00DA5AB8" w:rsidRDefault="00B5748D" w:rsidP="000F5E21">
            <w:pPr>
              <w:rPr>
                <w:ins w:id="704" w:author="王会00041692" w:date="2016-08-22T15:49:00Z"/>
                <w:rFonts w:ascii="微软雅黑" w:eastAsia="微软雅黑" w:hAnsi="微软雅黑" w:cs="宋体"/>
                <w:kern w:val="0"/>
                <w:sz w:val="13"/>
                <w:szCs w:val="13"/>
              </w:rPr>
            </w:pPr>
            <w:ins w:id="705" w:author="王会00041692" w:date="2016-08-22T16:05:00Z">
              <w:r w:rsidRPr="00B5748D">
                <w:rPr>
                  <w:rFonts w:ascii="微软雅黑" w:eastAsia="微软雅黑" w:hAnsi="微软雅黑" w:cs="宋体"/>
                  <w:kern w:val="0"/>
                  <w:sz w:val="13"/>
                  <w:szCs w:val="13"/>
                </w:rPr>
                <w:t>kafka</w:t>
              </w:r>
            </w:ins>
          </w:p>
        </w:tc>
        <w:tc>
          <w:tcPr>
            <w:tcW w:w="2694" w:type="dxa"/>
            <w:shd w:val="clear" w:color="auto" w:fill="auto"/>
            <w:hideMark/>
            <w:tcPrChange w:id="706" w:author="王会00041692" w:date="2016-08-22T15:59:00Z">
              <w:tcPr>
                <w:tcW w:w="2694" w:type="dxa"/>
                <w:shd w:val="clear" w:color="auto" w:fill="auto"/>
                <w:hideMark/>
              </w:tcPr>
            </w:tcPrChange>
          </w:tcPr>
          <w:p w:rsidR="000F5E21" w:rsidRPr="00DA5AB8" w:rsidRDefault="0076627F" w:rsidP="000F5E21">
            <w:pPr>
              <w:widowControl/>
              <w:rPr>
                <w:ins w:id="707" w:author="王会00041692" w:date="2016-08-22T15:49:00Z"/>
                <w:rFonts w:ascii="微软雅黑" w:eastAsia="微软雅黑" w:hAnsi="微软雅黑" w:cs="宋体"/>
                <w:kern w:val="0"/>
                <w:sz w:val="13"/>
                <w:szCs w:val="13"/>
              </w:rPr>
            </w:pPr>
            <w:ins w:id="708" w:author="王会00041692" w:date="2016-08-22T16:53:00Z">
              <w:r>
                <w:rPr>
                  <w:rFonts w:ascii="微软雅黑" w:eastAsia="微软雅黑" w:hAnsi="微软雅黑" w:cs="宋体" w:hint="eastAsia"/>
                  <w:kern w:val="0"/>
                  <w:sz w:val="13"/>
                  <w:szCs w:val="13"/>
                </w:rPr>
                <w:t>目前只支持kafka</w:t>
              </w:r>
            </w:ins>
          </w:p>
        </w:tc>
        <w:tc>
          <w:tcPr>
            <w:tcW w:w="1275" w:type="dxa"/>
            <w:shd w:val="clear" w:color="auto" w:fill="auto"/>
            <w:tcPrChange w:id="709" w:author="王会00041692" w:date="2016-08-22T15:59:00Z">
              <w:tcPr>
                <w:tcW w:w="1275" w:type="dxa"/>
                <w:shd w:val="clear" w:color="auto" w:fill="auto"/>
              </w:tcPr>
            </w:tcPrChange>
          </w:tcPr>
          <w:p w:rsidR="000F5E21" w:rsidRPr="00DA5AB8" w:rsidRDefault="000F5E21" w:rsidP="000F5E21">
            <w:pPr>
              <w:widowControl/>
              <w:rPr>
                <w:ins w:id="710" w:author="王会00041692" w:date="2016-08-22T15:49:00Z"/>
                <w:rFonts w:ascii="微软雅黑" w:eastAsia="微软雅黑" w:hAnsi="微软雅黑" w:cs="宋体"/>
                <w:kern w:val="0"/>
                <w:sz w:val="13"/>
                <w:szCs w:val="13"/>
              </w:rPr>
            </w:pPr>
            <w:ins w:id="711"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712" w:author="王会00041692" w:date="2016-08-22T15:49:00Z"/>
          <w:trPrChange w:id="713" w:author="王会00041692" w:date="2016-08-22T15:59:00Z">
            <w:trPr>
              <w:trHeight w:val="300"/>
            </w:trPr>
          </w:trPrChange>
        </w:trPr>
        <w:tc>
          <w:tcPr>
            <w:tcW w:w="959" w:type="dxa"/>
            <w:shd w:val="clear" w:color="auto" w:fill="auto"/>
            <w:hideMark/>
            <w:tcPrChange w:id="714" w:author="王会00041692" w:date="2016-08-22T15:59:00Z">
              <w:tcPr>
                <w:tcW w:w="1242" w:type="dxa"/>
                <w:gridSpan w:val="2"/>
                <w:shd w:val="clear" w:color="auto" w:fill="auto"/>
                <w:hideMark/>
              </w:tcPr>
            </w:tcPrChange>
          </w:tcPr>
          <w:p w:rsidR="003130ED" w:rsidRPr="00DA5AB8" w:rsidRDefault="003130ED" w:rsidP="003130ED">
            <w:pPr>
              <w:widowControl/>
              <w:rPr>
                <w:ins w:id="715" w:author="王会00041692" w:date="2016-08-22T15:49:00Z"/>
                <w:rFonts w:ascii="微软雅黑" w:eastAsia="微软雅黑" w:hAnsi="微软雅黑" w:cs="宋体"/>
                <w:kern w:val="0"/>
                <w:sz w:val="13"/>
                <w:szCs w:val="13"/>
              </w:rPr>
            </w:pPr>
          </w:p>
        </w:tc>
        <w:tc>
          <w:tcPr>
            <w:tcW w:w="992" w:type="dxa"/>
            <w:shd w:val="clear" w:color="auto" w:fill="auto"/>
            <w:hideMark/>
            <w:tcPrChange w:id="716" w:author="王会00041692" w:date="2016-08-22T15:59:00Z">
              <w:tcPr>
                <w:tcW w:w="709" w:type="dxa"/>
                <w:shd w:val="clear" w:color="auto" w:fill="auto"/>
                <w:hideMark/>
              </w:tcPr>
            </w:tcPrChange>
          </w:tcPr>
          <w:p w:rsidR="003130ED" w:rsidRPr="00DA5AB8" w:rsidRDefault="003130ED" w:rsidP="003130ED">
            <w:pPr>
              <w:widowControl/>
              <w:rPr>
                <w:ins w:id="717" w:author="王会00041692" w:date="2016-08-22T15:49:00Z"/>
                <w:rFonts w:ascii="微软雅黑" w:eastAsia="微软雅黑" w:hAnsi="微软雅黑" w:cs="宋体"/>
                <w:kern w:val="0"/>
                <w:sz w:val="13"/>
                <w:szCs w:val="13"/>
              </w:rPr>
            </w:pPr>
            <w:ins w:id="718" w:author="王会00041692" w:date="2016-08-22T15:52:00Z">
              <w:r w:rsidRPr="000F5E21">
                <w:rPr>
                  <w:rFonts w:ascii="微软雅黑" w:eastAsia="微软雅黑" w:hAnsi="微软雅黑" w:cs="宋体" w:hint="eastAsia"/>
                  <w:kern w:val="0"/>
                  <w:sz w:val="13"/>
                  <w:szCs w:val="13"/>
                </w:rPr>
                <w:t>subtype</w:t>
              </w:r>
            </w:ins>
          </w:p>
        </w:tc>
        <w:tc>
          <w:tcPr>
            <w:tcW w:w="992" w:type="dxa"/>
            <w:shd w:val="clear" w:color="auto" w:fill="auto"/>
            <w:hideMark/>
            <w:tcPrChange w:id="719" w:author="王会00041692" w:date="2016-08-22T15:59:00Z">
              <w:tcPr>
                <w:tcW w:w="992" w:type="dxa"/>
                <w:shd w:val="clear" w:color="auto" w:fill="auto"/>
                <w:hideMark/>
              </w:tcPr>
            </w:tcPrChange>
          </w:tcPr>
          <w:p w:rsidR="00F14CF4" w:rsidRDefault="008D26BC">
            <w:pPr>
              <w:widowControl/>
              <w:rPr>
                <w:ins w:id="720" w:author="王会00041692" w:date="2016-08-22T15:49:00Z"/>
                <w:rFonts w:ascii="微软雅黑" w:eastAsia="微软雅黑" w:hAnsi="微软雅黑" w:cs="宋体"/>
                <w:kern w:val="0"/>
                <w:sz w:val="13"/>
                <w:szCs w:val="13"/>
              </w:rPr>
            </w:pPr>
            <w:ins w:id="721" w:author="王会00041692" w:date="2016-08-22T15:56:00Z">
              <w:r w:rsidRPr="008D26BC">
                <w:rPr>
                  <w:rFonts w:hint="eastAsia"/>
                  <w:sz w:val="13"/>
                  <w:szCs w:val="13"/>
                  <w:rPrChange w:id="722" w:author="王会00041692" w:date="2016-08-22T15:56:00Z">
                    <w:rPr>
                      <w:rFonts w:hint="eastAsia"/>
                      <w:b/>
                      <w:bCs/>
                    </w:rPr>
                  </w:rPrChange>
                </w:rPr>
                <w:t>数据源子类型</w:t>
              </w:r>
            </w:ins>
          </w:p>
        </w:tc>
        <w:tc>
          <w:tcPr>
            <w:tcW w:w="709" w:type="dxa"/>
            <w:shd w:val="clear" w:color="auto" w:fill="auto"/>
            <w:hideMark/>
            <w:tcPrChange w:id="723" w:author="王会00041692" w:date="2016-08-22T15:59:00Z">
              <w:tcPr>
                <w:tcW w:w="709" w:type="dxa"/>
                <w:shd w:val="clear" w:color="auto" w:fill="auto"/>
                <w:hideMark/>
              </w:tcPr>
            </w:tcPrChange>
          </w:tcPr>
          <w:p w:rsidR="003130ED" w:rsidRPr="00DA5AB8" w:rsidRDefault="003130ED" w:rsidP="003130ED">
            <w:pPr>
              <w:widowControl/>
              <w:rPr>
                <w:ins w:id="724" w:author="王会00041692" w:date="2016-08-22T15:49:00Z"/>
                <w:rFonts w:ascii="微软雅黑" w:eastAsia="微软雅黑" w:hAnsi="微软雅黑" w:cs="宋体"/>
                <w:kern w:val="0"/>
                <w:sz w:val="13"/>
                <w:szCs w:val="13"/>
              </w:rPr>
            </w:pPr>
            <w:ins w:id="725" w:author="王会00041692" w:date="2016-08-22T16:06:00Z">
              <w:r>
                <w:rPr>
                  <w:rFonts w:ascii="微软雅黑" w:eastAsia="微软雅黑" w:hAnsi="微软雅黑" w:cs="宋体" w:hint="eastAsia"/>
                  <w:kern w:val="0"/>
                  <w:sz w:val="13"/>
                  <w:szCs w:val="13"/>
                </w:rPr>
                <w:t>字符串</w:t>
              </w:r>
            </w:ins>
          </w:p>
        </w:tc>
        <w:tc>
          <w:tcPr>
            <w:tcW w:w="1134" w:type="dxa"/>
            <w:shd w:val="clear" w:color="auto" w:fill="auto"/>
            <w:hideMark/>
            <w:tcPrChange w:id="726" w:author="王会00041692" w:date="2016-08-22T15:59:00Z">
              <w:tcPr>
                <w:tcW w:w="1134" w:type="dxa"/>
                <w:shd w:val="clear" w:color="auto" w:fill="auto"/>
                <w:hideMark/>
              </w:tcPr>
            </w:tcPrChange>
          </w:tcPr>
          <w:p w:rsidR="003130ED" w:rsidRPr="00DA5AB8" w:rsidRDefault="003130ED" w:rsidP="003130ED">
            <w:pPr>
              <w:widowControl/>
              <w:rPr>
                <w:ins w:id="727" w:author="王会00041692" w:date="2016-08-22T15:49:00Z"/>
                <w:rFonts w:ascii="微软雅黑" w:eastAsia="微软雅黑" w:hAnsi="微软雅黑" w:cs="宋体"/>
                <w:kern w:val="0"/>
                <w:sz w:val="13"/>
                <w:szCs w:val="13"/>
              </w:rPr>
            </w:pPr>
            <w:ins w:id="728" w:author="王会00041692" w:date="2016-08-22T16:06:00Z">
              <w:r w:rsidRPr="000F5E21">
                <w:rPr>
                  <w:rFonts w:hint="eastAsia"/>
                  <w:sz w:val="13"/>
                  <w:szCs w:val="13"/>
                </w:rPr>
                <w:t>direct</w:t>
              </w:r>
              <w:r w:rsidRPr="000F5E21">
                <w:rPr>
                  <w:rFonts w:hint="eastAsia"/>
                  <w:sz w:val="13"/>
                  <w:szCs w:val="13"/>
                </w:rPr>
                <w:t>、</w:t>
              </w:r>
              <w:r w:rsidRPr="000F5E21">
                <w:rPr>
                  <w:rFonts w:hint="eastAsia"/>
                  <w:sz w:val="13"/>
                  <w:szCs w:val="13"/>
                </w:rPr>
                <w:t>r</w:t>
              </w:r>
              <w:r w:rsidRPr="000F5E21">
                <w:rPr>
                  <w:sz w:val="13"/>
                  <w:szCs w:val="13"/>
                </w:rPr>
                <w:t>eceiver-based</w:t>
              </w:r>
            </w:ins>
          </w:p>
        </w:tc>
        <w:tc>
          <w:tcPr>
            <w:tcW w:w="1559" w:type="dxa"/>
            <w:shd w:val="clear" w:color="auto" w:fill="auto"/>
            <w:tcPrChange w:id="729" w:author="王会00041692" w:date="2016-08-22T15:59:00Z">
              <w:tcPr>
                <w:tcW w:w="1559" w:type="dxa"/>
                <w:shd w:val="clear" w:color="auto" w:fill="auto"/>
              </w:tcPr>
            </w:tcPrChange>
          </w:tcPr>
          <w:p w:rsidR="003130ED" w:rsidRPr="00DA5AB8" w:rsidRDefault="003130ED" w:rsidP="003130ED">
            <w:pPr>
              <w:rPr>
                <w:ins w:id="730" w:author="王会00041692" w:date="2016-08-22T15:49:00Z"/>
                <w:rFonts w:ascii="微软雅黑" w:eastAsia="微软雅黑" w:hAnsi="微软雅黑" w:cs="宋体"/>
                <w:kern w:val="0"/>
                <w:sz w:val="13"/>
                <w:szCs w:val="13"/>
              </w:rPr>
            </w:pPr>
            <w:ins w:id="731" w:author="王会00041692" w:date="2016-08-22T16:06:00Z">
              <w:r w:rsidRPr="000F5E21">
                <w:rPr>
                  <w:rFonts w:hint="eastAsia"/>
                  <w:sz w:val="13"/>
                  <w:szCs w:val="13"/>
                </w:rPr>
                <w:t>direct</w:t>
              </w:r>
            </w:ins>
          </w:p>
        </w:tc>
        <w:tc>
          <w:tcPr>
            <w:tcW w:w="2694" w:type="dxa"/>
            <w:shd w:val="clear" w:color="auto" w:fill="auto"/>
            <w:hideMark/>
            <w:tcPrChange w:id="732" w:author="王会00041692" w:date="2016-08-22T15:59:00Z">
              <w:tcPr>
                <w:tcW w:w="2694" w:type="dxa"/>
                <w:shd w:val="clear" w:color="auto" w:fill="auto"/>
                <w:hideMark/>
              </w:tcPr>
            </w:tcPrChange>
          </w:tcPr>
          <w:p w:rsidR="003130ED" w:rsidRPr="00DA5AB8" w:rsidRDefault="003130ED" w:rsidP="003130ED">
            <w:pPr>
              <w:widowControl/>
              <w:rPr>
                <w:ins w:id="733" w:author="王会00041692" w:date="2016-08-22T15:49:00Z"/>
                <w:rFonts w:ascii="微软雅黑" w:eastAsia="微软雅黑" w:hAnsi="微软雅黑" w:cs="宋体"/>
                <w:kern w:val="0"/>
                <w:sz w:val="13"/>
                <w:szCs w:val="13"/>
              </w:rPr>
            </w:pPr>
            <w:ins w:id="734" w:author="王会00041692" w:date="2016-08-22T16:06:00Z">
              <w:r w:rsidRPr="000F5E21">
                <w:rPr>
                  <w:rFonts w:hint="eastAsia"/>
                  <w:sz w:val="13"/>
                  <w:szCs w:val="13"/>
                </w:rPr>
                <w:t>数据源子类型，比如</w:t>
              </w:r>
              <w:r w:rsidRPr="000F5E21">
                <w:rPr>
                  <w:rFonts w:hint="eastAsia"/>
                  <w:sz w:val="13"/>
                  <w:szCs w:val="13"/>
                </w:rPr>
                <w:t>kafka</w:t>
              </w:r>
              <w:r w:rsidRPr="000F5E21">
                <w:rPr>
                  <w:rFonts w:hint="eastAsia"/>
                  <w:sz w:val="13"/>
                  <w:szCs w:val="13"/>
                </w:rPr>
                <w:t>数据源可以配置为为</w:t>
              </w:r>
              <w:r w:rsidRPr="000F5E21">
                <w:rPr>
                  <w:rFonts w:hint="eastAsia"/>
                  <w:sz w:val="13"/>
                  <w:szCs w:val="13"/>
                </w:rPr>
                <w:t>direct</w:t>
              </w:r>
              <w:r w:rsidRPr="000F5E21">
                <w:rPr>
                  <w:rFonts w:hint="eastAsia"/>
                  <w:sz w:val="13"/>
                  <w:szCs w:val="13"/>
                </w:rPr>
                <w:t>、</w:t>
              </w:r>
              <w:r w:rsidRPr="000F5E21">
                <w:rPr>
                  <w:rFonts w:hint="eastAsia"/>
                  <w:sz w:val="13"/>
                  <w:szCs w:val="13"/>
                </w:rPr>
                <w:t>r</w:t>
              </w:r>
              <w:r w:rsidRPr="000F5E21">
                <w:rPr>
                  <w:sz w:val="13"/>
                  <w:szCs w:val="13"/>
                </w:rPr>
                <w:t>eceiver-based</w:t>
              </w:r>
              <w:r w:rsidRPr="000F5E21">
                <w:rPr>
                  <w:rFonts w:hint="eastAsia"/>
                  <w:sz w:val="13"/>
                  <w:szCs w:val="13"/>
                </w:rPr>
                <w:t>，其中</w:t>
              </w:r>
              <w:r w:rsidRPr="000F5E21">
                <w:rPr>
                  <w:rFonts w:hint="eastAsia"/>
                  <w:sz w:val="13"/>
                  <w:szCs w:val="13"/>
                </w:rPr>
                <w:t>direct</w:t>
              </w:r>
              <w:r w:rsidRPr="000F5E21">
                <w:rPr>
                  <w:rFonts w:hint="eastAsia"/>
                  <w:sz w:val="13"/>
                  <w:szCs w:val="13"/>
                </w:rPr>
                <w:t>表示以</w:t>
              </w:r>
              <w:r w:rsidRPr="000F5E21">
                <w:rPr>
                  <w:sz w:val="13"/>
                  <w:szCs w:val="13"/>
                </w:rPr>
                <w:t>createDirectStream</w:t>
              </w:r>
              <w:r w:rsidRPr="000F5E21">
                <w:rPr>
                  <w:rFonts w:hint="eastAsia"/>
                  <w:sz w:val="13"/>
                  <w:szCs w:val="13"/>
                </w:rPr>
                <w:t>方式创建流，</w:t>
              </w:r>
              <w:r w:rsidRPr="000F5E21">
                <w:rPr>
                  <w:rFonts w:hint="eastAsia"/>
                  <w:sz w:val="13"/>
                  <w:szCs w:val="13"/>
                </w:rPr>
                <w:t>r</w:t>
              </w:r>
              <w:r w:rsidRPr="000F5E21">
                <w:rPr>
                  <w:sz w:val="13"/>
                  <w:szCs w:val="13"/>
                </w:rPr>
                <w:t>eceiver-based</w:t>
              </w:r>
              <w:r w:rsidRPr="000F5E21">
                <w:rPr>
                  <w:rFonts w:hint="eastAsia"/>
                  <w:sz w:val="13"/>
                  <w:szCs w:val="13"/>
                </w:rPr>
                <w:t>表示以</w:t>
              </w:r>
              <w:r w:rsidRPr="000F5E21">
                <w:rPr>
                  <w:sz w:val="13"/>
                  <w:szCs w:val="13"/>
                </w:rPr>
                <w:t>createStream</w:t>
              </w:r>
              <w:r w:rsidRPr="000F5E21">
                <w:rPr>
                  <w:rFonts w:hint="eastAsia"/>
                  <w:sz w:val="13"/>
                  <w:szCs w:val="13"/>
                </w:rPr>
                <w:t>方式创建流</w:t>
              </w:r>
            </w:ins>
          </w:p>
        </w:tc>
        <w:tc>
          <w:tcPr>
            <w:tcW w:w="1275" w:type="dxa"/>
            <w:shd w:val="clear" w:color="auto" w:fill="auto"/>
            <w:tcPrChange w:id="735" w:author="王会00041692" w:date="2016-08-22T15:59:00Z">
              <w:tcPr>
                <w:tcW w:w="1275" w:type="dxa"/>
                <w:shd w:val="clear" w:color="auto" w:fill="auto"/>
              </w:tcPr>
            </w:tcPrChange>
          </w:tcPr>
          <w:p w:rsidR="003130ED" w:rsidRDefault="003130ED" w:rsidP="003130ED">
            <w:pPr>
              <w:widowControl/>
              <w:rPr>
                <w:ins w:id="736" w:author="王会00041692" w:date="2016-08-22T15:49:00Z"/>
                <w:rFonts w:ascii="微软雅黑" w:eastAsia="微软雅黑" w:hAnsi="微软雅黑" w:cs="宋体"/>
                <w:kern w:val="0"/>
                <w:sz w:val="13"/>
                <w:szCs w:val="13"/>
              </w:rPr>
            </w:pPr>
            <w:ins w:id="737"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738" w:author="王会00041692" w:date="2016-08-22T15:49:00Z"/>
          <w:trPrChange w:id="739" w:author="王会00041692" w:date="2016-08-22T15:59:00Z">
            <w:trPr>
              <w:trHeight w:val="300"/>
            </w:trPr>
          </w:trPrChange>
        </w:trPr>
        <w:tc>
          <w:tcPr>
            <w:tcW w:w="959" w:type="dxa"/>
            <w:shd w:val="clear" w:color="auto" w:fill="auto"/>
            <w:hideMark/>
            <w:tcPrChange w:id="740" w:author="王会00041692" w:date="2016-08-22T15:59:00Z">
              <w:tcPr>
                <w:tcW w:w="1242" w:type="dxa"/>
                <w:gridSpan w:val="2"/>
                <w:shd w:val="clear" w:color="auto" w:fill="auto"/>
                <w:hideMark/>
              </w:tcPr>
            </w:tcPrChange>
          </w:tcPr>
          <w:p w:rsidR="003130ED" w:rsidRPr="00DA5AB8" w:rsidRDefault="003130ED" w:rsidP="003130ED">
            <w:pPr>
              <w:widowControl/>
              <w:rPr>
                <w:ins w:id="741" w:author="王会00041692" w:date="2016-08-22T15:49:00Z"/>
                <w:rFonts w:ascii="微软雅黑" w:eastAsia="微软雅黑" w:hAnsi="微软雅黑" w:cs="宋体"/>
                <w:kern w:val="0"/>
                <w:sz w:val="13"/>
                <w:szCs w:val="13"/>
              </w:rPr>
            </w:pPr>
          </w:p>
        </w:tc>
        <w:tc>
          <w:tcPr>
            <w:tcW w:w="992" w:type="dxa"/>
            <w:shd w:val="clear" w:color="auto" w:fill="auto"/>
            <w:hideMark/>
            <w:tcPrChange w:id="742" w:author="王会00041692" w:date="2016-08-22T15:59:00Z">
              <w:tcPr>
                <w:tcW w:w="709" w:type="dxa"/>
                <w:shd w:val="clear" w:color="auto" w:fill="auto"/>
                <w:hideMark/>
              </w:tcPr>
            </w:tcPrChange>
          </w:tcPr>
          <w:p w:rsidR="003130ED" w:rsidRPr="00DA5AB8" w:rsidRDefault="003130ED" w:rsidP="003130ED">
            <w:pPr>
              <w:widowControl/>
              <w:rPr>
                <w:ins w:id="743" w:author="王会00041692" w:date="2016-08-22T15:49:00Z"/>
                <w:rFonts w:ascii="微软雅黑" w:eastAsia="微软雅黑" w:hAnsi="微软雅黑" w:cs="宋体"/>
                <w:kern w:val="0"/>
                <w:sz w:val="13"/>
                <w:szCs w:val="13"/>
              </w:rPr>
            </w:pPr>
            <w:ins w:id="744" w:author="王会00041692" w:date="2016-08-22T15:52:00Z">
              <w:r w:rsidRPr="000F5E21">
                <w:rPr>
                  <w:rFonts w:ascii="微软雅黑" w:eastAsia="微软雅黑" w:hAnsi="微软雅黑" w:cs="宋体"/>
                  <w:kern w:val="0"/>
                  <w:sz w:val="13"/>
                  <w:szCs w:val="13"/>
                </w:rPr>
                <w:t>windowduration</w:t>
              </w:r>
            </w:ins>
          </w:p>
        </w:tc>
        <w:tc>
          <w:tcPr>
            <w:tcW w:w="992" w:type="dxa"/>
            <w:shd w:val="clear" w:color="auto" w:fill="auto"/>
            <w:hideMark/>
            <w:tcPrChange w:id="745" w:author="王会00041692" w:date="2016-08-22T15:59:00Z">
              <w:tcPr>
                <w:tcW w:w="992" w:type="dxa"/>
                <w:shd w:val="clear" w:color="auto" w:fill="auto"/>
                <w:hideMark/>
              </w:tcPr>
            </w:tcPrChange>
          </w:tcPr>
          <w:p w:rsidR="00F14CF4" w:rsidRDefault="008D26BC">
            <w:pPr>
              <w:widowControl/>
              <w:rPr>
                <w:ins w:id="746" w:author="王会00041692" w:date="2016-08-22T15:49:00Z"/>
                <w:rFonts w:ascii="微软雅黑" w:eastAsia="微软雅黑" w:hAnsi="微软雅黑" w:cs="宋体"/>
                <w:kern w:val="0"/>
                <w:sz w:val="13"/>
                <w:szCs w:val="13"/>
              </w:rPr>
            </w:pPr>
            <w:ins w:id="747" w:author="王会00041692" w:date="2016-08-22T15:56:00Z">
              <w:r w:rsidRPr="008D26BC">
                <w:rPr>
                  <w:rFonts w:hint="eastAsia"/>
                  <w:sz w:val="13"/>
                  <w:szCs w:val="13"/>
                  <w:rPrChange w:id="748" w:author="王会00041692" w:date="2016-08-22T15:56:00Z">
                    <w:rPr>
                      <w:rFonts w:hint="eastAsia"/>
                      <w:b/>
                      <w:bCs/>
                    </w:rPr>
                  </w:rPrChange>
                </w:rPr>
                <w:t>窗口大小</w:t>
              </w:r>
            </w:ins>
            <w:ins w:id="749" w:author="王会00041692" w:date="2016-08-22T16:07:00Z">
              <w:r w:rsidR="003130ED">
                <w:rPr>
                  <w:rFonts w:hint="eastAsia"/>
                  <w:sz w:val="13"/>
                  <w:szCs w:val="13"/>
                </w:rPr>
                <w:t>，单位</w:t>
              </w:r>
            </w:ins>
            <w:ins w:id="750" w:author="王会00041692" w:date="2016-08-22T16:08:00Z">
              <w:r w:rsidR="00486A92">
                <w:rPr>
                  <w:rFonts w:hint="eastAsia"/>
                  <w:sz w:val="13"/>
                  <w:szCs w:val="13"/>
                </w:rPr>
                <w:t>秒</w:t>
              </w:r>
            </w:ins>
          </w:p>
        </w:tc>
        <w:tc>
          <w:tcPr>
            <w:tcW w:w="709" w:type="dxa"/>
            <w:shd w:val="clear" w:color="auto" w:fill="auto"/>
            <w:hideMark/>
            <w:tcPrChange w:id="751" w:author="王会00041692" w:date="2016-08-22T15:59:00Z">
              <w:tcPr>
                <w:tcW w:w="709" w:type="dxa"/>
                <w:shd w:val="clear" w:color="auto" w:fill="auto"/>
                <w:hideMark/>
              </w:tcPr>
            </w:tcPrChange>
          </w:tcPr>
          <w:p w:rsidR="003130ED" w:rsidRPr="00DA5AB8" w:rsidRDefault="003130ED" w:rsidP="003130ED">
            <w:pPr>
              <w:widowControl/>
              <w:rPr>
                <w:ins w:id="752" w:author="王会00041692" w:date="2016-08-22T15:49:00Z"/>
                <w:rFonts w:ascii="微软雅黑" w:eastAsia="微软雅黑" w:hAnsi="微软雅黑" w:cs="宋体"/>
                <w:kern w:val="0"/>
                <w:sz w:val="13"/>
                <w:szCs w:val="13"/>
              </w:rPr>
            </w:pPr>
            <w:ins w:id="753" w:author="王会00041692" w:date="2016-08-22T16:07: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754" w:author="王会00041692" w:date="2016-08-22T15:59:00Z">
              <w:tcPr>
                <w:tcW w:w="1134" w:type="dxa"/>
                <w:shd w:val="clear" w:color="auto" w:fill="auto"/>
                <w:hideMark/>
              </w:tcPr>
            </w:tcPrChange>
          </w:tcPr>
          <w:p w:rsidR="003130ED" w:rsidRPr="00DA5AB8" w:rsidRDefault="003130ED" w:rsidP="003130ED">
            <w:pPr>
              <w:widowControl/>
              <w:rPr>
                <w:ins w:id="755" w:author="王会00041692" w:date="2016-08-22T15:49:00Z"/>
                <w:rFonts w:ascii="微软雅黑" w:eastAsia="微软雅黑" w:hAnsi="微软雅黑" w:cs="宋体"/>
                <w:kern w:val="0"/>
                <w:sz w:val="13"/>
                <w:szCs w:val="13"/>
              </w:rPr>
            </w:pPr>
          </w:p>
        </w:tc>
        <w:tc>
          <w:tcPr>
            <w:tcW w:w="1559" w:type="dxa"/>
            <w:shd w:val="clear" w:color="auto" w:fill="auto"/>
            <w:tcPrChange w:id="756" w:author="王会00041692" w:date="2016-08-22T15:59:00Z">
              <w:tcPr>
                <w:tcW w:w="1559" w:type="dxa"/>
                <w:shd w:val="clear" w:color="auto" w:fill="auto"/>
              </w:tcPr>
            </w:tcPrChange>
          </w:tcPr>
          <w:p w:rsidR="003130ED" w:rsidRPr="00DA5AB8" w:rsidRDefault="003130ED" w:rsidP="003130ED">
            <w:pPr>
              <w:rPr>
                <w:ins w:id="757" w:author="王会00041692" w:date="2016-08-22T15:49:00Z"/>
                <w:rFonts w:ascii="微软雅黑" w:eastAsia="微软雅黑" w:hAnsi="微软雅黑" w:cs="宋体"/>
                <w:kern w:val="0"/>
                <w:sz w:val="13"/>
                <w:szCs w:val="13"/>
              </w:rPr>
            </w:pPr>
            <w:ins w:id="758" w:author="王会00041692" w:date="2016-08-22T16:07:00Z">
              <w:r>
                <w:rPr>
                  <w:rFonts w:ascii="微软雅黑" w:eastAsia="微软雅黑" w:hAnsi="微软雅黑" w:cs="宋体" w:hint="eastAsia"/>
                  <w:kern w:val="0"/>
                  <w:sz w:val="13"/>
                  <w:szCs w:val="13"/>
                </w:rPr>
                <w:t>15</w:t>
              </w:r>
            </w:ins>
          </w:p>
        </w:tc>
        <w:tc>
          <w:tcPr>
            <w:tcW w:w="2694" w:type="dxa"/>
            <w:shd w:val="clear" w:color="auto" w:fill="auto"/>
            <w:hideMark/>
            <w:tcPrChange w:id="759" w:author="王会00041692" w:date="2016-08-22T15:59:00Z">
              <w:tcPr>
                <w:tcW w:w="2694" w:type="dxa"/>
                <w:shd w:val="clear" w:color="auto" w:fill="auto"/>
                <w:hideMark/>
              </w:tcPr>
            </w:tcPrChange>
          </w:tcPr>
          <w:p w:rsidR="003130ED" w:rsidRPr="00DA5AB8" w:rsidRDefault="003130ED" w:rsidP="003130ED">
            <w:pPr>
              <w:widowControl/>
              <w:rPr>
                <w:ins w:id="760" w:author="王会00041692" w:date="2016-08-22T15:49:00Z"/>
                <w:rFonts w:ascii="微软雅黑" w:eastAsia="微软雅黑" w:hAnsi="微软雅黑" w:cs="宋体"/>
                <w:kern w:val="0"/>
                <w:sz w:val="13"/>
                <w:szCs w:val="13"/>
              </w:rPr>
            </w:pPr>
            <w:ins w:id="761" w:author="王会00041692" w:date="2016-08-22T16:07:00Z">
              <w:r w:rsidRPr="000F5E21">
                <w:rPr>
                  <w:rFonts w:hint="eastAsia"/>
                  <w:sz w:val="13"/>
                  <w:szCs w:val="13"/>
                </w:rPr>
                <w:t>窗口大小，如果不进行窗口操作，该字段可以不填</w:t>
              </w:r>
            </w:ins>
          </w:p>
        </w:tc>
        <w:tc>
          <w:tcPr>
            <w:tcW w:w="1275" w:type="dxa"/>
            <w:shd w:val="clear" w:color="auto" w:fill="auto"/>
            <w:tcPrChange w:id="762" w:author="王会00041692" w:date="2016-08-22T15:59:00Z">
              <w:tcPr>
                <w:tcW w:w="1275" w:type="dxa"/>
                <w:shd w:val="clear" w:color="auto" w:fill="auto"/>
              </w:tcPr>
            </w:tcPrChange>
          </w:tcPr>
          <w:p w:rsidR="003130ED" w:rsidRDefault="003130ED" w:rsidP="003130ED">
            <w:pPr>
              <w:widowControl/>
              <w:rPr>
                <w:ins w:id="763" w:author="王会00041692" w:date="2016-08-22T15:49:00Z"/>
                <w:rFonts w:ascii="微软雅黑" w:eastAsia="微软雅黑" w:hAnsi="微软雅黑" w:cs="宋体"/>
                <w:kern w:val="0"/>
                <w:sz w:val="13"/>
                <w:szCs w:val="13"/>
              </w:rPr>
            </w:pPr>
            <w:ins w:id="764"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765" w:author="王会00041692" w:date="2016-08-22T15:49:00Z"/>
          <w:trPrChange w:id="766" w:author="王会00041692" w:date="2016-08-22T15:59:00Z">
            <w:trPr>
              <w:trHeight w:val="300"/>
            </w:trPr>
          </w:trPrChange>
        </w:trPr>
        <w:tc>
          <w:tcPr>
            <w:tcW w:w="959" w:type="dxa"/>
            <w:shd w:val="clear" w:color="auto" w:fill="auto"/>
            <w:hideMark/>
            <w:tcPrChange w:id="767" w:author="王会00041692" w:date="2016-08-22T15:59:00Z">
              <w:tcPr>
                <w:tcW w:w="1242" w:type="dxa"/>
                <w:gridSpan w:val="2"/>
                <w:shd w:val="clear" w:color="auto" w:fill="auto"/>
                <w:hideMark/>
              </w:tcPr>
            </w:tcPrChange>
          </w:tcPr>
          <w:p w:rsidR="003130ED" w:rsidRPr="00DA5AB8" w:rsidRDefault="003130ED" w:rsidP="003130ED">
            <w:pPr>
              <w:widowControl/>
              <w:rPr>
                <w:ins w:id="768" w:author="王会00041692" w:date="2016-08-22T15:49:00Z"/>
                <w:rFonts w:ascii="微软雅黑" w:eastAsia="微软雅黑" w:hAnsi="微软雅黑" w:cs="宋体"/>
                <w:kern w:val="0"/>
                <w:sz w:val="13"/>
                <w:szCs w:val="13"/>
              </w:rPr>
            </w:pPr>
          </w:p>
        </w:tc>
        <w:tc>
          <w:tcPr>
            <w:tcW w:w="992" w:type="dxa"/>
            <w:shd w:val="clear" w:color="auto" w:fill="auto"/>
            <w:hideMark/>
            <w:tcPrChange w:id="769" w:author="王会00041692" w:date="2016-08-22T15:59:00Z">
              <w:tcPr>
                <w:tcW w:w="709" w:type="dxa"/>
                <w:shd w:val="clear" w:color="auto" w:fill="auto"/>
                <w:hideMark/>
              </w:tcPr>
            </w:tcPrChange>
          </w:tcPr>
          <w:p w:rsidR="003130ED" w:rsidRPr="00DA5AB8" w:rsidRDefault="003130ED" w:rsidP="003130ED">
            <w:pPr>
              <w:widowControl/>
              <w:rPr>
                <w:ins w:id="770" w:author="王会00041692" w:date="2016-08-22T15:49:00Z"/>
                <w:rFonts w:ascii="微软雅黑" w:eastAsia="微软雅黑" w:hAnsi="微软雅黑" w:cs="宋体"/>
                <w:kern w:val="0"/>
                <w:sz w:val="13"/>
                <w:szCs w:val="13"/>
              </w:rPr>
            </w:pPr>
            <w:ins w:id="771" w:author="王会00041692" w:date="2016-08-22T15:52:00Z">
              <w:r w:rsidRPr="000F5E21">
                <w:rPr>
                  <w:rFonts w:ascii="微软雅黑" w:eastAsia="微软雅黑" w:hAnsi="微软雅黑" w:cs="宋体"/>
                  <w:kern w:val="0"/>
                  <w:sz w:val="13"/>
                  <w:szCs w:val="13"/>
                </w:rPr>
                <w:t>slideduration</w:t>
              </w:r>
            </w:ins>
          </w:p>
        </w:tc>
        <w:tc>
          <w:tcPr>
            <w:tcW w:w="992" w:type="dxa"/>
            <w:shd w:val="clear" w:color="auto" w:fill="auto"/>
            <w:hideMark/>
            <w:tcPrChange w:id="772" w:author="王会00041692" w:date="2016-08-22T15:59:00Z">
              <w:tcPr>
                <w:tcW w:w="992" w:type="dxa"/>
                <w:shd w:val="clear" w:color="auto" w:fill="auto"/>
                <w:hideMark/>
              </w:tcPr>
            </w:tcPrChange>
          </w:tcPr>
          <w:p w:rsidR="00F14CF4" w:rsidRDefault="008D26BC">
            <w:pPr>
              <w:widowControl/>
              <w:rPr>
                <w:ins w:id="773" w:author="王会00041692" w:date="2016-08-22T15:49:00Z"/>
                <w:rFonts w:ascii="微软雅黑" w:eastAsia="微软雅黑" w:hAnsi="微软雅黑" w:cs="宋体"/>
                <w:kern w:val="0"/>
                <w:sz w:val="13"/>
                <w:szCs w:val="13"/>
              </w:rPr>
            </w:pPr>
            <w:ins w:id="774" w:author="王会00041692" w:date="2016-08-22T15:56:00Z">
              <w:r w:rsidRPr="008D26BC">
                <w:rPr>
                  <w:rFonts w:hint="eastAsia"/>
                  <w:sz w:val="13"/>
                  <w:szCs w:val="13"/>
                  <w:rPrChange w:id="775" w:author="王会00041692" w:date="2016-08-22T15:56:00Z">
                    <w:rPr>
                      <w:rFonts w:hint="eastAsia"/>
                      <w:b/>
                      <w:bCs/>
                    </w:rPr>
                  </w:rPrChange>
                </w:rPr>
                <w:t>窗口滑动大小</w:t>
              </w:r>
            </w:ins>
            <w:ins w:id="776" w:author="王会00041692" w:date="2016-08-22T16:08:00Z">
              <w:r w:rsidR="00486A92">
                <w:rPr>
                  <w:rFonts w:hint="eastAsia"/>
                  <w:sz w:val="13"/>
                  <w:szCs w:val="13"/>
                </w:rPr>
                <w:t>，单位秒</w:t>
              </w:r>
            </w:ins>
          </w:p>
        </w:tc>
        <w:tc>
          <w:tcPr>
            <w:tcW w:w="709" w:type="dxa"/>
            <w:shd w:val="clear" w:color="auto" w:fill="auto"/>
            <w:hideMark/>
            <w:tcPrChange w:id="777" w:author="王会00041692" w:date="2016-08-22T15:59:00Z">
              <w:tcPr>
                <w:tcW w:w="709" w:type="dxa"/>
                <w:shd w:val="clear" w:color="auto" w:fill="auto"/>
                <w:hideMark/>
              </w:tcPr>
            </w:tcPrChange>
          </w:tcPr>
          <w:p w:rsidR="003130ED" w:rsidRPr="00DA5AB8" w:rsidRDefault="003130ED" w:rsidP="003130ED">
            <w:pPr>
              <w:widowControl/>
              <w:rPr>
                <w:ins w:id="778" w:author="王会00041692" w:date="2016-08-22T15:49:00Z"/>
                <w:rFonts w:ascii="微软雅黑" w:eastAsia="微软雅黑" w:hAnsi="微软雅黑" w:cs="宋体"/>
                <w:kern w:val="0"/>
                <w:sz w:val="13"/>
                <w:szCs w:val="13"/>
              </w:rPr>
            </w:pPr>
            <w:ins w:id="779" w:author="王会00041692" w:date="2016-08-22T16:08: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780" w:author="王会00041692" w:date="2016-08-22T15:59:00Z">
              <w:tcPr>
                <w:tcW w:w="1134" w:type="dxa"/>
                <w:shd w:val="clear" w:color="auto" w:fill="auto"/>
                <w:hideMark/>
              </w:tcPr>
            </w:tcPrChange>
          </w:tcPr>
          <w:p w:rsidR="003130ED" w:rsidRPr="00DA5AB8" w:rsidRDefault="003130ED" w:rsidP="003130ED">
            <w:pPr>
              <w:widowControl/>
              <w:rPr>
                <w:ins w:id="781" w:author="王会00041692" w:date="2016-08-22T15:49:00Z"/>
                <w:rFonts w:ascii="微软雅黑" w:eastAsia="微软雅黑" w:hAnsi="微软雅黑" w:cs="宋体"/>
                <w:kern w:val="0"/>
                <w:sz w:val="13"/>
                <w:szCs w:val="13"/>
              </w:rPr>
            </w:pPr>
          </w:p>
        </w:tc>
        <w:tc>
          <w:tcPr>
            <w:tcW w:w="1559" w:type="dxa"/>
            <w:shd w:val="clear" w:color="auto" w:fill="auto"/>
            <w:tcPrChange w:id="782" w:author="王会00041692" w:date="2016-08-22T15:59:00Z">
              <w:tcPr>
                <w:tcW w:w="1559" w:type="dxa"/>
                <w:shd w:val="clear" w:color="auto" w:fill="auto"/>
              </w:tcPr>
            </w:tcPrChange>
          </w:tcPr>
          <w:p w:rsidR="003130ED" w:rsidRPr="00DA5AB8" w:rsidRDefault="003130ED" w:rsidP="003130ED">
            <w:pPr>
              <w:rPr>
                <w:ins w:id="783" w:author="王会00041692" w:date="2016-08-22T15:49:00Z"/>
                <w:rFonts w:ascii="微软雅黑" w:eastAsia="微软雅黑" w:hAnsi="微软雅黑" w:cs="宋体"/>
                <w:kern w:val="0"/>
                <w:sz w:val="13"/>
                <w:szCs w:val="13"/>
              </w:rPr>
            </w:pPr>
            <w:ins w:id="784" w:author="王会00041692" w:date="2016-08-22T16:08:00Z">
              <w:r>
                <w:rPr>
                  <w:rFonts w:ascii="微软雅黑" w:eastAsia="微软雅黑" w:hAnsi="微软雅黑" w:cs="宋体" w:hint="eastAsia"/>
                  <w:kern w:val="0"/>
                  <w:sz w:val="13"/>
                  <w:szCs w:val="13"/>
                </w:rPr>
                <w:t>5</w:t>
              </w:r>
            </w:ins>
          </w:p>
        </w:tc>
        <w:tc>
          <w:tcPr>
            <w:tcW w:w="2694" w:type="dxa"/>
            <w:shd w:val="clear" w:color="auto" w:fill="auto"/>
            <w:hideMark/>
            <w:tcPrChange w:id="785" w:author="王会00041692" w:date="2016-08-22T15:59:00Z">
              <w:tcPr>
                <w:tcW w:w="2694" w:type="dxa"/>
                <w:shd w:val="clear" w:color="auto" w:fill="auto"/>
                <w:hideMark/>
              </w:tcPr>
            </w:tcPrChange>
          </w:tcPr>
          <w:p w:rsidR="003130ED" w:rsidRPr="00DA5AB8" w:rsidRDefault="003130ED" w:rsidP="003130ED">
            <w:pPr>
              <w:widowControl/>
              <w:rPr>
                <w:ins w:id="786" w:author="王会00041692" w:date="2016-08-22T15:49:00Z"/>
                <w:rFonts w:ascii="微软雅黑" w:eastAsia="微软雅黑" w:hAnsi="微软雅黑" w:cs="宋体"/>
                <w:kern w:val="0"/>
                <w:sz w:val="13"/>
                <w:szCs w:val="13"/>
              </w:rPr>
            </w:pPr>
            <w:ins w:id="787" w:author="王会00041692" w:date="2016-08-22T16:08:00Z">
              <w:r w:rsidRPr="000F5E21">
                <w:rPr>
                  <w:rFonts w:hint="eastAsia"/>
                  <w:sz w:val="13"/>
                  <w:szCs w:val="13"/>
                </w:rPr>
                <w:t>窗口滑动大小，如果不进行窗口操作，该字段可以不填</w:t>
              </w:r>
            </w:ins>
          </w:p>
        </w:tc>
        <w:tc>
          <w:tcPr>
            <w:tcW w:w="1275" w:type="dxa"/>
            <w:shd w:val="clear" w:color="auto" w:fill="auto"/>
            <w:tcPrChange w:id="788" w:author="王会00041692" w:date="2016-08-22T15:59:00Z">
              <w:tcPr>
                <w:tcW w:w="1275" w:type="dxa"/>
                <w:shd w:val="clear" w:color="auto" w:fill="auto"/>
              </w:tcPr>
            </w:tcPrChange>
          </w:tcPr>
          <w:p w:rsidR="003130ED" w:rsidRDefault="003130ED" w:rsidP="003130ED">
            <w:pPr>
              <w:widowControl/>
              <w:rPr>
                <w:ins w:id="789" w:author="王会00041692" w:date="2016-08-22T15:49:00Z"/>
                <w:rFonts w:ascii="微软雅黑" w:eastAsia="微软雅黑" w:hAnsi="微软雅黑" w:cs="宋体"/>
                <w:kern w:val="0"/>
                <w:sz w:val="13"/>
                <w:szCs w:val="13"/>
              </w:rPr>
            </w:pPr>
            <w:ins w:id="790"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791" w:author="王会00041692" w:date="2016-08-22T15:49:00Z"/>
          <w:trPrChange w:id="792" w:author="王会00041692" w:date="2016-08-22T15:59:00Z">
            <w:trPr>
              <w:trHeight w:val="300"/>
            </w:trPr>
          </w:trPrChange>
        </w:trPr>
        <w:tc>
          <w:tcPr>
            <w:tcW w:w="959" w:type="dxa"/>
            <w:shd w:val="clear" w:color="auto" w:fill="auto"/>
            <w:hideMark/>
            <w:tcPrChange w:id="793" w:author="王会00041692" w:date="2016-08-22T15:59:00Z">
              <w:tcPr>
                <w:tcW w:w="1242" w:type="dxa"/>
                <w:gridSpan w:val="2"/>
                <w:shd w:val="clear" w:color="auto" w:fill="auto"/>
                <w:hideMark/>
              </w:tcPr>
            </w:tcPrChange>
          </w:tcPr>
          <w:p w:rsidR="003130ED" w:rsidRPr="00DA5AB8" w:rsidRDefault="003130ED" w:rsidP="003130ED">
            <w:pPr>
              <w:widowControl/>
              <w:rPr>
                <w:ins w:id="794" w:author="王会00041692" w:date="2016-08-22T15:49:00Z"/>
                <w:rFonts w:ascii="微软雅黑" w:eastAsia="微软雅黑" w:hAnsi="微软雅黑" w:cs="宋体"/>
                <w:kern w:val="0"/>
                <w:sz w:val="13"/>
                <w:szCs w:val="13"/>
              </w:rPr>
            </w:pPr>
          </w:p>
        </w:tc>
        <w:tc>
          <w:tcPr>
            <w:tcW w:w="992" w:type="dxa"/>
            <w:shd w:val="clear" w:color="auto" w:fill="auto"/>
            <w:hideMark/>
            <w:tcPrChange w:id="795" w:author="王会00041692" w:date="2016-08-22T15:59:00Z">
              <w:tcPr>
                <w:tcW w:w="709" w:type="dxa"/>
                <w:shd w:val="clear" w:color="auto" w:fill="auto"/>
                <w:hideMark/>
              </w:tcPr>
            </w:tcPrChange>
          </w:tcPr>
          <w:p w:rsidR="003130ED" w:rsidRPr="00DA5AB8" w:rsidRDefault="003130ED" w:rsidP="003130ED">
            <w:pPr>
              <w:widowControl/>
              <w:rPr>
                <w:ins w:id="796" w:author="王会00041692" w:date="2016-08-22T15:49:00Z"/>
                <w:rFonts w:ascii="微软雅黑" w:eastAsia="微软雅黑" w:hAnsi="微软雅黑" w:cs="宋体"/>
                <w:kern w:val="0"/>
                <w:sz w:val="13"/>
                <w:szCs w:val="13"/>
              </w:rPr>
            </w:pPr>
            <w:ins w:id="797" w:author="王会00041692" w:date="2016-08-22T15:52:00Z">
              <w:r w:rsidRPr="000F5E21">
                <w:rPr>
                  <w:rFonts w:ascii="微软雅黑" w:eastAsia="微软雅黑" w:hAnsi="微软雅黑" w:cs="宋体"/>
                  <w:kern w:val="0"/>
                  <w:sz w:val="13"/>
                  <w:szCs w:val="13"/>
                </w:rPr>
                <w:t>topics</w:t>
              </w:r>
            </w:ins>
          </w:p>
        </w:tc>
        <w:tc>
          <w:tcPr>
            <w:tcW w:w="992" w:type="dxa"/>
            <w:shd w:val="clear" w:color="auto" w:fill="auto"/>
            <w:hideMark/>
            <w:tcPrChange w:id="798" w:author="王会00041692" w:date="2016-08-22T15:59:00Z">
              <w:tcPr>
                <w:tcW w:w="992" w:type="dxa"/>
                <w:shd w:val="clear" w:color="auto" w:fill="auto"/>
                <w:hideMark/>
              </w:tcPr>
            </w:tcPrChange>
          </w:tcPr>
          <w:p w:rsidR="00F14CF4" w:rsidRDefault="008D26BC">
            <w:pPr>
              <w:widowControl/>
              <w:rPr>
                <w:ins w:id="799" w:author="王会00041692" w:date="2016-08-22T15:49:00Z"/>
                <w:rFonts w:ascii="微软雅黑" w:eastAsia="微软雅黑" w:hAnsi="微软雅黑" w:cs="宋体"/>
                <w:kern w:val="0"/>
                <w:sz w:val="13"/>
                <w:szCs w:val="13"/>
              </w:rPr>
            </w:pPr>
            <w:ins w:id="800" w:author="王会00041692" w:date="2016-08-22T15:56:00Z">
              <w:r w:rsidRPr="008D26BC">
                <w:rPr>
                  <w:sz w:val="13"/>
                  <w:szCs w:val="13"/>
                  <w:rPrChange w:id="801" w:author="王会00041692" w:date="2016-08-22T15:56:00Z">
                    <w:rPr>
                      <w:b/>
                      <w:bCs/>
                    </w:rPr>
                  </w:rPrChange>
                </w:rPr>
                <w:t>Kafka</w:t>
              </w:r>
              <w:r w:rsidRPr="008D26BC">
                <w:rPr>
                  <w:rFonts w:hint="eastAsia"/>
                  <w:sz w:val="13"/>
                  <w:szCs w:val="13"/>
                  <w:rPrChange w:id="802" w:author="王会00041692" w:date="2016-08-22T15:56:00Z">
                    <w:rPr>
                      <w:rFonts w:hint="eastAsia"/>
                      <w:b/>
                      <w:bCs/>
                    </w:rPr>
                  </w:rPrChange>
                </w:rPr>
                <w:t>数据源</w:t>
              </w:r>
              <w:r w:rsidRPr="008D26BC">
                <w:rPr>
                  <w:sz w:val="13"/>
                  <w:szCs w:val="13"/>
                  <w:rPrChange w:id="803" w:author="王会00041692" w:date="2016-08-22T15:56:00Z">
                    <w:rPr>
                      <w:b/>
                      <w:bCs/>
                    </w:rPr>
                  </w:rPrChange>
                </w:rPr>
                <w:t>topic</w:t>
              </w:r>
            </w:ins>
            <w:ins w:id="804" w:author="王会00041692" w:date="2016-08-22T16:10:00Z">
              <w:r w:rsidR="00400806">
                <w:rPr>
                  <w:rFonts w:ascii="微软雅黑" w:eastAsia="微软雅黑" w:hAnsi="微软雅黑" w:cs="宋体"/>
                  <w:kern w:val="0"/>
                  <w:sz w:val="13"/>
                  <w:szCs w:val="13"/>
                </w:rPr>
                <w:t xml:space="preserve"> </w:t>
              </w:r>
            </w:ins>
          </w:p>
        </w:tc>
        <w:tc>
          <w:tcPr>
            <w:tcW w:w="709" w:type="dxa"/>
            <w:shd w:val="clear" w:color="auto" w:fill="auto"/>
            <w:hideMark/>
            <w:tcPrChange w:id="805" w:author="王会00041692" w:date="2016-08-22T15:59:00Z">
              <w:tcPr>
                <w:tcW w:w="709" w:type="dxa"/>
                <w:shd w:val="clear" w:color="auto" w:fill="auto"/>
                <w:hideMark/>
              </w:tcPr>
            </w:tcPrChange>
          </w:tcPr>
          <w:p w:rsidR="003130ED" w:rsidRPr="00DA5AB8" w:rsidRDefault="00027FAD" w:rsidP="003130ED">
            <w:pPr>
              <w:widowControl/>
              <w:rPr>
                <w:ins w:id="806" w:author="王会00041692" w:date="2016-08-22T15:49:00Z"/>
                <w:rFonts w:ascii="微软雅黑" w:eastAsia="微软雅黑" w:hAnsi="微软雅黑" w:cs="宋体"/>
                <w:kern w:val="0"/>
                <w:sz w:val="13"/>
                <w:szCs w:val="13"/>
              </w:rPr>
            </w:pPr>
            <w:ins w:id="807" w:author="王会00041692" w:date="2016-08-22T16:10:00Z">
              <w:r>
                <w:rPr>
                  <w:rFonts w:ascii="微软雅黑" w:eastAsia="微软雅黑" w:hAnsi="微软雅黑" w:cs="宋体" w:hint="eastAsia"/>
                  <w:kern w:val="0"/>
                  <w:sz w:val="13"/>
                  <w:szCs w:val="13"/>
                </w:rPr>
                <w:t>字符串</w:t>
              </w:r>
            </w:ins>
          </w:p>
        </w:tc>
        <w:tc>
          <w:tcPr>
            <w:tcW w:w="1134" w:type="dxa"/>
            <w:shd w:val="clear" w:color="auto" w:fill="auto"/>
            <w:hideMark/>
            <w:tcPrChange w:id="808" w:author="王会00041692" w:date="2016-08-22T15:59:00Z">
              <w:tcPr>
                <w:tcW w:w="1134" w:type="dxa"/>
                <w:shd w:val="clear" w:color="auto" w:fill="auto"/>
                <w:hideMark/>
              </w:tcPr>
            </w:tcPrChange>
          </w:tcPr>
          <w:p w:rsidR="003130ED" w:rsidRPr="00DA5AB8" w:rsidRDefault="003130ED" w:rsidP="003130ED">
            <w:pPr>
              <w:widowControl/>
              <w:rPr>
                <w:ins w:id="809" w:author="王会00041692" w:date="2016-08-22T15:49:00Z"/>
                <w:rFonts w:ascii="微软雅黑" w:eastAsia="微软雅黑" w:hAnsi="微软雅黑" w:cs="宋体"/>
                <w:kern w:val="0"/>
                <w:sz w:val="13"/>
                <w:szCs w:val="13"/>
              </w:rPr>
            </w:pPr>
          </w:p>
        </w:tc>
        <w:tc>
          <w:tcPr>
            <w:tcW w:w="1559" w:type="dxa"/>
            <w:shd w:val="clear" w:color="auto" w:fill="auto"/>
            <w:tcPrChange w:id="810" w:author="王会00041692" w:date="2016-08-22T15:59:00Z">
              <w:tcPr>
                <w:tcW w:w="1559" w:type="dxa"/>
                <w:shd w:val="clear" w:color="auto" w:fill="auto"/>
              </w:tcPr>
            </w:tcPrChange>
          </w:tcPr>
          <w:p w:rsidR="003130ED" w:rsidRPr="00DA5AB8" w:rsidRDefault="00027FAD" w:rsidP="003130ED">
            <w:pPr>
              <w:rPr>
                <w:ins w:id="811" w:author="王会00041692" w:date="2016-08-22T15:49:00Z"/>
                <w:rFonts w:ascii="微软雅黑" w:eastAsia="微软雅黑" w:hAnsi="微软雅黑" w:cs="宋体"/>
                <w:kern w:val="0"/>
                <w:sz w:val="13"/>
                <w:szCs w:val="13"/>
              </w:rPr>
            </w:pPr>
            <w:ins w:id="812" w:author="王会00041692" w:date="2016-08-22T16:10:00Z">
              <w:r w:rsidRPr="00027FAD">
                <w:rPr>
                  <w:rFonts w:ascii="微软雅黑" w:eastAsia="微软雅黑" w:hAnsi="微软雅黑" w:cs="宋体"/>
                  <w:kern w:val="0"/>
                  <w:sz w:val="13"/>
                  <w:szCs w:val="13"/>
                </w:rPr>
                <w:t>kafka-spark-demo</w:t>
              </w:r>
            </w:ins>
          </w:p>
        </w:tc>
        <w:tc>
          <w:tcPr>
            <w:tcW w:w="2694" w:type="dxa"/>
            <w:shd w:val="clear" w:color="auto" w:fill="auto"/>
            <w:hideMark/>
            <w:tcPrChange w:id="813" w:author="王会00041692" w:date="2016-08-22T15:59:00Z">
              <w:tcPr>
                <w:tcW w:w="2694" w:type="dxa"/>
                <w:shd w:val="clear" w:color="auto" w:fill="auto"/>
                <w:hideMark/>
              </w:tcPr>
            </w:tcPrChange>
          </w:tcPr>
          <w:p w:rsidR="003130ED" w:rsidRPr="00DA5AB8" w:rsidRDefault="00027FAD" w:rsidP="003130ED">
            <w:pPr>
              <w:widowControl/>
              <w:rPr>
                <w:ins w:id="814" w:author="王会00041692" w:date="2016-08-22T15:49:00Z"/>
                <w:rFonts w:ascii="微软雅黑" w:eastAsia="微软雅黑" w:hAnsi="微软雅黑" w:cs="宋体"/>
                <w:kern w:val="0"/>
                <w:sz w:val="13"/>
                <w:szCs w:val="13"/>
              </w:rPr>
            </w:pPr>
            <w:ins w:id="815" w:author="王会00041692" w:date="2016-08-22T16:10:00Z">
              <w:r w:rsidRPr="000F5E21">
                <w:rPr>
                  <w:sz w:val="13"/>
                  <w:szCs w:val="13"/>
                </w:rPr>
                <w:t>K</w:t>
              </w:r>
              <w:r w:rsidRPr="000F5E21">
                <w:rPr>
                  <w:rFonts w:hint="eastAsia"/>
                  <w:sz w:val="13"/>
                  <w:szCs w:val="13"/>
                </w:rPr>
                <w:t>afka</w:t>
              </w:r>
              <w:r w:rsidRPr="000F5E21">
                <w:rPr>
                  <w:rFonts w:hint="eastAsia"/>
                  <w:sz w:val="13"/>
                  <w:szCs w:val="13"/>
                </w:rPr>
                <w:t>数据源</w:t>
              </w:r>
              <w:r w:rsidRPr="000F5E21">
                <w:rPr>
                  <w:rFonts w:hint="eastAsia"/>
                  <w:sz w:val="13"/>
                  <w:szCs w:val="13"/>
                </w:rPr>
                <w:t>topic</w:t>
              </w:r>
              <w:r w:rsidRPr="000F5E21">
                <w:rPr>
                  <w:rFonts w:hint="eastAsia"/>
                  <w:sz w:val="13"/>
                  <w:szCs w:val="13"/>
                </w:rPr>
                <w:t>，当连接多个</w:t>
              </w:r>
              <w:r w:rsidRPr="000F5E21">
                <w:rPr>
                  <w:rFonts w:hint="eastAsia"/>
                  <w:sz w:val="13"/>
                  <w:szCs w:val="13"/>
                </w:rPr>
                <w:t>topic</w:t>
              </w:r>
              <w:r w:rsidRPr="000F5E21">
                <w:rPr>
                  <w:rFonts w:hint="eastAsia"/>
                  <w:sz w:val="13"/>
                  <w:szCs w:val="13"/>
                </w:rPr>
                <w:t>时，以逗号分隔</w:t>
              </w:r>
            </w:ins>
          </w:p>
        </w:tc>
        <w:tc>
          <w:tcPr>
            <w:tcW w:w="1275" w:type="dxa"/>
            <w:shd w:val="clear" w:color="auto" w:fill="auto"/>
            <w:tcPrChange w:id="816" w:author="王会00041692" w:date="2016-08-22T15:59:00Z">
              <w:tcPr>
                <w:tcW w:w="1275" w:type="dxa"/>
                <w:shd w:val="clear" w:color="auto" w:fill="auto"/>
              </w:tcPr>
            </w:tcPrChange>
          </w:tcPr>
          <w:p w:rsidR="003130ED" w:rsidRDefault="003130ED" w:rsidP="003130ED">
            <w:pPr>
              <w:widowControl/>
              <w:rPr>
                <w:ins w:id="817" w:author="王会00041692" w:date="2016-08-22T15:49:00Z"/>
                <w:rFonts w:ascii="微软雅黑" w:eastAsia="微软雅黑" w:hAnsi="微软雅黑" w:cs="宋体"/>
                <w:kern w:val="0"/>
                <w:sz w:val="13"/>
                <w:szCs w:val="13"/>
              </w:rPr>
            </w:pPr>
            <w:ins w:id="818"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819" w:author="王会00041692" w:date="2016-08-22T15:49:00Z"/>
          <w:trPrChange w:id="820" w:author="王会00041692" w:date="2016-08-22T15:59:00Z">
            <w:trPr>
              <w:trHeight w:val="300"/>
            </w:trPr>
          </w:trPrChange>
        </w:trPr>
        <w:tc>
          <w:tcPr>
            <w:tcW w:w="959" w:type="dxa"/>
            <w:shd w:val="clear" w:color="auto" w:fill="auto"/>
            <w:hideMark/>
            <w:tcPrChange w:id="821" w:author="王会00041692" w:date="2016-08-22T15:59:00Z">
              <w:tcPr>
                <w:tcW w:w="1242" w:type="dxa"/>
                <w:gridSpan w:val="2"/>
                <w:shd w:val="clear" w:color="auto" w:fill="auto"/>
                <w:hideMark/>
              </w:tcPr>
            </w:tcPrChange>
          </w:tcPr>
          <w:p w:rsidR="003130ED" w:rsidRPr="00DA5AB8" w:rsidRDefault="003130ED" w:rsidP="003130ED">
            <w:pPr>
              <w:widowControl/>
              <w:rPr>
                <w:ins w:id="822" w:author="王会00041692" w:date="2016-08-22T15:49:00Z"/>
                <w:rFonts w:ascii="微软雅黑" w:eastAsia="微软雅黑" w:hAnsi="微软雅黑" w:cs="宋体"/>
                <w:kern w:val="0"/>
                <w:sz w:val="13"/>
                <w:szCs w:val="13"/>
              </w:rPr>
            </w:pPr>
          </w:p>
        </w:tc>
        <w:tc>
          <w:tcPr>
            <w:tcW w:w="992" w:type="dxa"/>
            <w:shd w:val="clear" w:color="auto" w:fill="auto"/>
            <w:hideMark/>
            <w:tcPrChange w:id="823" w:author="王会00041692" w:date="2016-08-22T15:59:00Z">
              <w:tcPr>
                <w:tcW w:w="709" w:type="dxa"/>
                <w:shd w:val="clear" w:color="auto" w:fill="auto"/>
                <w:hideMark/>
              </w:tcPr>
            </w:tcPrChange>
          </w:tcPr>
          <w:p w:rsidR="003130ED" w:rsidRPr="00DA5AB8" w:rsidRDefault="003130ED" w:rsidP="003130ED">
            <w:pPr>
              <w:widowControl/>
              <w:rPr>
                <w:ins w:id="824" w:author="王会00041692" w:date="2016-08-22T15:49:00Z"/>
                <w:rFonts w:ascii="微软雅黑" w:eastAsia="微软雅黑" w:hAnsi="微软雅黑" w:cs="宋体"/>
                <w:kern w:val="0"/>
                <w:sz w:val="13"/>
                <w:szCs w:val="13"/>
              </w:rPr>
            </w:pPr>
            <w:ins w:id="825" w:author="王会00041692" w:date="2016-08-22T15:52:00Z">
              <w:r w:rsidRPr="000F5E21">
                <w:rPr>
                  <w:rFonts w:ascii="微软雅黑" w:eastAsia="微软雅黑" w:hAnsi="微软雅黑" w:cs="宋体"/>
                  <w:kern w:val="0"/>
                  <w:sz w:val="13"/>
                  <w:szCs w:val="13"/>
                </w:rPr>
                <w:t>groupid</w:t>
              </w:r>
            </w:ins>
          </w:p>
        </w:tc>
        <w:tc>
          <w:tcPr>
            <w:tcW w:w="992" w:type="dxa"/>
            <w:shd w:val="clear" w:color="auto" w:fill="auto"/>
            <w:hideMark/>
            <w:tcPrChange w:id="826" w:author="王会00041692" w:date="2016-08-22T15:59:00Z">
              <w:tcPr>
                <w:tcW w:w="992" w:type="dxa"/>
                <w:shd w:val="clear" w:color="auto" w:fill="auto"/>
                <w:hideMark/>
              </w:tcPr>
            </w:tcPrChange>
          </w:tcPr>
          <w:p w:rsidR="003130ED" w:rsidRPr="000F5E21" w:rsidRDefault="008D26BC" w:rsidP="003130ED">
            <w:pPr>
              <w:widowControl/>
              <w:rPr>
                <w:ins w:id="827" w:author="王会00041692" w:date="2016-08-22T15:49:00Z"/>
                <w:rFonts w:ascii="微软雅黑" w:eastAsia="微软雅黑" w:hAnsi="微软雅黑" w:cs="宋体"/>
                <w:kern w:val="0"/>
                <w:sz w:val="13"/>
                <w:szCs w:val="13"/>
              </w:rPr>
            </w:pPr>
            <w:ins w:id="828" w:author="王会00041692" w:date="2016-08-22T15:56:00Z">
              <w:r w:rsidRPr="008D26BC">
                <w:rPr>
                  <w:sz w:val="13"/>
                  <w:szCs w:val="13"/>
                  <w:rPrChange w:id="829" w:author="王会00041692" w:date="2016-08-22T15:56:00Z">
                    <w:rPr>
                      <w:b/>
                      <w:bCs/>
                    </w:rPr>
                  </w:rPrChange>
                </w:rPr>
                <w:t xml:space="preserve">Kafka </w:t>
              </w:r>
              <w:r w:rsidRPr="008D26BC">
                <w:rPr>
                  <w:rFonts w:hint="eastAsia"/>
                  <w:sz w:val="13"/>
                  <w:szCs w:val="13"/>
                  <w:rPrChange w:id="830" w:author="王会00041692" w:date="2016-08-22T15:56:00Z">
                    <w:rPr>
                      <w:rFonts w:hint="eastAsia"/>
                      <w:b/>
                      <w:bCs/>
                    </w:rPr>
                  </w:rPrChange>
                </w:rPr>
                <w:t>数据源</w:t>
              </w:r>
              <w:r w:rsidRPr="008D26BC">
                <w:rPr>
                  <w:sz w:val="13"/>
                  <w:szCs w:val="13"/>
                  <w:rPrChange w:id="831" w:author="王会00041692" w:date="2016-08-22T15:56:00Z">
                    <w:rPr>
                      <w:b/>
                      <w:bCs/>
                    </w:rPr>
                  </w:rPrChange>
                </w:rPr>
                <w:t>groupid</w:t>
              </w:r>
            </w:ins>
          </w:p>
        </w:tc>
        <w:tc>
          <w:tcPr>
            <w:tcW w:w="709" w:type="dxa"/>
            <w:shd w:val="clear" w:color="auto" w:fill="auto"/>
            <w:hideMark/>
            <w:tcPrChange w:id="832" w:author="王会00041692" w:date="2016-08-22T15:59:00Z">
              <w:tcPr>
                <w:tcW w:w="709" w:type="dxa"/>
                <w:shd w:val="clear" w:color="auto" w:fill="auto"/>
                <w:hideMark/>
              </w:tcPr>
            </w:tcPrChange>
          </w:tcPr>
          <w:p w:rsidR="003130ED" w:rsidRPr="00DA5AB8" w:rsidRDefault="00036617" w:rsidP="003130ED">
            <w:pPr>
              <w:widowControl/>
              <w:rPr>
                <w:ins w:id="833" w:author="王会00041692" w:date="2016-08-22T15:49:00Z"/>
                <w:rFonts w:ascii="微软雅黑" w:eastAsia="微软雅黑" w:hAnsi="微软雅黑" w:cs="宋体"/>
                <w:kern w:val="0"/>
                <w:sz w:val="13"/>
                <w:szCs w:val="13"/>
              </w:rPr>
            </w:pPr>
            <w:ins w:id="834" w:author="王会00041692" w:date="2016-08-22T16:11:00Z">
              <w:r>
                <w:rPr>
                  <w:rFonts w:ascii="微软雅黑" w:eastAsia="微软雅黑" w:hAnsi="微软雅黑" w:cs="宋体" w:hint="eastAsia"/>
                  <w:kern w:val="0"/>
                  <w:sz w:val="13"/>
                  <w:szCs w:val="13"/>
                </w:rPr>
                <w:t>字符串</w:t>
              </w:r>
            </w:ins>
          </w:p>
        </w:tc>
        <w:tc>
          <w:tcPr>
            <w:tcW w:w="1134" w:type="dxa"/>
            <w:shd w:val="clear" w:color="auto" w:fill="auto"/>
            <w:hideMark/>
            <w:tcPrChange w:id="835" w:author="王会00041692" w:date="2016-08-22T15:59:00Z">
              <w:tcPr>
                <w:tcW w:w="1134" w:type="dxa"/>
                <w:shd w:val="clear" w:color="auto" w:fill="auto"/>
                <w:hideMark/>
              </w:tcPr>
            </w:tcPrChange>
          </w:tcPr>
          <w:p w:rsidR="003130ED" w:rsidRPr="00DA5AB8" w:rsidRDefault="003130ED" w:rsidP="003130ED">
            <w:pPr>
              <w:widowControl/>
              <w:rPr>
                <w:ins w:id="836" w:author="王会00041692" w:date="2016-08-22T15:49:00Z"/>
                <w:rFonts w:ascii="微软雅黑" w:eastAsia="微软雅黑" w:hAnsi="微软雅黑" w:cs="宋体"/>
                <w:kern w:val="0"/>
                <w:sz w:val="13"/>
                <w:szCs w:val="13"/>
              </w:rPr>
            </w:pPr>
          </w:p>
        </w:tc>
        <w:tc>
          <w:tcPr>
            <w:tcW w:w="1559" w:type="dxa"/>
            <w:shd w:val="clear" w:color="auto" w:fill="auto"/>
            <w:tcPrChange w:id="837" w:author="王会00041692" w:date="2016-08-22T15:59:00Z">
              <w:tcPr>
                <w:tcW w:w="1559" w:type="dxa"/>
                <w:shd w:val="clear" w:color="auto" w:fill="auto"/>
              </w:tcPr>
            </w:tcPrChange>
          </w:tcPr>
          <w:p w:rsidR="003130ED" w:rsidRPr="00DA5AB8" w:rsidRDefault="00036617" w:rsidP="003130ED">
            <w:pPr>
              <w:rPr>
                <w:ins w:id="838" w:author="王会00041692" w:date="2016-08-22T15:49:00Z"/>
                <w:rFonts w:ascii="微软雅黑" w:eastAsia="微软雅黑" w:hAnsi="微软雅黑" w:cs="宋体"/>
                <w:kern w:val="0"/>
                <w:sz w:val="13"/>
                <w:szCs w:val="13"/>
              </w:rPr>
            </w:pPr>
            <w:ins w:id="839" w:author="王会00041692" w:date="2016-08-22T16:11:00Z">
              <w:r w:rsidRPr="00036617">
                <w:rPr>
                  <w:rFonts w:ascii="微软雅黑" w:eastAsia="微软雅黑" w:hAnsi="微软雅黑" w:cs="宋体"/>
                  <w:kern w:val="0"/>
                  <w:sz w:val="13"/>
                  <w:szCs w:val="13"/>
                </w:rPr>
                <w:t>zte-bigdata-realtime-sync</w:t>
              </w:r>
            </w:ins>
          </w:p>
        </w:tc>
        <w:tc>
          <w:tcPr>
            <w:tcW w:w="2694" w:type="dxa"/>
            <w:shd w:val="clear" w:color="auto" w:fill="auto"/>
            <w:hideMark/>
            <w:tcPrChange w:id="840" w:author="王会00041692" w:date="2016-08-22T15:59:00Z">
              <w:tcPr>
                <w:tcW w:w="2694" w:type="dxa"/>
                <w:shd w:val="clear" w:color="auto" w:fill="auto"/>
                <w:hideMark/>
              </w:tcPr>
            </w:tcPrChange>
          </w:tcPr>
          <w:p w:rsidR="003130ED" w:rsidRPr="00DA5AB8" w:rsidRDefault="0096782A" w:rsidP="003130ED">
            <w:pPr>
              <w:widowControl/>
              <w:rPr>
                <w:ins w:id="841" w:author="王会00041692" w:date="2016-08-22T15:49:00Z"/>
                <w:rFonts w:ascii="微软雅黑" w:eastAsia="微软雅黑" w:hAnsi="微软雅黑" w:cs="宋体"/>
                <w:kern w:val="0"/>
                <w:sz w:val="13"/>
                <w:szCs w:val="13"/>
              </w:rPr>
            </w:pPr>
            <w:ins w:id="842" w:author="王会00041692" w:date="2016-08-22T16:57:00Z">
              <w:r>
                <w:rPr>
                  <w:rFonts w:ascii="微软雅黑" w:eastAsia="微软雅黑" w:hAnsi="微软雅黑" w:cs="宋体" w:hint="eastAsia"/>
                  <w:kern w:val="0"/>
                  <w:sz w:val="13"/>
                  <w:szCs w:val="13"/>
                </w:rPr>
                <w:t>不存在时，</w:t>
              </w:r>
            </w:ins>
            <w:ins w:id="843" w:author="王会00041692" w:date="2016-08-22T16:54:00Z">
              <w:r w:rsidR="0076627F">
                <w:rPr>
                  <w:rFonts w:ascii="微软雅黑" w:eastAsia="微软雅黑" w:hAnsi="微软雅黑" w:cs="宋体" w:hint="eastAsia"/>
                  <w:kern w:val="0"/>
                  <w:sz w:val="13"/>
                  <w:szCs w:val="13"/>
                </w:rPr>
                <w:t>可以不填</w:t>
              </w:r>
            </w:ins>
          </w:p>
        </w:tc>
        <w:tc>
          <w:tcPr>
            <w:tcW w:w="1275" w:type="dxa"/>
            <w:shd w:val="clear" w:color="auto" w:fill="auto"/>
            <w:tcPrChange w:id="844" w:author="王会00041692" w:date="2016-08-22T15:59:00Z">
              <w:tcPr>
                <w:tcW w:w="1275" w:type="dxa"/>
                <w:shd w:val="clear" w:color="auto" w:fill="auto"/>
              </w:tcPr>
            </w:tcPrChange>
          </w:tcPr>
          <w:p w:rsidR="003130ED" w:rsidRDefault="003130ED" w:rsidP="003130ED">
            <w:pPr>
              <w:widowControl/>
              <w:rPr>
                <w:ins w:id="845" w:author="王会00041692" w:date="2016-08-22T15:49:00Z"/>
                <w:rFonts w:ascii="微软雅黑" w:eastAsia="微软雅黑" w:hAnsi="微软雅黑" w:cs="宋体"/>
                <w:kern w:val="0"/>
                <w:sz w:val="13"/>
                <w:szCs w:val="13"/>
              </w:rPr>
            </w:pPr>
            <w:ins w:id="846" w:author="王会00041692" w:date="2016-08-22T15:50:00Z">
              <w:r w:rsidRPr="00717805">
                <w:rPr>
                  <w:rFonts w:ascii="微软雅黑" w:eastAsia="微软雅黑" w:hAnsi="微软雅黑" w:cs="宋体" w:hint="eastAsia"/>
                  <w:kern w:val="0"/>
                  <w:sz w:val="13"/>
                  <w:szCs w:val="13"/>
                </w:rPr>
                <w:t>V6.15.60.03B3</w:t>
              </w:r>
            </w:ins>
          </w:p>
        </w:tc>
      </w:tr>
      <w:tr w:rsidR="003130ED" w:rsidRPr="00DA5AB8" w:rsidTr="00AC672B">
        <w:trPr>
          <w:trHeight w:val="300"/>
          <w:ins w:id="847" w:author="王会00041692" w:date="2016-08-22T15:49:00Z"/>
          <w:trPrChange w:id="848" w:author="王会00041692" w:date="2016-08-22T15:59:00Z">
            <w:trPr>
              <w:trHeight w:val="300"/>
            </w:trPr>
          </w:trPrChange>
        </w:trPr>
        <w:tc>
          <w:tcPr>
            <w:tcW w:w="959" w:type="dxa"/>
            <w:shd w:val="clear" w:color="auto" w:fill="auto"/>
            <w:hideMark/>
            <w:tcPrChange w:id="849" w:author="王会00041692" w:date="2016-08-22T15:59:00Z">
              <w:tcPr>
                <w:tcW w:w="1242" w:type="dxa"/>
                <w:gridSpan w:val="2"/>
                <w:shd w:val="clear" w:color="auto" w:fill="auto"/>
                <w:hideMark/>
              </w:tcPr>
            </w:tcPrChange>
          </w:tcPr>
          <w:p w:rsidR="003130ED" w:rsidRPr="00DA5AB8" w:rsidRDefault="003130ED" w:rsidP="003130ED">
            <w:pPr>
              <w:widowControl/>
              <w:rPr>
                <w:ins w:id="850" w:author="王会00041692" w:date="2016-08-22T15:49:00Z"/>
                <w:rFonts w:ascii="微软雅黑" w:eastAsia="微软雅黑" w:hAnsi="微软雅黑" w:cs="宋体"/>
                <w:kern w:val="0"/>
                <w:sz w:val="13"/>
                <w:szCs w:val="13"/>
              </w:rPr>
            </w:pPr>
          </w:p>
        </w:tc>
        <w:tc>
          <w:tcPr>
            <w:tcW w:w="992" w:type="dxa"/>
            <w:shd w:val="clear" w:color="auto" w:fill="auto"/>
            <w:hideMark/>
            <w:tcPrChange w:id="851" w:author="王会00041692" w:date="2016-08-22T15:59:00Z">
              <w:tcPr>
                <w:tcW w:w="709" w:type="dxa"/>
                <w:shd w:val="clear" w:color="auto" w:fill="auto"/>
                <w:hideMark/>
              </w:tcPr>
            </w:tcPrChange>
          </w:tcPr>
          <w:p w:rsidR="003130ED" w:rsidRPr="00DA5AB8" w:rsidRDefault="003130ED" w:rsidP="003130ED">
            <w:pPr>
              <w:widowControl/>
              <w:rPr>
                <w:ins w:id="852" w:author="王会00041692" w:date="2016-08-22T15:49:00Z"/>
                <w:rFonts w:ascii="微软雅黑" w:eastAsia="微软雅黑" w:hAnsi="微软雅黑" w:cs="宋体"/>
                <w:kern w:val="0"/>
                <w:sz w:val="13"/>
                <w:szCs w:val="13"/>
              </w:rPr>
            </w:pPr>
            <w:ins w:id="853" w:author="王会00041692" w:date="2016-08-22T15:52:00Z">
              <w:r w:rsidRPr="000F5E21">
                <w:rPr>
                  <w:rFonts w:ascii="微软雅黑" w:eastAsia="微软雅黑" w:hAnsi="微软雅黑" w:cs="宋体" w:hint="eastAsia"/>
                  <w:kern w:val="0"/>
                  <w:sz w:val="13"/>
                  <w:szCs w:val="13"/>
                </w:rPr>
                <w:t>d</w:t>
              </w:r>
              <w:r w:rsidRPr="000F5E21">
                <w:rPr>
                  <w:rFonts w:ascii="微软雅黑" w:eastAsia="微软雅黑" w:hAnsi="微软雅黑" w:cs="宋体"/>
                  <w:kern w:val="0"/>
                  <w:sz w:val="13"/>
                  <w:szCs w:val="13"/>
                </w:rPr>
                <w:t>ecoder</w:t>
              </w:r>
              <w:r w:rsidRPr="000F5E21">
                <w:rPr>
                  <w:rFonts w:ascii="微软雅黑" w:eastAsia="微软雅黑" w:hAnsi="微软雅黑" w:cs="宋体" w:hint="eastAsia"/>
                  <w:kern w:val="0"/>
                  <w:sz w:val="13"/>
                  <w:szCs w:val="13"/>
                </w:rPr>
                <w:t xml:space="preserve"> name</w:t>
              </w:r>
            </w:ins>
          </w:p>
        </w:tc>
        <w:tc>
          <w:tcPr>
            <w:tcW w:w="992" w:type="dxa"/>
            <w:shd w:val="clear" w:color="auto" w:fill="auto"/>
            <w:hideMark/>
            <w:tcPrChange w:id="854" w:author="王会00041692" w:date="2016-08-22T15:59:00Z">
              <w:tcPr>
                <w:tcW w:w="992" w:type="dxa"/>
                <w:shd w:val="clear" w:color="auto" w:fill="auto"/>
                <w:hideMark/>
              </w:tcPr>
            </w:tcPrChange>
          </w:tcPr>
          <w:p w:rsidR="003130ED" w:rsidRPr="000F5E21" w:rsidRDefault="008D26BC" w:rsidP="003130ED">
            <w:pPr>
              <w:widowControl/>
              <w:rPr>
                <w:ins w:id="855" w:author="王会00041692" w:date="2016-08-22T15:49:00Z"/>
                <w:rFonts w:ascii="微软雅黑" w:eastAsia="微软雅黑" w:hAnsi="微软雅黑" w:cs="宋体"/>
                <w:kern w:val="0"/>
                <w:sz w:val="13"/>
                <w:szCs w:val="13"/>
              </w:rPr>
            </w:pPr>
            <w:ins w:id="856" w:author="王会00041692" w:date="2016-08-22T15:56:00Z">
              <w:r w:rsidRPr="008D26BC">
                <w:rPr>
                  <w:rFonts w:hint="eastAsia"/>
                  <w:sz w:val="13"/>
                  <w:szCs w:val="13"/>
                  <w:rPrChange w:id="857" w:author="王会00041692" w:date="2016-08-22T15:56:00Z">
                    <w:rPr>
                      <w:rFonts w:hint="eastAsia"/>
                      <w:b/>
                      <w:bCs/>
                    </w:rPr>
                  </w:rPrChange>
                </w:rPr>
                <w:t>数据源解码类名称</w:t>
              </w:r>
              <w:r w:rsidRPr="008D26BC">
                <w:rPr>
                  <w:sz w:val="13"/>
                  <w:szCs w:val="13"/>
                  <w:rPrChange w:id="858" w:author="王会00041692" w:date="2016-08-22T15:56:00Z">
                    <w:rPr>
                      <w:b/>
                      <w:bCs/>
                    </w:rPr>
                  </w:rPrChange>
                </w:rPr>
                <w:t xml:space="preserve"> </w:t>
              </w:r>
            </w:ins>
          </w:p>
        </w:tc>
        <w:tc>
          <w:tcPr>
            <w:tcW w:w="709" w:type="dxa"/>
            <w:shd w:val="clear" w:color="auto" w:fill="auto"/>
            <w:hideMark/>
            <w:tcPrChange w:id="859" w:author="王会00041692" w:date="2016-08-22T15:59:00Z">
              <w:tcPr>
                <w:tcW w:w="709" w:type="dxa"/>
                <w:shd w:val="clear" w:color="auto" w:fill="auto"/>
                <w:hideMark/>
              </w:tcPr>
            </w:tcPrChange>
          </w:tcPr>
          <w:p w:rsidR="003130ED" w:rsidRPr="00DA5AB8" w:rsidRDefault="00036617" w:rsidP="003130ED">
            <w:pPr>
              <w:widowControl/>
              <w:rPr>
                <w:ins w:id="860" w:author="王会00041692" w:date="2016-08-22T15:49:00Z"/>
                <w:rFonts w:ascii="微软雅黑" w:eastAsia="微软雅黑" w:hAnsi="微软雅黑" w:cs="宋体"/>
                <w:kern w:val="0"/>
                <w:sz w:val="13"/>
                <w:szCs w:val="13"/>
              </w:rPr>
            </w:pPr>
            <w:ins w:id="861" w:author="王会00041692" w:date="2016-08-22T16:11:00Z">
              <w:r>
                <w:rPr>
                  <w:rFonts w:ascii="微软雅黑" w:eastAsia="微软雅黑" w:hAnsi="微软雅黑" w:cs="宋体" w:hint="eastAsia"/>
                  <w:kern w:val="0"/>
                  <w:sz w:val="13"/>
                  <w:szCs w:val="13"/>
                </w:rPr>
                <w:t>字符串</w:t>
              </w:r>
            </w:ins>
          </w:p>
        </w:tc>
        <w:tc>
          <w:tcPr>
            <w:tcW w:w="1134" w:type="dxa"/>
            <w:shd w:val="clear" w:color="auto" w:fill="auto"/>
            <w:hideMark/>
            <w:tcPrChange w:id="862" w:author="王会00041692" w:date="2016-08-22T15:59:00Z">
              <w:tcPr>
                <w:tcW w:w="1134" w:type="dxa"/>
                <w:shd w:val="clear" w:color="auto" w:fill="auto"/>
                <w:hideMark/>
              </w:tcPr>
            </w:tcPrChange>
          </w:tcPr>
          <w:p w:rsidR="003130ED" w:rsidRPr="00DA5AB8" w:rsidRDefault="003130ED" w:rsidP="003130ED">
            <w:pPr>
              <w:widowControl/>
              <w:rPr>
                <w:ins w:id="863" w:author="王会00041692" w:date="2016-08-22T15:49:00Z"/>
                <w:rFonts w:ascii="微软雅黑" w:eastAsia="微软雅黑" w:hAnsi="微软雅黑" w:cs="宋体"/>
                <w:kern w:val="0"/>
                <w:sz w:val="13"/>
                <w:szCs w:val="13"/>
              </w:rPr>
            </w:pPr>
          </w:p>
        </w:tc>
        <w:tc>
          <w:tcPr>
            <w:tcW w:w="1559" w:type="dxa"/>
            <w:shd w:val="clear" w:color="auto" w:fill="auto"/>
            <w:tcPrChange w:id="864" w:author="王会00041692" w:date="2016-08-22T15:59:00Z">
              <w:tcPr>
                <w:tcW w:w="1559" w:type="dxa"/>
                <w:shd w:val="clear" w:color="auto" w:fill="auto"/>
              </w:tcPr>
            </w:tcPrChange>
          </w:tcPr>
          <w:p w:rsidR="003130ED" w:rsidRPr="00DA5AB8" w:rsidRDefault="00600CDA" w:rsidP="003130ED">
            <w:pPr>
              <w:rPr>
                <w:ins w:id="865" w:author="王会00041692" w:date="2016-08-22T15:49:00Z"/>
                <w:rFonts w:ascii="微软雅黑" w:eastAsia="微软雅黑" w:hAnsi="微软雅黑" w:cs="宋体"/>
                <w:kern w:val="0"/>
                <w:sz w:val="13"/>
                <w:szCs w:val="13"/>
              </w:rPr>
            </w:pPr>
            <w:ins w:id="866" w:author="王会00041692" w:date="2016-08-22T16:17:00Z">
              <w:r w:rsidRPr="00036617">
                <w:rPr>
                  <w:rFonts w:ascii="微软雅黑" w:eastAsia="微软雅黑" w:hAnsi="微软雅黑" w:cs="宋体"/>
                  <w:kern w:val="0"/>
                  <w:sz w:val="13"/>
                  <w:szCs w:val="13"/>
                </w:rPr>
                <w:t>stringDecoder</w:t>
              </w:r>
            </w:ins>
          </w:p>
        </w:tc>
        <w:tc>
          <w:tcPr>
            <w:tcW w:w="2694" w:type="dxa"/>
            <w:shd w:val="clear" w:color="auto" w:fill="auto"/>
            <w:hideMark/>
            <w:tcPrChange w:id="867" w:author="王会00041692" w:date="2016-08-22T15:59:00Z">
              <w:tcPr>
                <w:tcW w:w="2694" w:type="dxa"/>
                <w:shd w:val="clear" w:color="auto" w:fill="auto"/>
                <w:hideMark/>
              </w:tcPr>
            </w:tcPrChange>
          </w:tcPr>
          <w:p w:rsidR="00F14CF4" w:rsidRDefault="00053C6E">
            <w:pPr>
              <w:widowControl/>
              <w:rPr>
                <w:ins w:id="868" w:author="王会00041692" w:date="2016-08-22T15:49:00Z"/>
                <w:rFonts w:ascii="微软雅黑" w:eastAsia="微软雅黑" w:hAnsi="微软雅黑" w:cs="宋体"/>
                <w:kern w:val="0"/>
                <w:sz w:val="13"/>
                <w:szCs w:val="13"/>
              </w:rPr>
            </w:pPr>
            <w:ins w:id="869" w:author="王会00041692" w:date="2016-08-22T16:56:00Z">
              <w:r>
                <w:rPr>
                  <w:rFonts w:ascii="微软雅黑" w:eastAsia="微软雅黑" w:hAnsi="微软雅黑" w:cs="宋体" w:hint="eastAsia"/>
                  <w:kern w:val="0"/>
                  <w:sz w:val="13"/>
                  <w:szCs w:val="13"/>
                </w:rPr>
                <w:t>用于找</w:t>
              </w:r>
            </w:ins>
            <w:ins w:id="870" w:author="王会00041692" w:date="2016-08-24T09:35:00Z">
              <w:r w:rsidR="00801BB2">
                <w:rPr>
                  <w:rFonts w:ascii="微软雅黑" w:eastAsia="微软雅黑" w:hAnsi="微软雅黑" w:cs="宋体" w:hint="eastAsia"/>
                  <w:kern w:val="0"/>
                  <w:sz w:val="13"/>
                  <w:szCs w:val="13"/>
                </w:rPr>
                <w:t>对应的</w:t>
              </w:r>
            </w:ins>
            <w:ins w:id="871" w:author="王会00041692" w:date="2016-08-22T16:56:00Z">
              <w:r>
                <w:rPr>
                  <w:rFonts w:ascii="微软雅黑" w:eastAsia="微软雅黑" w:hAnsi="微软雅黑" w:cs="宋体" w:hint="eastAsia"/>
                  <w:kern w:val="0"/>
                  <w:sz w:val="13"/>
                  <w:szCs w:val="13"/>
                </w:rPr>
                <w:t>rdd</w:t>
              </w:r>
            </w:ins>
            <w:ins w:id="872" w:author="王会00041692" w:date="2016-08-24T09:36:00Z">
              <w:r w:rsidR="00801BB2">
                <w:rPr>
                  <w:rFonts w:ascii="微软雅黑" w:eastAsia="微软雅黑" w:hAnsi="微软雅黑" w:cs="宋体" w:hint="eastAsia"/>
                  <w:kern w:val="0"/>
                  <w:sz w:val="13"/>
                  <w:szCs w:val="13"/>
                </w:rPr>
                <w:t xml:space="preserve"> 算</w:t>
              </w:r>
            </w:ins>
            <w:ins w:id="873" w:author="王会00041692" w:date="2016-08-22T16:56:00Z">
              <w:r>
                <w:rPr>
                  <w:rFonts w:ascii="微软雅黑" w:eastAsia="微软雅黑" w:hAnsi="微软雅黑" w:cs="宋体" w:hint="eastAsia"/>
                  <w:kern w:val="0"/>
                  <w:sz w:val="13"/>
                  <w:szCs w:val="13"/>
                </w:rPr>
                <w:t>法</w:t>
              </w:r>
            </w:ins>
          </w:p>
        </w:tc>
        <w:tc>
          <w:tcPr>
            <w:tcW w:w="1275" w:type="dxa"/>
            <w:shd w:val="clear" w:color="auto" w:fill="auto"/>
            <w:tcPrChange w:id="874" w:author="王会00041692" w:date="2016-08-22T15:59:00Z">
              <w:tcPr>
                <w:tcW w:w="1275" w:type="dxa"/>
                <w:shd w:val="clear" w:color="auto" w:fill="auto"/>
              </w:tcPr>
            </w:tcPrChange>
          </w:tcPr>
          <w:p w:rsidR="003130ED" w:rsidRPr="00DA5AB8" w:rsidRDefault="003130ED" w:rsidP="003130ED">
            <w:pPr>
              <w:widowControl/>
              <w:rPr>
                <w:ins w:id="875" w:author="王会00041692" w:date="2016-08-22T15:49:00Z"/>
                <w:rFonts w:ascii="微软雅黑" w:eastAsia="微软雅黑" w:hAnsi="微软雅黑" w:cs="宋体"/>
                <w:kern w:val="0"/>
                <w:sz w:val="13"/>
                <w:szCs w:val="13"/>
              </w:rPr>
            </w:pPr>
            <w:ins w:id="876" w:author="王会00041692" w:date="2016-08-22T15:50:00Z">
              <w:r w:rsidRPr="00717805">
                <w:rPr>
                  <w:rFonts w:ascii="微软雅黑" w:eastAsia="微软雅黑" w:hAnsi="微软雅黑" w:cs="宋体" w:hint="eastAsia"/>
                  <w:kern w:val="0"/>
                  <w:sz w:val="13"/>
                  <w:szCs w:val="13"/>
                </w:rPr>
                <w:t>V6.15.60.03B3</w:t>
              </w:r>
            </w:ins>
          </w:p>
        </w:tc>
      </w:tr>
      <w:tr w:rsidR="00036617" w:rsidRPr="00DA5AB8" w:rsidTr="00AC672B">
        <w:trPr>
          <w:trHeight w:val="300"/>
          <w:ins w:id="877" w:author="王会00041692" w:date="2016-08-22T16:11:00Z"/>
        </w:trPr>
        <w:tc>
          <w:tcPr>
            <w:tcW w:w="959" w:type="dxa"/>
            <w:shd w:val="clear" w:color="auto" w:fill="auto"/>
            <w:hideMark/>
          </w:tcPr>
          <w:p w:rsidR="00036617" w:rsidRPr="00DA5AB8" w:rsidRDefault="00036617" w:rsidP="003130ED">
            <w:pPr>
              <w:widowControl/>
              <w:rPr>
                <w:ins w:id="878" w:author="王会00041692" w:date="2016-08-22T16:11:00Z"/>
                <w:rFonts w:ascii="微软雅黑" w:eastAsia="微软雅黑" w:hAnsi="微软雅黑" w:cs="宋体"/>
                <w:kern w:val="0"/>
                <w:sz w:val="13"/>
                <w:szCs w:val="13"/>
              </w:rPr>
            </w:pPr>
          </w:p>
        </w:tc>
        <w:tc>
          <w:tcPr>
            <w:tcW w:w="992" w:type="dxa"/>
            <w:shd w:val="clear" w:color="auto" w:fill="auto"/>
            <w:hideMark/>
          </w:tcPr>
          <w:p w:rsidR="00036617" w:rsidRPr="000F5E21" w:rsidRDefault="00036617" w:rsidP="003130ED">
            <w:pPr>
              <w:widowControl/>
              <w:rPr>
                <w:ins w:id="879" w:author="王会00041692" w:date="2016-08-22T16:11:00Z"/>
                <w:rFonts w:ascii="微软雅黑" w:eastAsia="微软雅黑" w:hAnsi="微软雅黑" w:cs="宋体"/>
                <w:kern w:val="0"/>
                <w:sz w:val="13"/>
                <w:szCs w:val="13"/>
              </w:rPr>
            </w:pPr>
            <w:ins w:id="880" w:author="王会00041692" w:date="2016-08-22T16:12:00Z">
              <w:r>
                <w:rPr>
                  <w:rFonts w:ascii="微软雅黑" w:eastAsia="微软雅黑" w:hAnsi="微软雅黑" w:cs="宋体"/>
                  <w:kern w:val="0"/>
                  <w:sz w:val="13"/>
                  <w:szCs w:val="13"/>
                </w:rPr>
                <w:t>type</w:t>
              </w:r>
            </w:ins>
          </w:p>
        </w:tc>
        <w:tc>
          <w:tcPr>
            <w:tcW w:w="992" w:type="dxa"/>
            <w:shd w:val="clear" w:color="auto" w:fill="auto"/>
            <w:hideMark/>
          </w:tcPr>
          <w:p w:rsidR="00036617" w:rsidRPr="000F5E21" w:rsidRDefault="00036617" w:rsidP="003130ED">
            <w:pPr>
              <w:widowControl/>
              <w:rPr>
                <w:ins w:id="881" w:author="王会00041692" w:date="2016-08-22T16:11:00Z"/>
                <w:sz w:val="13"/>
                <w:szCs w:val="13"/>
              </w:rPr>
            </w:pPr>
            <w:ins w:id="882" w:author="王会00041692" w:date="2016-08-22T16:12:00Z">
              <w:r w:rsidRPr="000F5E21">
                <w:rPr>
                  <w:rFonts w:hint="eastAsia"/>
                  <w:sz w:val="13"/>
                  <w:szCs w:val="13"/>
                </w:rPr>
                <w:t>数据源解码</w:t>
              </w:r>
              <w:r>
                <w:rPr>
                  <w:rFonts w:hint="eastAsia"/>
                  <w:sz w:val="13"/>
                  <w:szCs w:val="13"/>
                </w:rPr>
                <w:t>类型</w:t>
              </w:r>
            </w:ins>
          </w:p>
        </w:tc>
        <w:tc>
          <w:tcPr>
            <w:tcW w:w="709" w:type="dxa"/>
            <w:shd w:val="clear" w:color="auto" w:fill="auto"/>
            <w:hideMark/>
          </w:tcPr>
          <w:p w:rsidR="00036617" w:rsidRDefault="00600CDA" w:rsidP="003130ED">
            <w:pPr>
              <w:widowControl/>
              <w:rPr>
                <w:ins w:id="883" w:author="王会00041692" w:date="2016-08-22T16:11:00Z"/>
                <w:rFonts w:ascii="微软雅黑" w:eastAsia="微软雅黑" w:hAnsi="微软雅黑" w:cs="宋体"/>
                <w:kern w:val="0"/>
                <w:sz w:val="13"/>
                <w:szCs w:val="13"/>
              </w:rPr>
            </w:pPr>
            <w:ins w:id="884" w:author="王会00041692" w:date="2016-08-22T16:18:00Z">
              <w:r>
                <w:rPr>
                  <w:rFonts w:ascii="微软雅黑" w:eastAsia="微软雅黑" w:hAnsi="微软雅黑" w:cs="宋体" w:hint="eastAsia"/>
                  <w:kern w:val="0"/>
                  <w:sz w:val="13"/>
                  <w:szCs w:val="13"/>
                </w:rPr>
                <w:t>枚举</w:t>
              </w:r>
            </w:ins>
          </w:p>
        </w:tc>
        <w:tc>
          <w:tcPr>
            <w:tcW w:w="1134" w:type="dxa"/>
            <w:shd w:val="clear" w:color="auto" w:fill="auto"/>
            <w:hideMark/>
          </w:tcPr>
          <w:p w:rsidR="00036617" w:rsidRPr="00DA5AB8" w:rsidRDefault="00600CDA" w:rsidP="003130ED">
            <w:pPr>
              <w:widowControl/>
              <w:rPr>
                <w:ins w:id="885" w:author="王会00041692" w:date="2016-08-22T16:11:00Z"/>
                <w:rFonts w:ascii="微软雅黑" w:eastAsia="微软雅黑" w:hAnsi="微软雅黑" w:cs="宋体"/>
                <w:kern w:val="0"/>
                <w:sz w:val="13"/>
                <w:szCs w:val="13"/>
              </w:rPr>
            </w:pPr>
            <w:ins w:id="886" w:author="王会00041692" w:date="2016-08-22T16:17:00Z">
              <w:r>
                <w:rPr>
                  <w:rFonts w:ascii="微软雅黑" w:eastAsia="微软雅黑" w:hAnsi="微软雅黑" w:cs="宋体"/>
                  <w:kern w:val="0"/>
                  <w:sz w:val="13"/>
                  <w:szCs w:val="13"/>
                </w:rPr>
                <w:t>decoder</w:t>
              </w:r>
            </w:ins>
          </w:p>
        </w:tc>
        <w:tc>
          <w:tcPr>
            <w:tcW w:w="1559" w:type="dxa"/>
            <w:shd w:val="clear" w:color="auto" w:fill="auto"/>
          </w:tcPr>
          <w:p w:rsidR="00036617" w:rsidRPr="00DA5AB8" w:rsidRDefault="00600CDA" w:rsidP="003130ED">
            <w:pPr>
              <w:rPr>
                <w:ins w:id="887" w:author="王会00041692" w:date="2016-08-22T16:11:00Z"/>
                <w:rFonts w:ascii="微软雅黑" w:eastAsia="微软雅黑" w:hAnsi="微软雅黑" w:cs="宋体"/>
                <w:kern w:val="0"/>
                <w:sz w:val="13"/>
                <w:szCs w:val="13"/>
              </w:rPr>
            </w:pPr>
            <w:ins w:id="888" w:author="王会00041692" w:date="2016-08-22T16:17:00Z">
              <w:r>
                <w:rPr>
                  <w:rFonts w:ascii="微软雅黑" w:eastAsia="微软雅黑" w:hAnsi="微软雅黑" w:cs="宋体"/>
                  <w:kern w:val="0"/>
                  <w:sz w:val="13"/>
                  <w:szCs w:val="13"/>
                </w:rPr>
                <w:t>decoder</w:t>
              </w:r>
            </w:ins>
          </w:p>
        </w:tc>
        <w:tc>
          <w:tcPr>
            <w:tcW w:w="2694" w:type="dxa"/>
            <w:shd w:val="clear" w:color="auto" w:fill="auto"/>
            <w:hideMark/>
          </w:tcPr>
          <w:p w:rsidR="00036617" w:rsidRPr="00036617" w:rsidRDefault="00036617" w:rsidP="003130ED">
            <w:pPr>
              <w:widowControl/>
              <w:rPr>
                <w:ins w:id="889" w:author="王会00041692" w:date="2016-08-22T16:11:00Z"/>
                <w:rFonts w:ascii="微软雅黑" w:eastAsia="微软雅黑" w:hAnsi="微软雅黑" w:cs="宋体"/>
                <w:kern w:val="0"/>
                <w:sz w:val="13"/>
                <w:szCs w:val="13"/>
              </w:rPr>
            </w:pPr>
          </w:p>
        </w:tc>
        <w:tc>
          <w:tcPr>
            <w:tcW w:w="1275" w:type="dxa"/>
            <w:shd w:val="clear" w:color="auto" w:fill="auto"/>
          </w:tcPr>
          <w:p w:rsidR="00036617" w:rsidRPr="00717805" w:rsidRDefault="00036617" w:rsidP="003130ED">
            <w:pPr>
              <w:widowControl/>
              <w:rPr>
                <w:ins w:id="890" w:author="王会00041692" w:date="2016-08-22T16:11:00Z"/>
                <w:rFonts w:ascii="微软雅黑" w:eastAsia="微软雅黑" w:hAnsi="微软雅黑" w:cs="宋体"/>
                <w:kern w:val="0"/>
                <w:sz w:val="13"/>
                <w:szCs w:val="13"/>
              </w:rPr>
            </w:pPr>
            <w:ins w:id="891" w:author="王会00041692" w:date="2016-08-22T16:11:00Z">
              <w:r w:rsidRPr="00717805">
                <w:rPr>
                  <w:rFonts w:ascii="微软雅黑" w:eastAsia="微软雅黑" w:hAnsi="微软雅黑" w:cs="宋体" w:hint="eastAsia"/>
                  <w:kern w:val="0"/>
                  <w:sz w:val="13"/>
                  <w:szCs w:val="13"/>
                </w:rPr>
                <w:t>V6.15.60.03B3</w:t>
              </w:r>
            </w:ins>
          </w:p>
        </w:tc>
      </w:tr>
      <w:tr w:rsidR="003130ED" w:rsidTr="00AC672B">
        <w:trPr>
          <w:trHeight w:val="300"/>
          <w:ins w:id="892" w:author="王会00041692" w:date="2016-08-22T15:49:00Z"/>
          <w:trPrChange w:id="893" w:author="王会00041692" w:date="2016-08-22T15:59:00Z">
            <w:trPr>
              <w:trHeight w:val="300"/>
            </w:trPr>
          </w:trPrChange>
        </w:trPr>
        <w:tc>
          <w:tcPr>
            <w:tcW w:w="959" w:type="dxa"/>
            <w:shd w:val="clear" w:color="auto" w:fill="auto"/>
            <w:hideMark/>
            <w:tcPrChange w:id="894" w:author="王会00041692" w:date="2016-08-22T15:59:00Z">
              <w:tcPr>
                <w:tcW w:w="1242" w:type="dxa"/>
                <w:gridSpan w:val="2"/>
                <w:shd w:val="clear" w:color="auto" w:fill="auto"/>
                <w:hideMark/>
              </w:tcPr>
            </w:tcPrChange>
          </w:tcPr>
          <w:p w:rsidR="00F14CF4" w:rsidRDefault="008D26BC">
            <w:pPr>
              <w:widowControl/>
              <w:rPr>
                <w:ins w:id="895" w:author="王会00041692" w:date="2016-08-22T15:49:00Z"/>
                <w:rFonts w:ascii="微软雅黑" w:eastAsia="微软雅黑" w:hAnsi="微软雅黑" w:cs="宋体"/>
                <w:kern w:val="0"/>
                <w:sz w:val="13"/>
                <w:szCs w:val="13"/>
              </w:rPr>
            </w:pPr>
            <w:ins w:id="896" w:author="王会00041692" w:date="2016-08-22T15:50:00Z">
              <w:r w:rsidRPr="008D26BC">
                <w:rPr>
                  <w:rFonts w:ascii="微软雅黑" w:eastAsia="微软雅黑" w:hAnsi="微软雅黑" w:cs="宋体"/>
                  <w:kern w:val="0"/>
                  <w:sz w:val="13"/>
                  <w:szCs w:val="13"/>
                  <w:rPrChange w:id="897" w:author="王会00041692" w:date="2016-08-22T15:50:00Z">
                    <w:rPr>
                      <w:b/>
                      <w:bCs/>
                    </w:rPr>
                  </w:rPrChange>
                </w:rPr>
                <w:t xml:space="preserve">cachetable </w:t>
              </w:r>
            </w:ins>
          </w:p>
        </w:tc>
        <w:tc>
          <w:tcPr>
            <w:tcW w:w="992" w:type="dxa"/>
            <w:shd w:val="clear" w:color="auto" w:fill="auto"/>
            <w:hideMark/>
            <w:tcPrChange w:id="898" w:author="王会00041692" w:date="2016-08-22T15:59:00Z">
              <w:tcPr>
                <w:tcW w:w="709" w:type="dxa"/>
                <w:shd w:val="clear" w:color="auto" w:fill="auto"/>
                <w:hideMark/>
              </w:tcPr>
            </w:tcPrChange>
          </w:tcPr>
          <w:p w:rsidR="003130ED" w:rsidRPr="00DA5AB8" w:rsidRDefault="003130ED" w:rsidP="003130ED">
            <w:pPr>
              <w:widowControl/>
              <w:rPr>
                <w:ins w:id="899" w:author="王会00041692" w:date="2016-08-22T15:49:00Z"/>
                <w:rFonts w:ascii="微软雅黑" w:eastAsia="微软雅黑" w:hAnsi="微软雅黑" w:cs="宋体"/>
                <w:kern w:val="0"/>
                <w:sz w:val="13"/>
                <w:szCs w:val="13"/>
              </w:rPr>
            </w:pPr>
            <w:ins w:id="900" w:author="王会00041692" w:date="2016-08-22T15:52:00Z">
              <w:r w:rsidRPr="000F5E21">
                <w:rPr>
                  <w:rFonts w:ascii="微软雅黑" w:eastAsia="微软雅黑" w:hAnsi="微软雅黑" w:cs="宋体"/>
                  <w:kern w:val="0"/>
                  <w:sz w:val="13"/>
                  <w:szCs w:val="13"/>
                </w:rPr>
                <w:t>name</w:t>
              </w:r>
            </w:ins>
          </w:p>
        </w:tc>
        <w:tc>
          <w:tcPr>
            <w:tcW w:w="992" w:type="dxa"/>
            <w:shd w:val="clear" w:color="auto" w:fill="auto"/>
            <w:hideMark/>
            <w:tcPrChange w:id="901" w:author="王会00041692" w:date="2016-08-22T15:59:00Z">
              <w:tcPr>
                <w:tcW w:w="992" w:type="dxa"/>
                <w:shd w:val="clear" w:color="auto" w:fill="auto"/>
                <w:hideMark/>
              </w:tcPr>
            </w:tcPrChange>
          </w:tcPr>
          <w:p w:rsidR="00F14CF4" w:rsidRDefault="008D26BC">
            <w:pPr>
              <w:widowControl/>
              <w:rPr>
                <w:ins w:id="902" w:author="王会00041692" w:date="2016-08-22T15:49:00Z"/>
                <w:rFonts w:ascii="微软雅黑" w:eastAsia="微软雅黑" w:hAnsi="微软雅黑" w:cs="宋体"/>
                <w:kern w:val="0"/>
                <w:sz w:val="13"/>
                <w:szCs w:val="13"/>
              </w:rPr>
            </w:pPr>
            <w:ins w:id="903" w:author="王会00041692" w:date="2016-08-22T15:56:00Z">
              <w:r w:rsidRPr="008D26BC">
                <w:rPr>
                  <w:rFonts w:hint="eastAsia"/>
                  <w:sz w:val="13"/>
                  <w:szCs w:val="13"/>
                  <w:rPrChange w:id="904" w:author="王会00041692" w:date="2016-08-22T15:56:00Z">
                    <w:rPr>
                      <w:rFonts w:hint="eastAsia"/>
                      <w:b/>
                      <w:bCs/>
                    </w:rPr>
                  </w:rPrChange>
                </w:rPr>
                <w:t>需要</w:t>
              </w:r>
              <w:r w:rsidRPr="008D26BC">
                <w:rPr>
                  <w:sz w:val="13"/>
                  <w:szCs w:val="13"/>
                  <w:rPrChange w:id="905" w:author="王会00041692" w:date="2016-08-22T15:56:00Z">
                    <w:rPr>
                      <w:b/>
                      <w:bCs/>
                    </w:rPr>
                  </w:rPrChange>
                </w:rPr>
                <w:t>ca</w:t>
              </w:r>
            </w:ins>
            <w:ins w:id="906" w:author="王会00041692" w:date="2016-08-22T16:58:00Z">
              <w:r w:rsidR="00107683">
                <w:rPr>
                  <w:rFonts w:hint="eastAsia"/>
                  <w:sz w:val="13"/>
                  <w:szCs w:val="13"/>
                </w:rPr>
                <w:t>che</w:t>
              </w:r>
            </w:ins>
            <w:ins w:id="907" w:author="王会00041692" w:date="2016-08-22T15:56:00Z">
              <w:r w:rsidRPr="008D26BC">
                <w:rPr>
                  <w:rFonts w:hint="eastAsia"/>
                  <w:sz w:val="13"/>
                  <w:szCs w:val="13"/>
                  <w:rPrChange w:id="908" w:author="王会00041692" w:date="2016-08-22T15:56:00Z">
                    <w:rPr>
                      <w:rFonts w:hint="eastAsia"/>
                      <w:b/>
                      <w:bCs/>
                    </w:rPr>
                  </w:rPrChange>
                </w:rPr>
                <w:t>的外部表</w:t>
              </w:r>
            </w:ins>
          </w:p>
        </w:tc>
        <w:tc>
          <w:tcPr>
            <w:tcW w:w="709" w:type="dxa"/>
            <w:shd w:val="clear" w:color="auto" w:fill="auto"/>
            <w:hideMark/>
            <w:tcPrChange w:id="909" w:author="王会00041692" w:date="2016-08-22T15:59:00Z">
              <w:tcPr>
                <w:tcW w:w="709" w:type="dxa"/>
                <w:shd w:val="clear" w:color="auto" w:fill="auto"/>
                <w:hideMark/>
              </w:tcPr>
            </w:tcPrChange>
          </w:tcPr>
          <w:p w:rsidR="003130ED" w:rsidRPr="00DA5AB8" w:rsidRDefault="00BF47E3" w:rsidP="003130ED">
            <w:pPr>
              <w:widowControl/>
              <w:rPr>
                <w:ins w:id="910" w:author="王会00041692" w:date="2016-08-22T15:49:00Z"/>
                <w:rFonts w:ascii="微软雅黑" w:eastAsia="微软雅黑" w:hAnsi="微软雅黑" w:cs="宋体"/>
                <w:kern w:val="0"/>
                <w:sz w:val="13"/>
                <w:szCs w:val="13"/>
              </w:rPr>
            </w:pPr>
            <w:ins w:id="911" w:author="王会00041692" w:date="2016-08-22T16:13:00Z">
              <w:r>
                <w:rPr>
                  <w:rFonts w:ascii="微软雅黑" w:eastAsia="微软雅黑" w:hAnsi="微软雅黑" w:cs="宋体" w:hint="eastAsia"/>
                  <w:kern w:val="0"/>
                  <w:sz w:val="13"/>
                  <w:szCs w:val="13"/>
                </w:rPr>
                <w:t>字符串</w:t>
              </w:r>
            </w:ins>
          </w:p>
        </w:tc>
        <w:tc>
          <w:tcPr>
            <w:tcW w:w="1134" w:type="dxa"/>
            <w:shd w:val="clear" w:color="auto" w:fill="auto"/>
            <w:hideMark/>
            <w:tcPrChange w:id="912" w:author="王会00041692" w:date="2016-08-22T15:59:00Z">
              <w:tcPr>
                <w:tcW w:w="1134" w:type="dxa"/>
                <w:shd w:val="clear" w:color="auto" w:fill="auto"/>
                <w:hideMark/>
              </w:tcPr>
            </w:tcPrChange>
          </w:tcPr>
          <w:p w:rsidR="003130ED" w:rsidRPr="00DA5AB8" w:rsidRDefault="003130ED" w:rsidP="003130ED">
            <w:pPr>
              <w:widowControl/>
              <w:rPr>
                <w:ins w:id="913" w:author="王会00041692" w:date="2016-08-22T15:49:00Z"/>
                <w:rFonts w:ascii="微软雅黑" w:eastAsia="微软雅黑" w:hAnsi="微软雅黑" w:cs="宋体"/>
                <w:kern w:val="0"/>
                <w:sz w:val="13"/>
                <w:szCs w:val="13"/>
              </w:rPr>
            </w:pPr>
          </w:p>
        </w:tc>
        <w:tc>
          <w:tcPr>
            <w:tcW w:w="1559" w:type="dxa"/>
            <w:shd w:val="clear" w:color="auto" w:fill="auto"/>
            <w:tcPrChange w:id="914" w:author="王会00041692" w:date="2016-08-22T15:59:00Z">
              <w:tcPr>
                <w:tcW w:w="1559" w:type="dxa"/>
                <w:shd w:val="clear" w:color="auto" w:fill="auto"/>
              </w:tcPr>
            </w:tcPrChange>
          </w:tcPr>
          <w:p w:rsidR="003130ED" w:rsidRPr="00DA5AB8" w:rsidRDefault="003130ED" w:rsidP="003130ED">
            <w:pPr>
              <w:rPr>
                <w:ins w:id="915" w:author="王会00041692" w:date="2016-08-22T15:49:00Z"/>
                <w:rFonts w:ascii="微软雅黑" w:eastAsia="微软雅黑" w:hAnsi="微软雅黑" w:cs="宋体"/>
                <w:kern w:val="0"/>
                <w:sz w:val="13"/>
                <w:szCs w:val="13"/>
              </w:rPr>
            </w:pPr>
          </w:p>
        </w:tc>
        <w:tc>
          <w:tcPr>
            <w:tcW w:w="2694" w:type="dxa"/>
            <w:shd w:val="clear" w:color="auto" w:fill="auto"/>
            <w:hideMark/>
            <w:tcPrChange w:id="916" w:author="王会00041692" w:date="2016-08-22T15:59:00Z">
              <w:tcPr>
                <w:tcW w:w="2694" w:type="dxa"/>
                <w:shd w:val="clear" w:color="auto" w:fill="auto"/>
                <w:hideMark/>
              </w:tcPr>
            </w:tcPrChange>
          </w:tcPr>
          <w:p w:rsidR="00F14CF4" w:rsidRDefault="00BF47E3">
            <w:pPr>
              <w:widowControl/>
              <w:rPr>
                <w:ins w:id="917" w:author="王会00041692" w:date="2016-08-22T15:49:00Z"/>
                <w:rFonts w:ascii="微软雅黑" w:eastAsia="微软雅黑" w:hAnsi="微软雅黑" w:cs="宋体"/>
                <w:kern w:val="0"/>
                <w:sz w:val="13"/>
                <w:szCs w:val="13"/>
              </w:rPr>
            </w:pPr>
            <w:ins w:id="918" w:author="王会00041692" w:date="2016-08-22T16:13:00Z">
              <w:r w:rsidRPr="000F5E21">
                <w:rPr>
                  <w:rFonts w:hint="eastAsia"/>
                  <w:sz w:val="13"/>
                  <w:szCs w:val="13"/>
                </w:rPr>
                <w:t>需要</w:t>
              </w:r>
              <w:r w:rsidRPr="000F5E21">
                <w:rPr>
                  <w:rFonts w:hint="eastAsia"/>
                  <w:sz w:val="13"/>
                  <w:szCs w:val="13"/>
                </w:rPr>
                <w:t>ca</w:t>
              </w:r>
            </w:ins>
            <w:ins w:id="919" w:author="王会00041692" w:date="2016-08-22T16:58:00Z">
              <w:r w:rsidR="00107683">
                <w:rPr>
                  <w:rFonts w:hint="eastAsia"/>
                  <w:sz w:val="13"/>
                  <w:szCs w:val="13"/>
                </w:rPr>
                <w:t>che</w:t>
              </w:r>
            </w:ins>
            <w:ins w:id="920" w:author="王会00041692" w:date="2016-08-22T16:13:00Z">
              <w:r w:rsidRPr="000F5E21">
                <w:rPr>
                  <w:rFonts w:hint="eastAsia"/>
                  <w:sz w:val="13"/>
                  <w:szCs w:val="13"/>
                </w:rPr>
                <w:t>的外部表，理论上流中用到的外部表都应该先</w:t>
              </w:r>
              <w:r w:rsidRPr="000F5E21">
                <w:rPr>
                  <w:rFonts w:hint="eastAsia"/>
                  <w:sz w:val="13"/>
                  <w:szCs w:val="13"/>
                </w:rPr>
                <w:t>cache</w:t>
              </w:r>
              <w:r w:rsidRPr="000F5E21">
                <w:rPr>
                  <w:rFonts w:hint="eastAsia"/>
                  <w:sz w:val="13"/>
                  <w:szCs w:val="13"/>
                </w:rPr>
                <w:t>，以提高运行效率</w:t>
              </w:r>
            </w:ins>
            <w:ins w:id="921" w:author="王会00041692" w:date="2016-08-22T16:59:00Z">
              <w:r w:rsidR="00CA6DD7">
                <w:rPr>
                  <w:rFonts w:hint="eastAsia"/>
                  <w:sz w:val="13"/>
                  <w:szCs w:val="13"/>
                </w:rPr>
                <w:t>，但数据会更新</w:t>
              </w:r>
            </w:ins>
            <w:ins w:id="922" w:author="王会00041692" w:date="2016-08-24T09:36:00Z">
              <w:r w:rsidR="003C4717">
                <w:rPr>
                  <w:rFonts w:hint="eastAsia"/>
                  <w:sz w:val="13"/>
                  <w:szCs w:val="13"/>
                </w:rPr>
                <w:t>的</w:t>
              </w:r>
            </w:ins>
            <w:ins w:id="923" w:author="王会00041692" w:date="2016-08-22T16:59:00Z">
              <w:r w:rsidR="00CA6DD7">
                <w:rPr>
                  <w:rFonts w:hint="eastAsia"/>
                  <w:sz w:val="13"/>
                  <w:szCs w:val="13"/>
                </w:rPr>
                <w:t>表不能进行</w:t>
              </w:r>
              <w:r w:rsidR="00CA6DD7">
                <w:rPr>
                  <w:rFonts w:hint="eastAsia"/>
                  <w:sz w:val="13"/>
                  <w:szCs w:val="13"/>
                </w:rPr>
                <w:t>cache</w:t>
              </w:r>
            </w:ins>
          </w:p>
        </w:tc>
        <w:tc>
          <w:tcPr>
            <w:tcW w:w="1275" w:type="dxa"/>
            <w:shd w:val="clear" w:color="auto" w:fill="auto"/>
            <w:tcPrChange w:id="924" w:author="王会00041692" w:date="2016-08-22T15:59:00Z">
              <w:tcPr>
                <w:tcW w:w="1275" w:type="dxa"/>
                <w:shd w:val="clear" w:color="auto" w:fill="auto"/>
              </w:tcPr>
            </w:tcPrChange>
          </w:tcPr>
          <w:p w:rsidR="003130ED" w:rsidRDefault="003130ED" w:rsidP="003130ED">
            <w:pPr>
              <w:widowControl/>
              <w:rPr>
                <w:ins w:id="925" w:author="王会00041692" w:date="2016-08-22T15:49:00Z"/>
                <w:rFonts w:ascii="微软雅黑" w:eastAsia="微软雅黑" w:hAnsi="微软雅黑" w:cs="宋体"/>
                <w:kern w:val="0"/>
                <w:sz w:val="13"/>
                <w:szCs w:val="13"/>
              </w:rPr>
            </w:pPr>
            <w:ins w:id="926"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927" w:author="王会00041692" w:date="2016-08-22T15:49:00Z"/>
          <w:trPrChange w:id="928" w:author="王会00041692" w:date="2016-08-22T15:59:00Z">
            <w:trPr>
              <w:trHeight w:val="300"/>
            </w:trPr>
          </w:trPrChange>
        </w:trPr>
        <w:tc>
          <w:tcPr>
            <w:tcW w:w="959" w:type="dxa"/>
            <w:shd w:val="clear" w:color="auto" w:fill="auto"/>
            <w:hideMark/>
            <w:tcPrChange w:id="929" w:author="王会00041692" w:date="2016-08-22T15:59:00Z">
              <w:tcPr>
                <w:tcW w:w="1242" w:type="dxa"/>
                <w:gridSpan w:val="2"/>
                <w:shd w:val="clear" w:color="auto" w:fill="auto"/>
                <w:hideMark/>
              </w:tcPr>
            </w:tcPrChange>
          </w:tcPr>
          <w:p w:rsidR="003130ED" w:rsidRPr="00DA5AB8" w:rsidRDefault="003130ED" w:rsidP="003130ED">
            <w:pPr>
              <w:widowControl/>
              <w:rPr>
                <w:ins w:id="930" w:author="王会00041692" w:date="2016-08-22T15:49:00Z"/>
                <w:rFonts w:ascii="微软雅黑" w:eastAsia="微软雅黑" w:hAnsi="微软雅黑" w:cs="宋体"/>
                <w:kern w:val="0"/>
                <w:sz w:val="13"/>
                <w:szCs w:val="13"/>
              </w:rPr>
            </w:pPr>
          </w:p>
        </w:tc>
        <w:tc>
          <w:tcPr>
            <w:tcW w:w="992" w:type="dxa"/>
            <w:shd w:val="clear" w:color="auto" w:fill="auto"/>
            <w:hideMark/>
            <w:tcPrChange w:id="931" w:author="王会00041692" w:date="2016-08-22T15:59:00Z">
              <w:tcPr>
                <w:tcW w:w="709" w:type="dxa"/>
                <w:shd w:val="clear" w:color="auto" w:fill="auto"/>
                <w:hideMark/>
              </w:tcPr>
            </w:tcPrChange>
          </w:tcPr>
          <w:p w:rsidR="003130ED" w:rsidRPr="00DA5AB8" w:rsidRDefault="003130ED" w:rsidP="003130ED">
            <w:pPr>
              <w:widowControl/>
              <w:rPr>
                <w:ins w:id="932" w:author="王会00041692" w:date="2016-08-22T15:49:00Z"/>
                <w:rFonts w:ascii="微软雅黑" w:eastAsia="微软雅黑" w:hAnsi="微软雅黑" w:cs="宋体"/>
                <w:kern w:val="0"/>
                <w:sz w:val="13"/>
                <w:szCs w:val="13"/>
              </w:rPr>
            </w:pPr>
            <w:ins w:id="933" w:author="王会00041692" w:date="2016-08-22T15:52:00Z">
              <w:r w:rsidRPr="000F5E21">
                <w:rPr>
                  <w:rFonts w:ascii="微软雅黑" w:eastAsia="微软雅黑" w:hAnsi="微软雅黑" w:cs="宋体"/>
                  <w:kern w:val="0"/>
                  <w:sz w:val="13"/>
                  <w:szCs w:val="13"/>
                </w:rPr>
                <w:t>type</w:t>
              </w:r>
            </w:ins>
          </w:p>
        </w:tc>
        <w:tc>
          <w:tcPr>
            <w:tcW w:w="992" w:type="dxa"/>
            <w:shd w:val="clear" w:color="auto" w:fill="auto"/>
            <w:hideMark/>
            <w:tcPrChange w:id="934" w:author="王会00041692" w:date="2016-08-22T15:59:00Z">
              <w:tcPr>
                <w:tcW w:w="992" w:type="dxa"/>
                <w:shd w:val="clear" w:color="auto" w:fill="auto"/>
                <w:hideMark/>
              </w:tcPr>
            </w:tcPrChange>
          </w:tcPr>
          <w:p w:rsidR="00F14CF4" w:rsidRDefault="008D26BC">
            <w:pPr>
              <w:widowControl/>
              <w:rPr>
                <w:ins w:id="935" w:author="王会00041692" w:date="2016-08-22T15:49:00Z"/>
                <w:rFonts w:ascii="微软雅黑" w:eastAsia="微软雅黑" w:hAnsi="微软雅黑" w:cs="宋体"/>
                <w:kern w:val="0"/>
                <w:sz w:val="13"/>
                <w:szCs w:val="13"/>
              </w:rPr>
            </w:pPr>
            <w:ins w:id="936" w:author="王会00041692" w:date="2016-08-22T15:56:00Z">
              <w:r w:rsidRPr="008D26BC">
                <w:rPr>
                  <w:sz w:val="13"/>
                  <w:szCs w:val="13"/>
                  <w:rPrChange w:id="937" w:author="王会00041692" w:date="2016-08-22T15:56:00Z">
                    <w:rPr>
                      <w:b/>
                      <w:bCs/>
                    </w:rPr>
                  </w:rPrChange>
                </w:rPr>
                <w:t>Ca</w:t>
              </w:r>
            </w:ins>
            <w:ins w:id="938" w:author="王会00041692" w:date="2016-08-22T16:58:00Z">
              <w:r w:rsidR="00CA6DD7">
                <w:rPr>
                  <w:rFonts w:hint="eastAsia"/>
                  <w:sz w:val="13"/>
                  <w:szCs w:val="13"/>
                </w:rPr>
                <w:t>che</w:t>
              </w:r>
            </w:ins>
            <w:ins w:id="939" w:author="王会00041692" w:date="2016-08-22T15:56:00Z">
              <w:r w:rsidRPr="008D26BC">
                <w:rPr>
                  <w:rFonts w:hint="eastAsia"/>
                  <w:sz w:val="13"/>
                  <w:szCs w:val="13"/>
                  <w:rPrChange w:id="940" w:author="王会00041692" w:date="2016-08-22T15:56:00Z">
                    <w:rPr>
                      <w:rFonts w:hint="eastAsia"/>
                      <w:b/>
                      <w:bCs/>
                    </w:rPr>
                  </w:rPrChange>
                </w:rPr>
                <w:t>表类型，缺省为</w:t>
              </w:r>
              <w:r w:rsidRPr="008D26BC">
                <w:rPr>
                  <w:sz w:val="13"/>
                  <w:szCs w:val="13"/>
                  <w:rPrChange w:id="941" w:author="王会00041692" w:date="2016-08-22T15:56:00Z">
                    <w:rPr>
                      <w:b/>
                      <w:bCs/>
                    </w:rPr>
                  </w:rPrChange>
                </w:rPr>
                <w:t>spark</w:t>
              </w:r>
              <w:r w:rsidRPr="008D26BC">
                <w:rPr>
                  <w:rFonts w:hint="eastAsia"/>
                  <w:sz w:val="13"/>
                  <w:szCs w:val="13"/>
                  <w:rPrChange w:id="942" w:author="王会00041692" w:date="2016-08-22T15:56:00Z">
                    <w:rPr>
                      <w:rFonts w:hint="eastAsia"/>
                      <w:b/>
                      <w:bCs/>
                    </w:rPr>
                  </w:rPrChange>
                </w:rPr>
                <w:t>，目前也只支持</w:t>
              </w:r>
              <w:r w:rsidRPr="008D26BC">
                <w:rPr>
                  <w:sz w:val="13"/>
                  <w:szCs w:val="13"/>
                  <w:rPrChange w:id="943" w:author="王会00041692" w:date="2016-08-22T15:56:00Z">
                    <w:rPr>
                      <w:b/>
                      <w:bCs/>
                    </w:rPr>
                  </w:rPrChange>
                </w:rPr>
                <w:t>spark</w:t>
              </w:r>
            </w:ins>
          </w:p>
        </w:tc>
        <w:tc>
          <w:tcPr>
            <w:tcW w:w="709" w:type="dxa"/>
            <w:shd w:val="clear" w:color="auto" w:fill="auto"/>
            <w:hideMark/>
            <w:tcPrChange w:id="944" w:author="王会00041692" w:date="2016-08-22T15:59:00Z">
              <w:tcPr>
                <w:tcW w:w="709" w:type="dxa"/>
                <w:shd w:val="clear" w:color="auto" w:fill="auto"/>
                <w:hideMark/>
              </w:tcPr>
            </w:tcPrChange>
          </w:tcPr>
          <w:p w:rsidR="003130ED" w:rsidRPr="00DA5AB8" w:rsidRDefault="00BF47E3" w:rsidP="003130ED">
            <w:pPr>
              <w:widowControl/>
              <w:rPr>
                <w:ins w:id="945" w:author="王会00041692" w:date="2016-08-22T15:49:00Z"/>
                <w:rFonts w:ascii="微软雅黑" w:eastAsia="微软雅黑" w:hAnsi="微软雅黑" w:cs="宋体"/>
                <w:kern w:val="0"/>
                <w:sz w:val="13"/>
                <w:szCs w:val="13"/>
              </w:rPr>
            </w:pPr>
            <w:ins w:id="946" w:author="王会00041692" w:date="2016-08-22T16:13:00Z">
              <w:r>
                <w:rPr>
                  <w:rFonts w:ascii="微软雅黑" w:eastAsia="微软雅黑" w:hAnsi="微软雅黑" w:cs="宋体" w:hint="eastAsia"/>
                  <w:kern w:val="0"/>
                  <w:sz w:val="13"/>
                  <w:szCs w:val="13"/>
                </w:rPr>
                <w:t>字符串</w:t>
              </w:r>
            </w:ins>
          </w:p>
        </w:tc>
        <w:tc>
          <w:tcPr>
            <w:tcW w:w="1134" w:type="dxa"/>
            <w:shd w:val="clear" w:color="auto" w:fill="auto"/>
            <w:hideMark/>
            <w:tcPrChange w:id="947" w:author="王会00041692" w:date="2016-08-22T15:59:00Z">
              <w:tcPr>
                <w:tcW w:w="1134" w:type="dxa"/>
                <w:shd w:val="clear" w:color="auto" w:fill="auto"/>
                <w:hideMark/>
              </w:tcPr>
            </w:tcPrChange>
          </w:tcPr>
          <w:p w:rsidR="003130ED" w:rsidRPr="00DA5AB8" w:rsidRDefault="00BF47E3" w:rsidP="003130ED">
            <w:pPr>
              <w:widowControl/>
              <w:rPr>
                <w:ins w:id="948" w:author="王会00041692" w:date="2016-08-22T15:49:00Z"/>
                <w:rFonts w:ascii="微软雅黑" w:eastAsia="微软雅黑" w:hAnsi="微软雅黑" w:cs="宋体"/>
                <w:kern w:val="0"/>
                <w:sz w:val="13"/>
                <w:szCs w:val="13"/>
              </w:rPr>
            </w:pPr>
            <w:ins w:id="949" w:author="王会00041692" w:date="2016-08-22T16:13:00Z">
              <w:r w:rsidRPr="000F5E21">
                <w:rPr>
                  <w:rFonts w:hint="eastAsia"/>
                  <w:sz w:val="13"/>
                  <w:szCs w:val="13"/>
                </w:rPr>
                <w:t>spark</w:t>
              </w:r>
            </w:ins>
          </w:p>
        </w:tc>
        <w:tc>
          <w:tcPr>
            <w:tcW w:w="1559" w:type="dxa"/>
            <w:shd w:val="clear" w:color="auto" w:fill="auto"/>
            <w:tcPrChange w:id="950" w:author="王会00041692" w:date="2016-08-22T15:59:00Z">
              <w:tcPr>
                <w:tcW w:w="1559" w:type="dxa"/>
                <w:shd w:val="clear" w:color="auto" w:fill="auto"/>
              </w:tcPr>
            </w:tcPrChange>
          </w:tcPr>
          <w:p w:rsidR="003130ED" w:rsidRPr="00DA5AB8" w:rsidRDefault="00BF47E3" w:rsidP="003130ED">
            <w:pPr>
              <w:rPr>
                <w:ins w:id="951" w:author="王会00041692" w:date="2016-08-22T15:49:00Z"/>
                <w:rFonts w:ascii="微软雅黑" w:eastAsia="微软雅黑" w:hAnsi="微软雅黑" w:cs="宋体"/>
                <w:kern w:val="0"/>
                <w:sz w:val="13"/>
                <w:szCs w:val="13"/>
              </w:rPr>
            </w:pPr>
            <w:ins w:id="952" w:author="王会00041692" w:date="2016-08-22T16:13:00Z">
              <w:r w:rsidRPr="000F5E21">
                <w:rPr>
                  <w:rFonts w:hint="eastAsia"/>
                  <w:sz w:val="13"/>
                  <w:szCs w:val="13"/>
                </w:rPr>
                <w:t>spark</w:t>
              </w:r>
            </w:ins>
          </w:p>
        </w:tc>
        <w:tc>
          <w:tcPr>
            <w:tcW w:w="2694" w:type="dxa"/>
            <w:shd w:val="clear" w:color="auto" w:fill="auto"/>
            <w:hideMark/>
            <w:tcPrChange w:id="953" w:author="王会00041692" w:date="2016-08-22T15:59:00Z">
              <w:tcPr>
                <w:tcW w:w="2694" w:type="dxa"/>
                <w:shd w:val="clear" w:color="auto" w:fill="auto"/>
                <w:hideMark/>
              </w:tcPr>
            </w:tcPrChange>
          </w:tcPr>
          <w:p w:rsidR="003130ED" w:rsidRPr="00DA5AB8" w:rsidRDefault="00CC5F0D" w:rsidP="003130ED">
            <w:pPr>
              <w:widowControl/>
              <w:rPr>
                <w:ins w:id="954" w:author="王会00041692" w:date="2016-08-22T15:49:00Z"/>
                <w:rFonts w:ascii="微软雅黑" w:eastAsia="微软雅黑" w:hAnsi="微软雅黑" w:cs="宋体"/>
                <w:kern w:val="0"/>
                <w:sz w:val="13"/>
                <w:szCs w:val="13"/>
              </w:rPr>
            </w:pPr>
            <w:ins w:id="955" w:author="王会00041692" w:date="2016-08-23T15:27:00Z">
              <w:r>
                <w:rPr>
                  <w:sz w:val="13"/>
                  <w:szCs w:val="13"/>
                </w:rPr>
                <w:t>Cache</w:t>
              </w:r>
            </w:ins>
            <w:ins w:id="956" w:author="王会00041692" w:date="2016-08-22T16:13:00Z">
              <w:r w:rsidR="00BF47E3" w:rsidRPr="000F5E21">
                <w:rPr>
                  <w:rFonts w:hint="eastAsia"/>
                  <w:sz w:val="13"/>
                  <w:szCs w:val="13"/>
                </w:rPr>
                <w:t>表类型，缺省为</w:t>
              </w:r>
              <w:r w:rsidR="00BF47E3" w:rsidRPr="000F5E21">
                <w:rPr>
                  <w:rFonts w:hint="eastAsia"/>
                  <w:sz w:val="13"/>
                  <w:szCs w:val="13"/>
                </w:rPr>
                <w:t>spark</w:t>
              </w:r>
              <w:r w:rsidR="00BF47E3" w:rsidRPr="000F5E21">
                <w:rPr>
                  <w:rFonts w:hint="eastAsia"/>
                  <w:sz w:val="13"/>
                  <w:szCs w:val="13"/>
                </w:rPr>
                <w:t>，目前也只支持</w:t>
              </w:r>
              <w:r w:rsidR="00BF47E3" w:rsidRPr="000F5E21">
                <w:rPr>
                  <w:rFonts w:hint="eastAsia"/>
                  <w:sz w:val="13"/>
                  <w:szCs w:val="13"/>
                </w:rPr>
                <w:t>spark</w:t>
              </w:r>
            </w:ins>
          </w:p>
        </w:tc>
        <w:tc>
          <w:tcPr>
            <w:tcW w:w="1275" w:type="dxa"/>
            <w:shd w:val="clear" w:color="auto" w:fill="auto"/>
            <w:tcPrChange w:id="957" w:author="王会00041692" w:date="2016-08-22T15:59:00Z">
              <w:tcPr>
                <w:tcW w:w="1275" w:type="dxa"/>
                <w:shd w:val="clear" w:color="auto" w:fill="auto"/>
              </w:tcPr>
            </w:tcPrChange>
          </w:tcPr>
          <w:p w:rsidR="003130ED" w:rsidRDefault="003130ED" w:rsidP="003130ED">
            <w:pPr>
              <w:widowControl/>
              <w:rPr>
                <w:ins w:id="958" w:author="王会00041692" w:date="2016-08-22T15:49:00Z"/>
                <w:rFonts w:ascii="微软雅黑" w:eastAsia="微软雅黑" w:hAnsi="微软雅黑" w:cs="宋体"/>
                <w:kern w:val="0"/>
                <w:sz w:val="13"/>
                <w:szCs w:val="13"/>
              </w:rPr>
            </w:pPr>
            <w:ins w:id="959"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960" w:author="王会00041692" w:date="2016-08-22T15:49:00Z"/>
          <w:trPrChange w:id="961" w:author="王会00041692" w:date="2016-08-22T15:59:00Z">
            <w:trPr>
              <w:trHeight w:val="300"/>
            </w:trPr>
          </w:trPrChange>
        </w:trPr>
        <w:tc>
          <w:tcPr>
            <w:tcW w:w="959" w:type="dxa"/>
            <w:shd w:val="clear" w:color="auto" w:fill="auto"/>
            <w:hideMark/>
            <w:tcPrChange w:id="962" w:author="王会00041692" w:date="2016-08-22T15:59:00Z">
              <w:tcPr>
                <w:tcW w:w="1242" w:type="dxa"/>
                <w:gridSpan w:val="2"/>
                <w:shd w:val="clear" w:color="auto" w:fill="auto"/>
                <w:hideMark/>
              </w:tcPr>
            </w:tcPrChange>
          </w:tcPr>
          <w:p w:rsidR="003130ED" w:rsidRPr="00DA5AB8" w:rsidRDefault="003130ED" w:rsidP="003130ED">
            <w:pPr>
              <w:widowControl/>
              <w:rPr>
                <w:ins w:id="963" w:author="王会00041692" w:date="2016-08-22T15:49:00Z"/>
                <w:rFonts w:ascii="微软雅黑" w:eastAsia="微软雅黑" w:hAnsi="微软雅黑" w:cs="宋体"/>
                <w:kern w:val="0"/>
                <w:sz w:val="13"/>
                <w:szCs w:val="13"/>
              </w:rPr>
            </w:pPr>
          </w:p>
        </w:tc>
        <w:tc>
          <w:tcPr>
            <w:tcW w:w="992" w:type="dxa"/>
            <w:shd w:val="clear" w:color="auto" w:fill="auto"/>
            <w:hideMark/>
            <w:tcPrChange w:id="964" w:author="王会00041692" w:date="2016-08-22T15:59:00Z">
              <w:tcPr>
                <w:tcW w:w="709" w:type="dxa"/>
                <w:shd w:val="clear" w:color="auto" w:fill="auto"/>
                <w:hideMark/>
              </w:tcPr>
            </w:tcPrChange>
          </w:tcPr>
          <w:p w:rsidR="003130ED" w:rsidRPr="00DA5AB8" w:rsidRDefault="003130ED" w:rsidP="003130ED">
            <w:pPr>
              <w:widowControl/>
              <w:rPr>
                <w:ins w:id="965" w:author="王会00041692" w:date="2016-08-22T15:49:00Z"/>
                <w:rFonts w:ascii="微软雅黑" w:eastAsia="微软雅黑" w:hAnsi="微软雅黑" w:cs="宋体"/>
                <w:kern w:val="0"/>
                <w:sz w:val="13"/>
                <w:szCs w:val="13"/>
              </w:rPr>
            </w:pPr>
            <w:ins w:id="966" w:author="王会00041692" w:date="2016-08-22T15:52:00Z">
              <w:r w:rsidRPr="000F5E21">
                <w:rPr>
                  <w:rFonts w:ascii="微软雅黑" w:eastAsia="微软雅黑" w:hAnsi="微软雅黑" w:cs="宋体"/>
                  <w:kern w:val="0"/>
                  <w:sz w:val="13"/>
                  <w:szCs w:val="13"/>
                </w:rPr>
                <w:t>dbname</w:t>
              </w:r>
            </w:ins>
          </w:p>
        </w:tc>
        <w:tc>
          <w:tcPr>
            <w:tcW w:w="992" w:type="dxa"/>
            <w:shd w:val="clear" w:color="auto" w:fill="auto"/>
            <w:hideMark/>
            <w:tcPrChange w:id="967" w:author="王会00041692" w:date="2016-08-22T15:59:00Z">
              <w:tcPr>
                <w:tcW w:w="992" w:type="dxa"/>
                <w:shd w:val="clear" w:color="auto" w:fill="auto"/>
                <w:hideMark/>
              </w:tcPr>
            </w:tcPrChange>
          </w:tcPr>
          <w:p w:rsidR="003130ED" w:rsidRPr="000F5E21" w:rsidRDefault="008D26BC" w:rsidP="003130ED">
            <w:pPr>
              <w:widowControl/>
              <w:rPr>
                <w:ins w:id="968" w:author="王会00041692" w:date="2016-08-22T15:49:00Z"/>
                <w:rFonts w:ascii="微软雅黑" w:eastAsia="微软雅黑" w:hAnsi="微软雅黑" w:cs="宋体"/>
                <w:kern w:val="0"/>
                <w:sz w:val="13"/>
                <w:szCs w:val="13"/>
              </w:rPr>
            </w:pPr>
            <w:ins w:id="969" w:author="王会00041692" w:date="2016-08-22T15:56:00Z">
              <w:r w:rsidRPr="008D26BC">
                <w:rPr>
                  <w:sz w:val="13"/>
                  <w:szCs w:val="13"/>
                  <w:rPrChange w:id="970" w:author="王会00041692" w:date="2016-08-22T15:56:00Z">
                    <w:rPr>
                      <w:b/>
                      <w:bCs/>
                    </w:rPr>
                  </w:rPrChange>
                </w:rPr>
                <w:t>Spark</w:t>
              </w:r>
              <w:r w:rsidRPr="008D26BC">
                <w:rPr>
                  <w:rFonts w:hint="eastAsia"/>
                  <w:sz w:val="13"/>
                  <w:szCs w:val="13"/>
                  <w:rPrChange w:id="971" w:author="王会00041692" w:date="2016-08-22T15:56:00Z">
                    <w:rPr>
                      <w:rFonts w:hint="eastAsia"/>
                      <w:b/>
                      <w:bCs/>
                    </w:rPr>
                  </w:rPrChange>
                </w:rPr>
                <w:t>表所在的数据库</w:t>
              </w:r>
            </w:ins>
          </w:p>
        </w:tc>
        <w:tc>
          <w:tcPr>
            <w:tcW w:w="709" w:type="dxa"/>
            <w:shd w:val="clear" w:color="auto" w:fill="auto"/>
            <w:hideMark/>
            <w:tcPrChange w:id="972" w:author="王会00041692" w:date="2016-08-22T15:59:00Z">
              <w:tcPr>
                <w:tcW w:w="709" w:type="dxa"/>
                <w:shd w:val="clear" w:color="auto" w:fill="auto"/>
                <w:hideMark/>
              </w:tcPr>
            </w:tcPrChange>
          </w:tcPr>
          <w:p w:rsidR="003130ED" w:rsidRPr="00DA5AB8" w:rsidRDefault="00BF47E3" w:rsidP="003130ED">
            <w:pPr>
              <w:widowControl/>
              <w:rPr>
                <w:ins w:id="973" w:author="王会00041692" w:date="2016-08-22T15:49:00Z"/>
                <w:rFonts w:ascii="微软雅黑" w:eastAsia="微软雅黑" w:hAnsi="微软雅黑" w:cs="宋体"/>
                <w:kern w:val="0"/>
                <w:sz w:val="13"/>
                <w:szCs w:val="13"/>
              </w:rPr>
            </w:pPr>
            <w:ins w:id="974" w:author="王会00041692" w:date="2016-08-22T16:13:00Z">
              <w:r>
                <w:rPr>
                  <w:rFonts w:ascii="微软雅黑" w:eastAsia="微软雅黑" w:hAnsi="微软雅黑" w:cs="宋体" w:hint="eastAsia"/>
                  <w:kern w:val="0"/>
                  <w:sz w:val="13"/>
                  <w:szCs w:val="13"/>
                </w:rPr>
                <w:t>字符串</w:t>
              </w:r>
            </w:ins>
          </w:p>
        </w:tc>
        <w:tc>
          <w:tcPr>
            <w:tcW w:w="1134" w:type="dxa"/>
            <w:shd w:val="clear" w:color="auto" w:fill="auto"/>
            <w:hideMark/>
            <w:tcPrChange w:id="975" w:author="王会00041692" w:date="2016-08-22T15:59:00Z">
              <w:tcPr>
                <w:tcW w:w="1134" w:type="dxa"/>
                <w:shd w:val="clear" w:color="auto" w:fill="auto"/>
                <w:hideMark/>
              </w:tcPr>
            </w:tcPrChange>
          </w:tcPr>
          <w:p w:rsidR="003130ED" w:rsidRPr="00DA5AB8" w:rsidRDefault="003130ED" w:rsidP="003130ED">
            <w:pPr>
              <w:widowControl/>
              <w:rPr>
                <w:ins w:id="976" w:author="王会00041692" w:date="2016-08-22T15:49:00Z"/>
                <w:rFonts w:ascii="微软雅黑" w:eastAsia="微软雅黑" w:hAnsi="微软雅黑" w:cs="宋体"/>
                <w:kern w:val="0"/>
                <w:sz w:val="13"/>
                <w:szCs w:val="13"/>
              </w:rPr>
            </w:pPr>
          </w:p>
        </w:tc>
        <w:tc>
          <w:tcPr>
            <w:tcW w:w="1559" w:type="dxa"/>
            <w:shd w:val="clear" w:color="auto" w:fill="auto"/>
            <w:tcPrChange w:id="977" w:author="王会00041692" w:date="2016-08-22T15:59:00Z">
              <w:tcPr>
                <w:tcW w:w="1559" w:type="dxa"/>
                <w:shd w:val="clear" w:color="auto" w:fill="auto"/>
              </w:tcPr>
            </w:tcPrChange>
          </w:tcPr>
          <w:p w:rsidR="003130ED" w:rsidRPr="00DA5AB8" w:rsidRDefault="00BF47E3" w:rsidP="003130ED">
            <w:pPr>
              <w:rPr>
                <w:ins w:id="978" w:author="王会00041692" w:date="2016-08-22T15:49:00Z"/>
                <w:rFonts w:ascii="微软雅黑" w:eastAsia="微软雅黑" w:hAnsi="微软雅黑" w:cs="宋体"/>
                <w:kern w:val="0"/>
                <w:sz w:val="13"/>
                <w:szCs w:val="13"/>
              </w:rPr>
            </w:pPr>
            <w:ins w:id="979" w:author="王会00041692" w:date="2016-08-22T16:14:00Z">
              <w:r>
                <w:rPr>
                  <w:rFonts w:ascii="微软雅黑" w:eastAsia="微软雅黑" w:hAnsi="微软雅黑" w:cs="宋体"/>
                  <w:kern w:val="0"/>
                  <w:sz w:val="13"/>
                  <w:szCs w:val="13"/>
                </w:rPr>
                <w:t>zxvmax</w:t>
              </w:r>
            </w:ins>
          </w:p>
        </w:tc>
        <w:tc>
          <w:tcPr>
            <w:tcW w:w="2694" w:type="dxa"/>
            <w:shd w:val="clear" w:color="auto" w:fill="auto"/>
            <w:hideMark/>
            <w:tcPrChange w:id="980" w:author="王会00041692" w:date="2016-08-22T15:59:00Z">
              <w:tcPr>
                <w:tcW w:w="2694" w:type="dxa"/>
                <w:shd w:val="clear" w:color="auto" w:fill="auto"/>
                <w:hideMark/>
              </w:tcPr>
            </w:tcPrChange>
          </w:tcPr>
          <w:p w:rsidR="003130ED" w:rsidRPr="00DA5AB8" w:rsidRDefault="003130ED" w:rsidP="003130ED">
            <w:pPr>
              <w:widowControl/>
              <w:rPr>
                <w:ins w:id="981" w:author="王会00041692" w:date="2016-08-22T15:49:00Z"/>
                <w:rFonts w:ascii="微软雅黑" w:eastAsia="微软雅黑" w:hAnsi="微软雅黑" w:cs="宋体"/>
                <w:kern w:val="0"/>
                <w:sz w:val="13"/>
                <w:szCs w:val="13"/>
              </w:rPr>
            </w:pPr>
          </w:p>
        </w:tc>
        <w:tc>
          <w:tcPr>
            <w:tcW w:w="1275" w:type="dxa"/>
            <w:shd w:val="clear" w:color="auto" w:fill="auto"/>
            <w:tcPrChange w:id="982" w:author="王会00041692" w:date="2016-08-22T15:59:00Z">
              <w:tcPr>
                <w:tcW w:w="1275" w:type="dxa"/>
                <w:shd w:val="clear" w:color="auto" w:fill="auto"/>
              </w:tcPr>
            </w:tcPrChange>
          </w:tcPr>
          <w:p w:rsidR="003130ED" w:rsidRDefault="003130ED" w:rsidP="003130ED">
            <w:pPr>
              <w:widowControl/>
              <w:rPr>
                <w:ins w:id="983" w:author="王会00041692" w:date="2016-08-22T15:49:00Z"/>
                <w:rFonts w:ascii="微软雅黑" w:eastAsia="微软雅黑" w:hAnsi="微软雅黑" w:cs="宋体"/>
                <w:kern w:val="0"/>
                <w:sz w:val="13"/>
                <w:szCs w:val="13"/>
              </w:rPr>
            </w:pPr>
            <w:ins w:id="984"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985" w:author="王会00041692" w:date="2016-08-22T15:49:00Z"/>
          <w:trPrChange w:id="986" w:author="王会00041692" w:date="2016-08-22T15:59:00Z">
            <w:trPr>
              <w:trHeight w:val="300"/>
            </w:trPr>
          </w:trPrChange>
        </w:trPr>
        <w:tc>
          <w:tcPr>
            <w:tcW w:w="959" w:type="dxa"/>
            <w:shd w:val="clear" w:color="auto" w:fill="auto"/>
            <w:hideMark/>
            <w:tcPrChange w:id="987" w:author="王会00041692" w:date="2016-08-22T15:59:00Z">
              <w:tcPr>
                <w:tcW w:w="1242" w:type="dxa"/>
                <w:gridSpan w:val="2"/>
                <w:shd w:val="clear" w:color="auto" w:fill="auto"/>
                <w:hideMark/>
              </w:tcPr>
            </w:tcPrChange>
          </w:tcPr>
          <w:p w:rsidR="003130ED" w:rsidRPr="00DA5AB8" w:rsidRDefault="003130ED" w:rsidP="003130ED">
            <w:pPr>
              <w:widowControl/>
              <w:rPr>
                <w:ins w:id="988" w:author="王会00041692" w:date="2016-08-22T15:49:00Z"/>
                <w:rFonts w:ascii="微软雅黑" w:eastAsia="微软雅黑" w:hAnsi="微软雅黑" w:cs="宋体"/>
                <w:kern w:val="0"/>
                <w:sz w:val="13"/>
                <w:szCs w:val="13"/>
              </w:rPr>
            </w:pPr>
          </w:p>
        </w:tc>
        <w:tc>
          <w:tcPr>
            <w:tcW w:w="992" w:type="dxa"/>
            <w:shd w:val="clear" w:color="auto" w:fill="auto"/>
            <w:hideMark/>
            <w:tcPrChange w:id="989" w:author="王会00041692" w:date="2016-08-22T15:59:00Z">
              <w:tcPr>
                <w:tcW w:w="709" w:type="dxa"/>
                <w:shd w:val="clear" w:color="auto" w:fill="auto"/>
                <w:hideMark/>
              </w:tcPr>
            </w:tcPrChange>
          </w:tcPr>
          <w:p w:rsidR="003130ED" w:rsidRPr="00DA5AB8" w:rsidRDefault="003130ED" w:rsidP="003130ED">
            <w:pPr>
              <w:widowControl/>
              <w:rPr>
                <w:ins w:id="990" w:author="王会00041692" w:date="2016-08-22T15:49:00Z"/>
                <w:rFonts w:ascii="微软雅黑" w:eastAsia="微软雅黑" w:hAnsi="微软雅黑" w:cs="宋体"/>
                <w:kern w:val="0"/>
                <w:sz w:val="13"/>
                <w:szCs w:val="13"/>
              </w:rPr>
            </w:pPr>
            <w:ins w:id="991" w:author="王会00041692" w:date="2016-08-22T15:52:00Z">
              <w:r w:rsidRPr="000F5E21">
                <w:rPr>
                  <w:rFonts w:ascii="微软雅黑" w:eastAsia="微软雅黑" w:hAnsi="微软雅黑" w:cs="宋体"/>
                  <w:kern w:val="0"/>
                  <w:sz w:val="13"/>
                  <w:szCs w:val="13"/>
                </w:rPr>
                <w:t>columns</w:t>
              </w:r>
            </w:ins>
          </w:p>
        </w:tc>
        <w:tc>
          <w:tcPr>
            <w:tcW w:w="992" w:type="dxa"/>
            <w:shd w:val="clear" w:color="auto" w:fill="auto"/>
            <w:hideMark/>
            <w:tcPrChange w:id="992" w:author="王会00041692" w:date="2016-08-22T15:59:00Z">
              <w:tcPr>
                <w:tcW w:w="992" w:type="dxa"/>
                <w:shd w:val="clear" w:color="auto" w:fill="auto"/>
                <w:hideMark/>
              </w:tcPr>
            </w:tcPrChange>
          </w:tcPr>
          <w:p w:rsidR="003130ED" w:rsidRPr="000F5E21" w:rsidRDefault="008D26BC" w:rsidP="003130ED">
            <w:pPr>
              <w:widowControl/>
              <w:rPr>
                <w:ins w:id="993" w:author="王会00041692" w:date="2016-08-22T15:49:00Z"/>
                <w:rFonts w:ascii="微软雅黑" w:eastAsia="微软雅黑" w:hAnsi="微软雅黑" w:cs="宋体"/>
                <w:kern w:val="0"/>
                <w:sz w:val="13"/>
                <w:szCs w:val="13"/>
              </w:rPr>
            </w:pPr>
            <w:ins w:id="994" w:author="王会00041692" w:date="2016-08-22T15:56:00Z">
              <w:r w:rsidRPr="008D26BC">
                <w:rPr>
                  <w:rFonts w:hint="eastAsia"/>
                  <w:sz w:val="13"/>
                  <w:szCs w:val="13"/>
                  <w:rPrChange w:id="995" w:author="王会00041692" w:date="2016-08-22T15:56:00Z">
                    <w:rPr>
                      <w:rFonts w:hint="eastAsia"/>
                      <w:b/>
                      <w:bCs/>
                    </w:rPr>
                  </w:rPrChange>
                </w:rPr>
                <w:t>需要</w:t>
              </w:r>
              <w:r w:rsidRPr="008D26BC">
                <w:rPr>
                  <w:sz w:val="13"/>
                  <w:szCs w:val="13"/>
                  <w:rPrChange w:id="996" w:author="王会00041692" w:date="2016-08-22T15:56:00Z">
                    <w:rPr>
                      <w:b/>
                      <w:bCs/>
                    </w:rPr>
                  </w:rPrChange>
                </w:rPr>
                <w:t>cache</w:t>
              </w:r>
              <w:r w:rsidRPr="008D26BC">
                <w:rPr>
                  <w:rFonts w:hint="eastAsia"/>
                  <w:sz w:val="13"/>
                  <w:szCs w:val="13"/>
                  <w:rPrChange w:id="997" w:author="王会00041692" w:date="2016-08-22T15:56:00Z">
                    <w:rPr>
                      <w:rFonts w:hint="eastAsia"/>
                      <w:b/>
                      <w:bCs/>
                    </w:rPr>
                  </w:rPrChange>
                </w:rPr>
                <w:t>的外部表列</w:t>
              </w:r>
            </w:ins>
          </w:p>
        </w:tc>
        <w:tc>
          <w:tcPr>
            <w:tcW w:w="709" w:type="dxa"/>
            <w:shd w:val="clear" w:color="auto" w:fill="auto"/>
            <w:hideMark/>
            <w:tcPrChange w:id="998" w:author="王会00041692" w:date="2016-08-22T15:59:00Z">
              <w:tcPr>
                <w:tcW w:w="709" w:type="dxa"/>
                <w:shd w:val="clear" w:color="auto" w:fill="auto"/>
                <w:hideMark/>
              </w:tcPr>
            </w:tcPrChange>
          </w:tcPr>
          <w:p w:rsidR="003130ED" w:rsidRPr="00DA5AB8" w:rsidRDefault="000F098B" w:rsidP="003130ED">
            <w:pPr>
              <w:widowControl/>
              <w:rPr>
                <w:ins w:id="999" w:author="王会00041692" w:date="2016-08-22T15:49:00Z"/>
                <w:rFonts w:ascii="微软雅黑" w:eastAsia="微软雅黑" w:hAnsi="微软雅黑" w:cs="宋体"/>
                <w:kern w:val="0"/>
                <w:sz w:val="13"/>
                <w:szCs w:val="13"/>
              </w:rPr>
            </w:pPr>
            <w:ins w:id="1000" w:author="王会00041692" w:date="2016-08-22T16:14:00Z">
              <w:r>
                <w:rPr>
                  <w:rFonts w:ascii="微软雅黑" w:eastAsia="微软雅黑" w:hAnsi="微软雅黑" w:cs="宋体" w:hint="eastAsia"/>
                  <w:kern w:val="0"/>
                  <w:sz w:val="13"/>
                  <w:szCs w:val="13"/>
                </w:rPr>
                <w:t>字符串</w:t>
              </w:r>
            </w:ins>
          </w:p>
        </w:tc>
        <w:tc>
          <w:tcPr>
            <w:tcW w:w="1134" w:type="dxa"/>
            <w:shd w:val="clear" w:color="auto" w:fill="auto"/>
            <w:hideMark/>
            <w:tcPrChange w:id="1001" w:author="王会00041692" w:date="2016-08-22T15:59:00Z">
              <w:tcPr>
                <w:tcW w:w="1134" w:type="dxa"/>
                <w:shd w:val="clear" w:color="auto" w:fill="auto"/>
                <w:hideMark/>
              </w:tcPr>
            </w:tcPrChange>
          </w:tcPr>
          <w:p w:rsidR="003130ED" w:rsidRPr="00DA5AB8" w:rsidRDefault="003130ED" w:rsidP="003130ED">
            <w:pPr>
              <w:widowControl/>
              <w:rPr>
                <w:ins w:id="1002" w:author="王会00041692" w:date="2016-08-22T15:49:00Z"/>
                <w:rFonts w:ascii="微软雅黑" w:eastAsia="微软雅黑" w:hAnsi="微软雅黑" w:cs="宋体"/>
                <w:kern w:val="0"/>
                <w:sz w:val="13"/>
                <w:szCs w:val="13"/>
              </w:rPr>
            </w:pPr>
          </w:p>
        </w:tc>
        <w:tc>
          <w:tcPr>
            <w:tcW w:w="1559" w:type="dxa"/>
            <w:shd w:val="clear" w:color="auto" w:fill="auto"/>
            <w:tcPrChange w:id="1003" w:author="王会00041692" w:date="2016-08-22T15:59:00Z">
              <w:tcPr>
                <w:tcW w:w="1559" w:type="dxa"/>
                <w:shd w:val="clear" w:color="auto" w:fill="auto"/>
              </w:tcPr>
            </w:tcPrChange>
          </w:tcPr>
          <w:p w:rsidR="003130ED" w:rsidRPr="00DA5AB8" w:rsidRDefault="003130ED" w:rsidP="003130ED">
            <w:pPr>
              <w:rPr>
                <w:ins w:id="1004" w:author="王会00041692" w:date="2016-08-22T15:49:00Z"/>
                <w:rFonts w:ascii="微软雅黑" w:eastAsia="微软雅黑" w:hAnsi="微软雅黑" w:cs="宋体"/>
                <w:kern w:val="0"/>
                <w:sz w:val="13"/>
                <w:szCs w:val="13"/>
              </w:rPr>
            </w:pPr>
          </w:p>
        </w:tc>
        <w:tc>
          <w:tcPr>
            <w:tcW w:w="2694" w:type="dxa"/>
            <w:shd w:val="clear" w:color="auto" w:fill="auto"/>
            <w:hideMark/>
            <w:tcPrChange w:id="1005" w:author="王会00041692" w:date="2016-08-22T15:59:00Z">
              <w:tcPr>
                <w:tcW w:w="2694" w:type="dxa"/>
                <w:shd w:val="clear" w:color="auto" w:fill="auto"/>
                <w:hideMark/>
              </w:tcPr>
            </w:tcPrChange>
          </w:tcPr>
          <w:p w:rsidR="003130ED" w:rsidRPr="00DA5AB8" w:rsidRDefault="00A75E22" w:rsidP="003130ED">
            <w:pPr>
              <w:widowControl/>
              <w:rPr>
                <w:ins w:id="1006" w:author="王会00041692" w:date="2016-08-22T15:49:00Z"/>
                <w:rFonts w:ascii="微软雅黑" w:eastAsia="微软雅黑" w:hAnsi="微软雅黑" w:cs="宋体"/>
                <w:kern w:val="0"/>
                <w:sz w:val="13"/>
                <w:szCs w:val="13"/>
              </w:rPr>
            </w:pPr>
            <w:ins w:id="1007" w:author="王会00041692" w:date="2016-08-22T17:00:00Z">
              <w:r>
                <w:rPr>
                  <w:rFonts w:ascii="微软雅黑" w:eastAsia="微软雅黑" w:hAnsi="微软雅黑" w:cs="宋体" w:hint="eastAsia"/>
                  <w:kern w:val="0"/>
                  <w:sz w:val="13"/>
                  <w:szCs w:val="13"/>
                </w:rPr>
                <w:t>多个字段时以逗号分隔</w:t>
              </w:r>
            </w:ins>
          </w:p>
        </w:tc>
        <w:tc>
          <w:tcPr>
            <w:tcW w:w="1275" w:type="dxa"/>
            <w:shd w:val="clear" w:color="auto" w:fill="auto"/>
            <w:tcPrChange w:id="1008" w:author="王会00041692" w:date="2016-08-22T15:59:00Z">
              <w:tcPr>
                <w:tcW w:w="1275" w:type="dxa"/>
                <w:shd w:val="clear" w:color="auto" w:fill="auto"/>
              </w:tcPr>
            </w:tcPrChange>
          </w:tcPr>
          <w:p w:rsidR="003130ED" w:rsidRDefault="003130ED" w:rsidP="003130ED">
            <w:pPr>
              <w:widowControl/>
              <w:rPr>
                <w:ins w:id="1009" w:author="王会00041692" w:date="2016-08-22T15:49:00Z"/>
                <w:rFonts w:ascii="微软雅黑" w:eastAsia="微软雅黑" w:hAnsi="微软雅黑" w:cs="宋体"/>
                <w:kern w:val="0"/>
                <w:sz w:val="13"/>
                <w:szCs w:val="13"/>
              </w:rPr>
            </w:pPr>
            <w:ins w:id="1010"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1011" w:author="王会00041692" w:date="2016-08-22T15:49:00Z"/>
          <w:trPrChange w:id="1012" w:author="王会00041692" w:date="2016-08-22T15:59:00Z">
            <w:trPr>
              <w:trHeight w:val="300"/>
            </w:trPr>
          </w:trPrChange>
        </w:trPr>
        <w:tc>
          <w:tcPr>
            <w:tcW w:w="959" w:type="dxa"/>
            <w:shd w:val="clear" w:color="auto" w:fill="auto"/>
            <w:hideMark/>
            <w:tcPrChange w:id="1013" w:author="王会00041692" w:date="2016-08-22T15:59:00Z">
              <w:tcPr>
                <w:tcW w:w="1242" w:type="dxa"/>
                <w:gridSpan w:val="2"/>
                <w:shd w:val="clear" w:color="auto" w:fill="auto"/>
                <w:hideMark/>
              </w:tcPr>
            </w:tcPrChange>
          </w:tcPr>
          <w:p w:rsidR="00F14CF4" w:rsidRDefault="008D26BC">
            <w:pPr>
              <w:widowControl/>
              <w:rPr>
                <w:ins w:id="1014" w:author="王会00041692" w:date="2016-08-22T15:49:00Z"/>
                <w:rFonts w:ascii="微软雅黑" w:eastAsia="微软雅黑" w:hAnsi="微软雅黑" w:cs="宋体"/>
                <w:kern w:val="0"/>
                <w:sz w:val="13"/>
                <w:szCs w:val="13"/>
              </w:rPr>
            </w:pPr>
            <w:ins w:id="1015" w:author="王会00041692" w:date="2016-08-22T15:50:00Z">
              <w:r w:rsidRPr="008D26BC">
                <w:rPr>
                  <w:rFonts w:ascii="微软雅黑" w:eastAsia="微软雅黑" w:hAnsi="微软雅黑" w:cs="宋体"/>
                  <w:kern w:val="0"/>
                  <w:sz w:val="13"/>
                  <w:szCs w:val="13"/>
                  <w:rPrChange w:id="1016" w:author="王会00041692" w:date="2016-08-22T15:50:00Z">
                    <w:rPr>
                      <w:b/>
                      <w:bCs/>
                    </w:rPr>
                  </w:rPrChange>
                </w:rPr>
                <w:t xml:space="preserve">resource </w:t>
              </w:r>
            </w:ins>
          </w:p>
        </w:tc>
        <w:tc>
          <w:tcPr>
            <w:tcW w:w="992" w:type="dxa"/>
            <w:shd w:val="clear" w:color="auto" w:fill="auto"/>
            <w:hideMark/>
            <w:tcPrChange w:id="1017" w:author="王会00041692" w:date="2016-08-22T15:59:00Z">
              <w:tcPr>
                <w:tcW w:w="709" w:type="dxa"/>
                <w:shd w:val="clear" w:color="auto" w:fill="auto"/>
                <w:hideMark/>
              </w:tcPr>
            </w:tcPrChange>
          </w:tcPr>
          <w:p w:rsidR="003130ED" w:rsidRPr="00DA5AB8" w:rsidRDefault="003130ED" w:rsidP="003130ED">
            <w:pPr>
              <w:widowControl/>
              <w:rPr>
                <w:ins w:id="1018" w:author="王会00041692" w:date="2016-08-22T15:49:00Z"/>
                <w:rFonts w:ascii="微软雅黑" w:eastAsia="微软雅黑" w:hAnsi="微软雅黑" w:cs="宋体"/>
                <w:kern w:val="0"/>
                <w:sz w:val="13"/>
                <w:szCs w:val="13"/>
              </w:rPr>
            </w:pPr>
            <w:ins w:id="1019" w:author="王会00041692" w:date="2016-08-22T15:52:00Z">
              <w:r w:rsidRPr="000F5E21">
                <w:rPr>
                  <w:rFonts w:ascii="微软雅黑" w:eastAsia="微软雅黑" w:hAnsi="微软雅黑" w:cs="宋体"/>
                  <w:kern w:val="0"/>
                  <w:sz w:val="13"/>
                  <w:szCs w:val="13"/>
                </w:rPr>
                <w:t>core</w:t>
              </w:r>
            </w:ins>
          </w:p>
        </w:tc>
        <w:tc>
          <w:tcPr>
            <w:tcW w:w="992" w:type="dxa"/>
            <w:shd w:val="clear" w:color="auto" w:fill="auto"/>
            <w:hideMark/>
            <w:tcPrChange w:id="1020" w:author="王会00041692" w:date="2016-08-22T15:59:00Z">
              <w:tcPr>
                <w:tcW w:w="992" w:type="dxa"/>
                <w:shd w:val="clear" w:color="auto" w:fill="auto"/>
                <w:hideMark/>
              </w:tcPr>
            </w:tcPrChange>
          </w:tcPr>
          <w:p w:rsidR="003130ED" w:rsidRPr="000F5E21" w:rsidRDefault="008D26BC" w:rsidP="003130ED">
            <w:pPr>
              <w:widowControl/>
              <w:rPr>
                <w:ins w:id="1021" w:author="王会00041692" w:date="2016-08-22T15:49:00Z"/>
                <w:rFonts w:ascii="微软雅黑" w:eastAsia="微软雅黑" w:hAnsi="微软雅黑" w:cs="宋体"/>
                <w:kern w:val="0"/>
                <w:sz w:val="13"/>
                <w:szCs w:val="13"/>
              </w:rPr>
            </w:pPr>
            <w:ins w:id="1022" w:author="王会00041692" w:date="2016-08-22T15:56:00Z">
              <w:r w:rsidRPr="008D26BC">
                <w:rPr>
                  <w:rFonts w:hint="eastAsia"/>
                  <w:sz w:val="13"/>
                  <w:szCs w:val="13"/>
                  <w:rPrChange w:id="1023" w:author="王会00041692" w:date="2016-08-22T15:56:00Z">
                    <w:rPr>
                      <w:rFonts w:hint="eastAsia"/>
                      <w:b/>
                      <w:bCs/>
                    </w:rPr>
                  </w:rPrChange>
                </w:rPr>
                <w:t>流运行所需要的</w:t>
              </w:r>
              <w:r w:rsidRPr="008D26BC">
                <w:rPr>
                  <w:sz w:val="13"/>
                  <w:szCs w:val="13"/>
                  <w:rPrChange w:id="1024" w:author="王会00041692" w:date="2016-08-22T15:56:00Z">
                    <w:rPr>
                      <w:b/>
                      <w:bCs/>
                    </w:rPr>
                  </w:rPrChange>
                </w:rPr>
                <w:t>spark</w:t>
              </w:r>
              <w:r w:rsidRPr="008D26BC">
                <w:rPr>
                  <w:rFonts w:hint="eastAsia"/>
                  <w:sz w:val="13"/>
                  <w:szCs w:val="13"/>
                  <w:rPrChange w:id="1025" w:author="王会00041692" w:date="2016-08-22T15:56:00Z">
                    <w:rPr>
                      <w:rFonts w:hint="eastAsia"/>
                      <w:b/>
                      <w:bCs/>
                    </w:rPr>
                  </w:rPrChange>
                </w:rPr>
                <w:t>核数占总资源的百分比</w:t>
              </w:r>
            </w:ins>
          </w:p>
        </w:tc>
        <w:tc>
          <w:tcPr>
            <w:tcW w:w="709" w:type="dxa"/>
            <w:shd w:val="clear" w:color="auto" w:fill="auto"/>
            <w:hideMark/>
            <w:tcPrChange w:id="1026" w:author="王会00041692" w:date="2016-08-22T15:59:00Z">
              <w:tcPr>
                <w:tcW w:w="709" w:type="dxa"/>
                <w:shd w:val="clear" w:color="auto" w:fill="auto"/>
                <w:hideMark/>
              </w:tcPr>
            </w:tcPrChange>
          </w:tcPr>
          <w:p w:rsidR="003130ED" w:rsidRPr="00DA5AB8" w:rsidRDefault="000F098B" w:rsidP="003130ED">
            <w:pPr>
              <w:widowControl/>
              <w:rPr>
                <w:ins w:id="1027" w:author="王会00041692" w:date="2016-08-22T15:49:00Z"/>
                <w:rFonts w:ascii="微软雅黑" w:eastAsia="微软雅黑" w:hAnsi="微软雅黑" w:cs="宋体"/>
                <w:kern w:val="0"/>
                <w:sz w:val="13"/>
                <w:szCs w:val="13"/>
              </w:rPr>
            </w:pPr>
            <w:ins w:id="1028" w:author="王会00041692" w:date="2016-08-22T16:14: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1029" w:author="王会00041692" w:date="2016-08-22T15:59:00Z">
              <w:tcPr>
                <w:tcW w:w="1134" w:type="dxa"/>
                <w:shd w:val="clear" w:color="auto" w:fill="auto"/>
                <w:hideMark/>
              </w:tcPr>
            </w:tcPrChange>
          </w:tcPr>
          <w:p w:rsidR="003130ED" w:rsidRPr="00DA5AB8" w:rsidRDefault="003130ED" w:rsidP="003130ED">
            <w:pPr>
              <w:widowControl/>
              <w:rPr>
                <w:ins w:id="1030" w:author="王会00041692" w:date="2016-08-22T15:49:00Z"/>
                <w:rFonts w:ascii="微软雅黑" w:eastAsia="微软雅黑" w:hAnsi="微软雅黑" w:cs="宋体"/>
                <w:kern w:val="0"/>
                <w:sz w:val="13"/>
                <w:szCs w:val="13"/>
              </w:rPr>
            </w:pPr>
          </w:p>
        </w:tc>
        <w:tc>
          <w:tcPr>
            <w:tcW w:w="1559" w:type="dxa"/>
            <w:shd w:val="clear" w:color="auto" w:fill="auto"/>
            <w:tcPrChange w:id="1031" w:author="王会00041692" w:date="2016-08-22T15:59:00Z">
              <w:tcPr>
                <w:tcW w:w="1559" w:type="dxa"/>
                <w:shd w:val="clear" w:color="auto" w:fill="auto"/>
              </w:tcPr>
            </w:tcPrChange>
          </w:tcPr>
          <w:p w:rsidR="003130ED" w:rsidRPr="00DA5AB8" w:rsidRDefault="000F098B" w:rsidP="003130ED">
            <w:pPr>
              <w:rPr>
                <w:ins w:id="1032" w:author="王会00041692" w:date="2016-08-22T15:49:00Z"/>
                <w:rFonts w:ascii="微软雅黑" w:eastAsia="微软雅黑" w:hAnsi="微软雅黑" w:cs="宋体"/>
                <w:kern w:val="0"/>
                <w:sz w:val="13"/>
                <w:szCs w:val="13"/>
              </w:rPr>
            </w:pPr>
            <w:ins w:id="1033" w:author="王会00041692" w:date="2016-08-22T16:14:00Z">
              <w:r>
                <w:rPr>
                  <w:rFonts w:ascii="微软雅黑" w:eastAsia="微软雅黑" w:hAnsi="微软雅黑" w:cs="宋体" w:hint="eastAsia"/>
                  <w:kern w:val="0"/>
                  <w:sz w:val="13"/>
                  <w:szCs w:val="13"/>
                </w:rPr>
                <w:t>10</w:t>
              </w:r>
            </w:ins>
          </w:p>
        </w:tc>
        <w:tc>
          <w:tcPr>
            <w:tcW w:w="2694" w:type="dxa"/>
            <w:shd w:val="clear" w:color="auto" w:fill="auto"/>
            <w:hideMark/>
            <w:tcPrChange w:id="1034" w:author="王会00041692" w:date="2016-08-22T15:59:00Z">
              <w:tcPr>
                <w:tcW w:w="2694" w:type="dxa"/>
                <w:shd w:val="clear" w:color="auto" w:fill="auto"/>
                <w:hideMark/>
              </w:tcPr>
            </w:tcPrChange>
          </w:tcPr>
          <w:p w:rsidR="003130ED" w:rsidRPr="00DA5AB8" w:rsidRDefault="003130ED" w:rsidP="003130ED">
            <w:pPr>
              <w:widowControl/>
              <w:rPr>
                <w:ins w:id="1035" w:author="王会00041692" w:date="2016-08-22T15:49:00Z"/>
                <w:rFonts w:ascii="微软雅黑" w:eastAsia="微软雅黑" w:hAnsi="微软雅黑" w:cs="宋体"/>
                <w:kern w:val="0"/>
                <w:sz w:val="13"/>
                <w:szCs w:val="13"/>
              </w:rPr>
            </w:pPr>
          </w:p>
        </w:tc>
        <w:tc>
          <w:tcPr>
            <w:tcW w:w="1275" w:type="dxa"/>
            <w:shd w:val="clear" w:color="auto" w:fill="auto"/>
            <w:tcPrChange w:id="1036" w:author="王会00041692" w:date="2016-08-22T15:59:00Z">
              <w:tcPr>
                <w:tcW w:w="1275" w:type="dxa"/>
                <w:shd w:val="clear" w:color="auto" w:fill="auto"/>
              </w:tcPr>
            </w:tcPrChange>
          </w:tcPr>
          <w:p w:rsidR="003130ED" w:rsidRDefault="003130ED" w:rsidP="003130ED">
            <w:pPr>
              <w:widowControl/>
              <w:rPr>
                <w:ins w:id="1037" w:author="王会00041692" w:date="2016-08-22T15:49:00Z"/>
                <w:rFonts w:ascii="微软雅黑" w:eastAsia="微软雅黑" w:hAnsi="微软雅黑" w:cs="宋体"/>
                <w:kern w:val="0"/>
                <w:sz w:val="13"/>
                <w:szCs w:val="13"/>
              </w:rPr>
            </w:pPr>
            <w:ins w:id="1038" w:author="王会00041692" w:date="2016-08-22T15:50:00Z">
              <w:r w:rsidRPr="00717805">
                <w:rPr>
                  <w:rFonts w:ascii="微软雅黑" w:eastAsia="微软雅黑" w:hAnsi="微软雅黑" w:cs="宋体" w:hint="eastAsia"/>
                  <w:kern w:val="0"/>
                  <w:sz w:val="13"/>
                  <w:szCs w:val="13"/>
                </w:rPr>
                <w:t>V6.15.60.03B3</w:t>
              </w:r>
            </w:ins>
          </w:p>
        </w:tc>
      </w:tr>
      <w:tr w:rsidR="003130ED" w:rsidRPr="00DA5AB8" w:rsidTr="00AC672B">
        <w:trPr>
          <w:trHeight w:val="300"/>
          <w:ins w:id="1039" w:author="王会00041692" w:date="2016-08-22T15:49:00Z"/>
          <w:trPrChange w:id="1040" w:author="王会00041692" w:date="2016-08-22T15:59:00Z">
            <w:trPr>
              <w:trHeight w:val="300"/>
            </w:trPr>
          </w:trPrChange>
        </w:trPr>
        <w:tc>
          <w:tcPr>
            <w:tcW w:w="959" w:type="dxa"/>
            <w:shd w:val="clear" w:color="auto" w:fill="auto"/>
            <w:hideMark/>
            <w:tcPrChange w:id="1041" w:author="王会00041692" w:date="2016-08-22T15:59:00Z">
              <w:tcPr>
                <w:tcW w:w="1242" w:type="dxa"/>
                <w:gridSpan w:val="2"/>
                <w:shd w:val="clear" w:color="auto" w:fill="auto"/>
                <w:hideMark/>
              </w:tcPr>
            </w:tcPrChange>
          </w:tcPr>
          <w:p w:rsidR="003130ED" w:rsidRPr="00DA5AB8" w:rsidRDefault="003130ED" w:rsidP="003130ED">
            <w:pPr>
              <w:widowControl/>
              <w:rPr>
                <w:ins w:id="1042" w:author="王会00041692" w:date="2016-08-22T15:49:00Z"/>
                <w:rFonts w:ascii="微软雅黑" w:eastAsia="微软雅黑" w:hAnsi="微软雅黑" w:cs="宋体"/>
                <w:kern w:val="0"/>
                <w:sz w:val="13"/>
                <w:szCs w:val="13"/>
              </w:rPr>
            </w:pPr>
          </w:p>
        </w:tc>
        <w:tc>
          <w:tcPr>
            <w:tcW w:w="992" w:type="dxa"/>
            <w:shd w:val="clear" w:color="auto" w:fill="auto"/>
            <w:hideMark/>
            <w:tcPrChange w:id="1043" w:author="王会00041692" w:date="2016-08-22T15:59:00Z">
              <w:tcPr>
                <w:tcW w:w="709" w:type="dxa"/>
                <w:shd w:val="clear" w:color="auto" w:fill="auto"/>
                <w:hideMark/>
              </w:tcPr>
            </w:tcPrChange>
          </w:tcPr>
          <w:p w:rsidR="003130ED" w:rsidRPr="00DA5AB8" w:rsidRDefault="003130ED" w:rsidP="003130ED">
            <w:pPr>
              <w:widowControl/>
              <w:rPr>
                <w:ins w:id="1044" w:author="王会00041692" w:date="2016-08-22T15:49:00Z"/>
                <w:rFonts w:ascii="微软雅黑" w:eastAsia="微软雅黑" w:hAnsi="微软雅黑" w:cs="宋体"/>
                <w:kern w:val="0"/>
                <w:sz w:val="13"/>
                <w:szCs w:val="13"/>
              </w:rPr>
            </w:pPr>
            <w:ins w:id="1045" w:author="王会00041692" w:date="2016-08-22T15:52:00Z">
              <w:r w:rsidRPr="000F5E21">
                <w:rPr>
                  <w:rFonts w:ascii="微软雅黑" w:eastAsia="微软雅黑" w:hAnsi="微软雅黑" w:cs="宋体"/>
                  <w:kern w:val="0"/>
                  <w:sz w:val="13"/>
                  <w:szCs w:val="13"/>
                </w:rPr>
                <w:t>memory</w:t>
              </w:r>
            </w:ins>
          </w:p>
        </w:tc>
        <w:tc>
          <w:tcPr>
            <w:tcW w:w="992" w:type="dxa"/>
            <w:shd w:val="clear" w:color="auto" w:fill="auto"/>
            <w:hideMark/>
            <w:tcPrChange w:id="1046" w:author="王会00041692" w:date="2016-08-22T15:59:00Z">
              <w:tcPr>
                <w:tcW w:w="992" w:type="dxa"/>
                <w:shd w:val="clear" w:color="auto" w:fill="auto"/>
                <w:hideMark/>
              </w:tcPr>
            </w:tcPrChange>
          </w:tcPr>
          <w:p w:rsidR="003130ED" w:rsidRPr="000F5E21" w:rsidRDefault="008D26BC" w:rsidP="003130ED">
            <w:pPr>
              <w:widowControl/>
              <w:rPr>
                <w:ins w:id="1047" w:author="王会00041692" w:date="2016-08-22T15:49:00Z"/>
                <w:rFonts w:ascii="微软雅黑" w:eastAsia="微软雅黑" w:hAnsi="微软雅黑" w:cs="宋体"/>
                <w:kern w:val="0"/>
                <w:sz w:val="13"/>
                <w:szCs w:val="13"/>
              </w:rPr>
            </w:pPr>
            <w:ins w:id="1048" w:author="王会00041692" w:date="2016-08-22T15:56:00Z">
              <w:r w:rsidRPr="008D26BC">
                <w:rPr>
                  <w:rFonts w:hint="eastAsia"/>
                  <w:sz w:val="13"/>
                  <w:szCs w:val="13"/>
                  <w:rPrChange w:id="1049" w:author="王会00041692" w:date="2016-08-22T15:56:00Z">
                    <w:rPr>
                      <w:rFonts w:hint="eastAsia"/>
                      <w:b/>
                      <w:bCs/>
                    </w:rPr>
                  </w:rPrChange>
                </w:rPr>
                <w:t>流运行所需要的</w:t>
              </w:r>
              <w:r w:rsidRPr="008D26BC">
                <w:rPr>
                  <w:sz w:val="13"/>
                  <w:szCs w:val="13"/>
                  <w:rPrChange w:id="1050" w:author="王会00041692" w:date="2016-08-22T15:56:00Z">
                    <w:rPr>
                      <w:b/>
                      <w:bCs/>
                    </w:rPr>
                  </w:rPrChange>
                </w:rPr>
                <w:t>spark</w:t>
              </w:r>
              <w:r w:rsidRPr="008D26BC">
                <w:rPr>
                  <w:rFonts w:hint="eastAsia"/>
                  <w:sz w:val="13"/>
                  <w:szCs w:val="13"/>
                  <w:rPrChange w:id="1051" w:author="王会00041692" w:date="2016-08-22T15:56:00Z">
                    <w:rPr>
                      <w:rFonts w:hint="eastAsia"/>
                      <w:b/>
                      <w:bCs/>
                    </w:rPr>
                  </w:rPrChange>
                </w:rPr>
                <w:t>内存数占总资源的百分比</w:t>
              </w:r>
            </w:ins>
          </w:p>
        </w:tc>
        <w:tc>
          <w:tcPr>
            <w:tcW w:w="709" w:type="dxa"/>
            <w:shd w:val="clear" w:color="auto" w:fill="auto"/>
            <w:hideMark/>
            <w:tcPrChange w:id="1052" w:author="王会00041692" w:date="2016-08-22T15:59:00Z">
              <w:tcPr>
                <w:tcW w:w="709" w:type="dxa"/>
                <w:shd w:val="clear" w:color="auto" w:fill="auto"/>
                <w:hideMark/>
              </w:tcPr>
            </w:tcPrChange>
          </w:tcPr>
          <w:p w:rsidR="003130ED" w:rsidRPr="00DA5AB8" w:rsidRDefault="000F098B" w:rsidP="003130ED">
            <w:pPr>
              <w:widowControl/>
              <w:rPr>
                <w:ins w:id="1053" w:author="王会00041692" w:date="2016-08-22T15:49:00Z"/>
                <w:rFonts w:ascii="微软雅黑" w:eastAsia="微软雅黑" w:hAnsi="微软雅黑" w:cs="宋体"/>
                <w:kern w:val="0"/>
                <w:sz w:val="13"/>
                <w:szCs w:val="13"/>
              </w:rPr>
            </w:pPr>
            <w:ins w:id="1054" w:author="王会00041692" w:date="2016-08-22T16:14:00Z">
              <w:r>
                <w:rPr>
                  <w:rFonts w:ascii="微软雅黑" w:eastAsia="微软雅黑" w:hAnsi="微软雅黑" w:cs="宋体"/>
                  <w:kern w:val="0"/>
                  <w:sz w:val="13"/>
                  <w:szCs w:val="13"/>
                </w:rPr>
                <w:t>I</w:t>
              </w:r>
              <w:r>
                <w:rPr>
                  <w:rFonts w:ascii="微软雅黑" w:eastAsia="微软雅黑" w:hAnsi="微软雅黑" w:cs="宋体" w:hint="eastAsia"/>
                  <w:kern w:val="0"/>
                  <w:sz w:val="13"/>
                  <w:szCs w:val="13"/>
                </w:rPr>
                <w:t>nt</w:t>
              </w:r>
            </w:ins>
          </w:p>
        </w:tc>
        <w:tc>
          <w:tcPr>
            <w:tcW w:w="1134" w:type="dxa"/>
            <w:shd w:val="clear" w:color="auto" w:fill="auto"/>
            <w:hideMark/>
            <w:tcPrChange w:id="1055" w:author="王会00041692" w:date="2016-08-22T15:59:00Z">
              <w:tcPr>
                <w:tcW w:w="1134" w:type="dxa"/>
                <w:shd w:val="clear" w:color="auto" w:fill="auto"/>
                <w:hideMark/>
              </w:tcPr>
            </w:tcPrChange>
          </w:tcPr>
          <w:p w:rsidR="003130ED" w:rsidRPr="00DA5AB8" w:rsidRDefault="003130ED" w:rsidP="003130ED">
            <w:pPr>
              <w:widowControl/>
              <w:rPr>
                <w:ins w:id="1056" w:author="王会00041692" w:date="2016-08-22T15:49:00Z"/>
                <w:rFonts w:ascii="微软雅黑" w:eastAsia="微软雅黑" w:hAnsi="微软雅黑" w:cs="宋体"/>
                <w:kern w:val="0"/>
                <w:sz w:val="13"/>
                <w:szCs w:val="13"/>
              </w:rPr>
            </w:pPr>
          </w:p>
        </w:tc>
        <w:tc>
          <w:tcPr>
            <w:tcW w:w="1559" w:type="dxa"/>
            <w:shd w:val="clear" w:color="auto" w:fill="auto"/>
            <w:tcPrChange w:id="1057" w:author="王会00041692" w:date="2016-08-22T15:59:00Z">
              <w:tcPr>
                <w:tcW w:w="1559" w:type="dxa"/>
                <w:shd w:val="clear" w:color="auto" w:fill="auto"/>
              </w:tcPr>
            </w:tcPrChange>
          </w:tcPr>
          <w:p w:rsidR="003130ED" w:rsidRPr="00DA5AB8" w:rsidRDefault="000F098B" w:rsidP="003130ED">
            <w:pPr>
              <w:rPr>
                <w:ins w:id="1058" w:author="王会00041692" w:date="2016-08-22T15:49:00Z"/>
                <w:rFonts w:ascii="微软雅黑" w:eastAsia="微软雅黑" w:hAnsi="微软雅黑" w:cs="宋体"/>
                <w:kern w:val="0"/>
                <w:sz w:val="13"/>
                <w:szCs w:val="13"/>
              </w:rPr>
            </w:pPr>
            <w:ins w:id="1059" w:author="王会00041692" w:date="2016-08-22T16:14:00Z">
              <w:r>
                <w:rPr>
                  <w:rFonts w:ascii="微软雅黑" w:eastAsia="微软雅黑" w:hAnsi="微软雅黑" w:cs="宋体" w:hint="eastAsia"/>
                  <w:kern w:val="0"/>
                  <w:sz w:val="13"/>
                  <w:szCs w:val="13"/>
                </w:rPr>
                <w:t>10</w:t>
              </w:r>
            </w:ins>
          </w:p>
        </w:tc>
        <w:tc>
          <w:tcPr>
            <w:tcW w:w="2694" w:type="dxa"/>
            <w:shd w:val="clear" w:color="auto" w:fill="auto"/>
            <w:hideMark/>
            <w:tcPrChange w:id="1060" w:author="王会00041692" w:date="2016-08-22T15:59:00Z">
              <w:tcPr>
                <w:tcW w:w="2694" w:type="dxa"/>
                <w:shd w:val="clear" w:color="auto" w:fill="auto"/>
                <w:hideMark/>
              </w:tcPr>
            </w:tcPrChange>
          </w:tcPr>
          <w:p w:rsidR="003130ED" w:rsidRPr="00DA5AB8" w:rsidRDefault="003130ED" w:rsidP="003130ED">
            <w:pPr>
              <w:widowControl/>
              <w:rPr>
                <w:ins w:id="1061" w:author="王会00041692" w:date="2016-08-22T15:49:00Z"/>
                <w:rFonts w:ascii="微软雅黑" w:eastAsia="微软雅黑" w:hAnsi="微软雅黑" w:cs="宋体"/>
                <w:kern w:val="0"/>
                <w:sz w:val="13"/>
                <w:szCs w:val="13"/>
              </w:rPr>
            </w:pPr>
          </w:p>
        </w:tc>
        <w:tc>
          <w:tcPr>
            <w:tcW w:w="1275" w:type="dxa"/>
            <w:shd w:val="clear" w:color="auto" w:fill="auto"/>
            <w:tcPrChange w:id="1062" w:author="王会00041692" w:date="2016-08-22T15:59:00Z">
              <w:tcPr>
                <w:tcW w:w="1275" w:type="dxa"/>
                <w:shd w:val="clear" w:color="auto" w:fill="auto"/>
              </w:tcPr>
            </w:tcPrChange>
          </w:tcPr>
          <w:p w:rsidR="003130ED" w:rsidRPr="00DA5AB8" w:rsidRDefault="003130ED" w:rsidP="003130ED">
            <w:pPr>
              <w:widowControl/>
              <w:rPr>
                <w:ins w:id="1063" w:author="王会00041692" w:date="2016-08-22T15:49:00Z"/>
                <w:rFonts w:ascii="微软雅黑" w:eastAsia="微软雅黑" w:hAnsi="微软雅黑" w:cs="宋体"/>
                <w:kern w:val="0"/>
                <w:sz w:val="13"/>
                <w:szCs w:val="13"/>
              </w:rPr>
            </w:pPr>
            <w:ins w:id="1064"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1065" w:author="王会00041692" w:date="2016-08-22T15:49:00Z"/>
          <w:trPrChange w:id="1066" w:author="王会00041692" w:date="2016-08-22T15:59:00Z">
            <w:trPr>
              <w:trHeight w:val="300"/>
            </w:trPr>
          </w:trPrChange>
        </w:trPr>
        <w:tc>
          <w:tcPr>
            <w:tcW w:w="959" w:type="dxa"/>
            <w:shd w:val="clear" w:color="auto" w:fill="auto"/>
            <w:hideMark/>
            <w:tcPrChange w:id="1067" w:author="王会00041692" w:date="2016-08-22T15:59:00Z">
              <w:tcPr>
                <w:tcW w:w="1242" w:type="dxa"/>
                <w:gridSpan w:val="2"/>
                <w:shd w:val="clear" w:color="auto" w:fill="auto"/>
                <w:hideMark/>
              </w:tcPr>
            </w:tcPrChange>
          </w:tcPr>
          <w:p w:rsidR="00F14CF4" w:rsidRDefault="008D26BC">
            <w:pPr>
              <w:widowControl/>
              <w:rPr>
                <w:ins w:id="1068" w:author="王会00041692" w:date="2016-08-22T15:49:00Z"/>
                <w:rFonts w:ascii="微软雅黑" w:eastAsia="微软雅黑" w:hAnsi="微软雅黑" w:cs="宋体"/>
                <w:kern w:val="0"/>
                <w:sz w:val="13"/>
                <w:szCs w:val="13"/>
              </w:rPr>
            </w:pPr>
            <w:ins w:id="1069" w:author="王会00041692" w:date="2016-08-22T15:50:00Z">
              <w:r w:rsidRPr="008D26BC">
                <w:rPr>
                  <w:rFonts w:ascii="微软雅黑" w:eastAsia="微软雅黑" w:hAnsi="微软雅黑" w:cs="宋体"/>
                  <w:kern w:val="0"/>
                  <w:sz w:val="13"/>
                  <w:szCs w:val="13"/>
                  <w:rPrChange w:id="1070" w:author="王会00041692" w:date="2016-08-22T15:50:00Z">
                    <w:rPr>
                      <w:b/>
                      <w:bCs/>
                    </w:rPr>
                  </w:rPrChange>
                </w:rPr>
                <w:t xml:space="preserve">algorithm </w:t>
              </w:r>
            </w:ins>
          </w:p>
        </w:tc>
        <w:tc>
          <w:tcPr>
            <w:tcW w:w="992" w:type="dxa"/>
            <w:shd w:val="clear" w:color="auto" w:fill="auto"/>
            <w:hideMark/>
            <w:tcPrChange w:id="1071" w:author="王会00041692" w:date="2016-08-22T15:59:00Z">
              <w:tcPr>
                <w:tcW w:w="709" w:type="dxa"/>
                <w:shd w:val="clear" w:color="auto" w:fill="auto"/>
                <w:hideMark/>
              </w:tcPr>
            </w:tcPrChange>
          </w:tcPr>
          <w:p w:rsidR="003130ED" w:rsidRPr="00DA5AB8" w:rsidRDefault="003130ED" w:rsidP="003130ED">
            <w:pPr>
              <w:widowControl/>
              <w:rPr>
                <w:ins w:id="1072" w:author="王会00041692" w:date="2016-08-22T15:49:00Z"/>
                <w:rFonts w:ascii="微软雅黑" w:eastAsia="微软雅黑" w:hAnsi="微软雅黑" w:cs="宋体"/>
                <w:kern w:val="0"/>
                <w:sz w:val="13"/>
                <w:szCs w:val="13"/>
              </w:rPr>
            </w:pPr>
            <w:ins w:id="1073" w:author="王会00041692" w:date="2016-08-22T15:52:00Z">
              <w:r w:rsidRPr="000F5E21">
                <w:rPr>
                  <w:rFonts w:ascii="微软雅黑" w:eastAsia="微软雅黑" w:hAnsi="微软雅黑" w:cs="宋体"/>
                  <w:kern w:val="0"/>
                  <w:sz w:val="13"/>
                  <w:szCs w:val="13"/>
                </w:rPr>
                <w:t>name</w:t>
              </w:r>
            </w:ins>
          </w:p>
        </w:tc>
        <w:tc>
          <w:tcPr>
            <w:tcW w:w="992" w:type="dxa"/>
            <w:shd w:val="clear" w:color="auto" w:fill="auto"/>
            <w:hideMark/>
            <w:tcPrChange w:id="1074" w:author="王会00041692" w:date="2016-08-22T15:59:00Z">
              <w:tcPr>
                <w:tcW w:w="992" w:type="dxa"/>
                <w:shd w:val="clear" w:color="auto" w:fill="auto"/>
                <w:hideMark/>
              </w:tcPr>
            </w:tcPrChange>
          </w:tcPr>
          <w:p w:rsidR="003130ED" w:rsidRPr="000F5E21" w:rsidRDefault="008D26BC" w:rsidP="003130ED">
            <w:pPr>
              <w:widowControl/>
              <w:rPr>
                <w:ins w:id="1075" w:author="王会00041692" w:date="2016-08-22T15:49:00Z"/>
                <w:rFonts w:ascii="微软雅黑" w:eastAsia="微软雅黑" w:hAnsi="微软雅黑" w:cs="宋体"/>
                <w:kern w:val="0"/>
                <w:sz w:val="13"/>
                <w:szCs w:val="13"/>
              </w:rPr>
            </w:pPr>
            <w:ins w:id="1076" w:author="王会00041692" w:date="2016-08-22T15:56:00Z">
              <w:r w:rsidRPr="008D26BC">
                <w:rPr>
                  <w:rFonts w:hint="eastAsia"/>
                  <w:sz w:val="13"/>
                  <w:szCs w:val="13"/>
                  <w:rPrChange w:id="1077" w:author="王会00041692" w:date="2016-08-22T15:56:00Z">
                    <w:rPr>
                      <w:rFonts w:hint="eastAsia"/>
                      <w:b/>
                      <w:bCs/>
                    </w:rPr>
                  </w:rPrChange>
                </w:rPr>
                <w:t>流内子任务名称</w:t>
              </w:r>
            </w:ins>
          </w:p>
        </w:tc>
        <w:tc>
          <w:tcPr>
            <w:tcW w:w="709" w:type="dxa"/>
            <w:shd w:val="clear" w:color="auto" w:fill="auto"/>
            <w:hideMark/>
            <w:tcPrChange w:id="1078" w:author="王会00041692" w:date="2016-08-22T15:59:00Z">
              <w:tcPr>
                <w:tcW w:w="709" w:type="dxa"/>
                <w:shd w:val="clear" w:color="auto" w:fill="auto"/>
                <w:hideMark/>
              </w:tcPr>
            </w:tcPrChange>
          </w:tcPr>
          <w:p w:rsidR="003130ED" w:rsidRPr="00DA5AB8" w:rsidRDefault="001B14CC" w:rsidP="003130ED">
            <w:pPr>
              <w:widowControl/>
              <w:rPr>
                <w:ins w:id="1079" w:author="王会00041692" w:date="2016-08-22T15:49:00Z"/>
                <w:rFonts w:ascii="微软雅黑" w:eastAsia="微软雅黑" w:hAnsi="微软雅黑" w:cs="宋体"/>
                <w:kern w:val="0"/>
                <w:sz w:val="13"/>
                <w:szCs w:val="13"/>
              </w:rPr>
            </w:pPr>
            <w:ins w:id="1080" w:author="王会00041692" w:date="2016-08-22T16:15:00Z">
              <w:r>
                <w:rPr>
                  <w:rFonts w:ascii="微软雅黑" w:eastAsia="微软雅黑" w:hAnsi="微软雅黑" w:cs="宋体" w:hint="eastAsia"/>
                  <w:kern w:val="0"/>
                  <w:sz w:val="13"/>
                  <w:szCs w:val="13"/>
                </w:rPr>
                <w:t>字符串</w:t>
              </w:r>
            </w:ins>
          </w:p>
        </w:tc>
        <w:tc>
          <w:tcPr>
            <w:tcW w:w="1134" w:type="dxa"/>
            <w:shd w:val="clear" w:color="auto" w:fill="auto"/>
            <w:hideMark/>
            <w:tcPrChange w:id="1081" w:author="王会00041692" w:date="2016-08-22T15:59:00Z">
              <w:tcPr>
                <w:tcW w:w="1134" w:type="dxa"/>
                <w:shd w:val="clear" w:color="auto" w:fill="auto"/>
                <w:hideMark/>
              </w:tcPr>
            </w:tcPrChange>
          </w:tcPr>
          <w:p w:rsidR="003130ED" w:rsidRPr="00DA5AB8" w:rsidRDefault="003130ED" w:rsidP="003130ED">
            <w:pPr>
              <w:widowControl/>
              <w:rPr>
                <w:ins w:id="1082" w:author="王会00041692" w:date="2016-08-22T15:49:00Z"/>
                <w:rFonts w:ascii="微软雅黑" w:eastAsia="微软雅黑" w:hAnsi="微软雅黑" w:cs="宋体"/>
                <w:kern w:val="0"/>
                <w:sz w:val="13"/>
                <w:szCs w:val="13"/>
              </w:rPr>
            </w:pPr>
          </w:p>
        </w:tc>
        <w:tc>
          <w:tcPr>
            <w:tcW w:w="1559" w:type="dxa"/>
            <w:shd w:val="clear" w:color="auto" w:fill="auto"/>
            <w:tcPrChange w:id="1083" w:author="王会00041692" w:date="2016-08-22T15:59:00Z">
              <w:tcPr>
                <w:tcW w:w="1559" w:type="dxa"/>
                <w:shd w:val="clear" w:color="auto" w:fill="auto"/>
              </w:tcPr>
            </w:tcPrChange>
          </w:tcPr>
          <w:p w:rsidR="003130ED" w:rsidRPr="00DA5AB8" w:rsidRDefault="003905D5" w:rsidP="003130ED">
            <w:pPr>
              <w:rPr>
                <w:ins w:id="1084" w:author="王会00041692" w:date="2016-08-22T15:49:00Z"/>
                <w:rFonts w:ascii="微软雅黑" w:eastAsia="微软雅黑" w:hAnsi="微软雅黑" w:cs="宋体"/>
                <w:kern w:val="0"/>
                <w:sz w:val="13"/>
                <w:szCs w:val="13"/>
              </w:rPr>
            </w:pPr>
            <w:ins w:id="1085" w:author="王会00041692" w:date="2016-08-22T16:18:00Z">
              <w:r w:rsidRPr="001B14CC">
                <w:rPr>
                  <w:rFonts w:ascii="微软雅黑" w:eastAsia="微软雅黑" w:hAnsi="微软雅黑" w:cs="宋体"/>
                  <w:kern w:val="0"/>
                  <w:sz w:val="13"/>
                  <w:szCs w:val="13"/>
                </w:rPr>
                <w:t>lte_qcell_userinfo</w:t>
              </w:r>
            </w:ins>
          </w:p>
        </w:tc>
        <w:tc>
          <w:tcPr>
            <w:tcW w:w="2694" w:type="dxa"/>
            <w:shd w:val="clear" w:color="auto" w:fill="auto"/>
            <w:hideMark/>
            <w:tcPrChange w:id="1086" w:author="王会00041692" w:date="2016-08-22T15:59:00Z">
              <w:tcPr>
                <w:tcW w:w="2694" w:type="dxa"/>
                <w:shd w:val="clear" w:color="auto" w:fill="auto"/>
                <w:hideMark/>
              </w:tcPr>
            </w:tcPrChange>
          </w:tcPr>
          <w:p w:rsidR="003130ED" w:rsidRPr="00DA5AB8" w:rsidRDefault="00A004DF" w:rsidP="003130ED">
            <w:pPr>
              <w:widowControl/>
              <w:rPr>
                <w:ins w:id="1087" w:author="王会00041692" w:date="2016-08-22T15:49:00Z"/>
                <w:rFonts w:ascii="微软雅黑" w:eastAsia="微软雅黑" w:hAnsi="微软雅黑" w:cs="宋体"/>
                <w:kern w:val="0"/>
                <w:sz w:val="13"/>
                <w:szCs w:val="13"/>
              </w:rPr>
            </w:pPr>
            <w:ins w:id="1088" w:author="王会00041692" w:date="2016-08-22T17:01:00Z">
              <w:r>
                <w:rPr>
                  <w:rFonts w:ascii="微软雅黑" w:eastAsia="微软雅黑" w:hAnsi="微软雅黑" w:cs="宋体" w:hint="eastAsia"/>
                  <w:kern w:val="0"/>
                  <w:sz w:val="13"/>
                  <w:szCs w:val="13"/>
                </w:rPr>
                <w:t>必须与算法xml中algorithm name一致</w:t>
              </w:r>
            </w:ins>
          </w:p>
        </w:tc>
        <w:tc>
          <w:tcPr>
            <w:tcW w:w="1275" w:type="dxa"/>
            <w:shd w:val="clear" w:color="auto" w:fill="auto"/>
            <w:tcPrChange w:id="1089" w:author="王会00041692" w:date="2016-08-22T15:59:00Z">
              <w:tcPr>
                <w:tcW w:w="1275" w:type="dxa"/>
                <w:shd w:val="clear" w:color="auto" w:fill="auto"/>
              </w:tcPr>
            </w:tcPrChange>
          </w:tcPr>
          <w:p w:rsidR="003130ED" w:rsidRDefault="003130ED" w:rsidP="003130ED">
            <w:pPr>
              <w:widowControl/>
              <w:rPr>
                <w:ins w:id="1090" w:author="王会00041692" w:date="2016-08-22T15:49:00Z"/>
                <w:rFonts w:ascii="微软雅黑" w:eastAsia="微软雅黑" w:hAnsi="微软雅黑" w:cs="宋体"/>
                <w:kern w:val="0"/>
                <w:sz w:val="13"/>
                <w:szCs w:val="13"/>
              </w:rPr>
            </w:pPr>
            <w:ins w:id="1091" w:author="王会00041692" w:date="2016-08-22T15:50:00Z">
              <w:r w:rsidRPr="00717805">
                <w:rPr>
                  <w:rFonts w:ascii="微软雅黑" w:eastAsia="微软雅黑" w:hAnsi="微软雅黑" w:cs="宋体" w:hint="eastAsia"/>
                  <w:kern w:val="0"/>
                  <w:sz w:val="13"/>
                  <w:szCs w:val="13"/>
                </w:rPr>
                <w:t>V6.15.60.03B3</w:t>
              </w:r>
            </w:ins>
          </w:p>
        </w:tc>
      </w:tr>
      <w:tr w:rsidR="003130ED" w:rsidTr="00AC672B">
        <w:trPr>
          <w:trHeight w:val="300"/>
          <w:ins w:id="1092" w:author="王会00041692" w:date="2016-08-22T15:49:00Z"/>
          <w:trPrChange w:id="1093" w:author="王会00041692" w:date="2016-08-22T15:59:00Z">
            <w:trPr>
              <w:trHeight w:val="300"/>
            </w:trPr>
          </w:trPrChange>
        </w:trPr>
        <w:tc>
          <w:tcPr>
            <w:tcW w:w="959" w:type="dxa"/>
            <w:shd w:val="clear" w:color="auto" w:fill="auto"/>
            <w:hideMark/>
            <w:tcPrChange w:id="1094" w:author="王会00041692" w:date="2016-08-22T15:59:00Z">
              <w:tcPr>
                <w:tcW w:w="1242" w:type="dxa"/>
                <w:gridSpan w:val="2"/>
                <w:shd w:val="clear" w:color="auto" w:fill="auto"/>
                <w:hideMark/>
              </w:tcPr>
            </w:tcPrChange>
          </w:tcPr>
          <w:p w:rsidR="003130ED" w:rsidRPr="00DA5AB8" w:rsidRDefault="003130ED" w:rsidP="003130ED">
            <w:pPr>
              <w:widowControl/>
              <w:rPr>
                <w:ins w:id="1095" w:author="王会00041692" w:date="2016-08-22T15:49:00Z"/>
                <w:rFonts w:ascii="微软雅黑" w:eastAsia="微软雅黑" w:hAnsi="微软雅黑" w:cs="宋体"/>
                <w:kern w:val="0"/>
                <w:sz w:val="13"/>
                <w:szCs w:val="13"/>
              </w:rPr>
            </w:pPr>
          </w:p>
        </w:tc>
        <w:tc>
          <w:tcPr>
            <w:tcW w:w="992" w:type="dxa"/>
            <w:shd w:val="clear" w:color="auto" w:fill="auto"/>
            <w:hideMark/>
            <w:tcPrChange w:id="1096" w:author="王会00041692" w:date="2016-08-22T15:59:00Z">
              <w:tcPr>
                <w:tcW w:w="709" w:type="dxa"/>
                <w:shd w:val="clear" w:color="auto" w:fill="auto"/>
                <w:hideMark/>
              </w:tcPr>
            </w:tcPrChange>
          </w:tcPr>
          <w:p w:rsidR="003130ED" w:rsidRPr="00DA5AB8" w:rsidRDefault="003130ED" w:rsidP="003130ED">
            <w:pPr>
              <w:widowControl/>
              <w:rPr>
                <w:ins w:id="1097" w:author="王会00041692" w:date="2016-08-22T15:49:00Z"/>
                <w:rFonts w:ascii="微软雅黑" w:eastAsia="微软雅黑" w:hAnsi="微软雅黑" w:cs="宋体"/>
                <w:kern w:val="0"/>
                <w:sz w:val="13"/>
                <w:szCs w:val="13"/>
              </w:rPr>
            </w:pPr>
            <w:ins w:id="1098" w:author="王会00041692" w:date="2016-08-22T15:52:00Z">
              <w:r w:rsidRPr="000F5E21">
                <w:rPr>
                  <w:rFonts w:ascii="微软雅黑" w:eastAsia="微软雅黑" w:hAnsi="微软雅黑" w:cs="宋体"/>
                  <w:kern w:val="0"/>
                  <w:sz w:val="13"/>
                  <w:szCs w:val="13"/>
                </w:rPr>
                <w:t>type</w:t>
              </w:r>
            </w:ins>
          </w:p>
        </w:tc>
        <w:tc>
          <w:tcPr>
            <w:tcW w:w="992" w:type="dxa"/>
            <w:shd w:val="clear" w:color="auto" w:fill="auto"/>
            <w:hideMark/>
            <w:tcPrChange w:id="1099" w:author="王会00041692" w:date="2016-08-22T15:59:00Z">
              <w:tcPr>
                <w:tcW w:w="992" w:type="dxa"/>
                <w:shd w:val="clear" w:color="auto" w:fill="auto"/>
                <w:hideMark/>
              </w:tcPr>
            </w:tcPrChange>
          </w:tcPr>
          <w:p w:rsidR="00F14CF4" w:rsidRDefault="008D26BC">
            <w:pPr>
              <w:widowControl/>
              <w:rPr>
                <w:ins w:id="1100" w:author="王会00041692" w:date="2016-08-22T15:49:00Z"/>
                <w:rFonts w:ascii="微软雅黑" w:eastAsia="微软雅黑" w:hAnsi="微软雅黑" w:cs="宋体"/>
                <w:kern w:val="0"/>
                <w:sz w:val="13"/>
                <w:szCs w:val="13"/>
              </w:rPr>
            </w:pPr>
            <w:ins w:id="1101" w:author="王会00041692" w:date="2016-08-22T15:56:00Z">
              <w:r w:rsidRPr="008D26BC">
                <w:rPr>
                  <w:rFonts w:hint="eastAsia"/>
                  <w:sz w:val="13"/>
                  <w:szCs w:val="13"/>
                  <w:rPrChange w:id="1102" w:author="王会00041692" w:date="2016-08-22T15:56:00Z">
                    <w:rPr>
                      <w:rFonts w:hint="eastAsia"/>
                      <w:b/>
                      <w:bCs/>
                    </w:rPr>
                  </w:rPrChange>
                </w:rPr>
                <w:t>流内子任务类型</w:t>
              </w:r>
            </w:ins>
          </w:p>
        </w:tc>
        <w:tc>
          <w:tcPr>
            <w:tcW w:w="709" w:type="dxa"/>
            <w:shd w:val="clear" w:color="auto" w:fill="auto"/>
            <w:hideMark/>
            <w:tcPrChange w:id="1103" w:author="王会00041692" w:date="2016-08-22T15:59:00Z">
              <w:tcPr>
                <w:tcW w:w="709" w:type="dxa"/>
                <w:shd w:val="clear" w:color="auto" w:fill="auto"/>
                <w:hideMark/>
              </w:tcPr>
            </w:tcPrChange>
          </w:tcPr>
          <w:p w:rsidR="003130ED" w:rsidRPr="00DA5AB8" w:rsidRDefault="001B14CC" w:rsidP="003130ED">
            <w:pPr>
              <w:widowControl/>
              <w:rPr>
                <w:ins w:id="1104" w:author="王会00041692" w:date="2016-08-22T15:49:00Z"/>
                <w:rFonts w:ascii="微软雅黑" w:eastAsia="微软雅黑" w:hAnsi="微软雅黑" w:cs="宋体"/>
                <w:kern w:val="0"/>
                <w:sz w:val="13"/>
                <w:szCs w:val="13"/>
              </w:rPr>
            </w:pPr>
            <w:ins w:id="1105" w:author="王会00041692" w:date="2016-08-22T16:15:00Z">
              <w:r>
                <w:rPr>
                  <w:rFonts w:ascii="微软雅黑" w:eastAsia="微软雅黑" w:hAnsi="微软雅黑" w:cs="宋体" w:hint="eastAsia"/>
                  <w:kern w:val="0"/>
                  <w:sz w:val="13"/>
                  <w:szCs w:val="13"/>
                </w:rPr>
                <w:t>枚举</w:t>
              </w:r>
            </w:ins>
          </w:p>
        </w:tc>
        <w:tc>
          <w:tcPr>
            <w:tcW w:w="1134" w:type="dxa"/>
            <w:shd w:val="clear" w:color="auto" w:fill="auto"/>
            <w:hideMark/>
            <w:tcPrChange w:id="1106" w:author="王会00041692" w:date="2016-08-22T15:59:00Z">
              <w:tcPr>
                <w:tcW w:w="1134" w:type="dxa"/>
                <w:shd w:val="clear" w:color="auto" w:fill="auto"/>
                <w:hideMark/>
              </w:tcPr>
            </w:tcPrChange>
          </w:tcPr>
          <w:p w:rsidR="003130ED" w:rsidRPr="00DA5AB8" w:rsidRDefault="001B14CC" w:rsidP="003130ED">
            <w:pPr>
              <w:widowControl/>
              <w:rPr>
                <w:ins w:id="1107" w:author="王会00041692" w:date="2016-08-22T15:49:00Z"/>
                <w:rFonts w:ascii="微软雅黑" w:eastAsia="微软雅黑" w:hAnsi="微软雅黑" w:cs="宋体"/>
                <w:kern w:val="0"/>
                <w:sz w:val="13"/>
                <w:szCs w:val="13"/>
              </w:rPr>
            </w:pPr>
            <w:ins w:id="1108" w:author="王会00041692" w:date="2016-08-22T16:15:00Z">
              <w:r w:rsidRPr="000F5E21">
                <w:rPr>
                  <w:sz w:val="13"/>
                  <w:szCs w:val="13"/>
                </w:rPr>
                <w:t>decoder</w:t>
              </w:r>
              <w:r w:rsidRPr="000F5E21">
                <w:rPr>
                  <w:rFonts w:hint="eastAsia"/>
                  <w:sz w:val="13"/>
                  <w:szCs w:val="13"/>
                </w:rPr>
                <w:t>、</w:t>
              </w:r>
              <w:r w:rsidRPr="000F5E21">
                <w:rPr>
                  <w:sz w:val="13"/>
                  <w:szCs w:val="13"/>
                </w:rPr>
                <w:t>transform</w:t>
              </w:r>
              <w:r w:rsidRPr="000F5E21">
                <w:rPr>
                  <w:rFonts w:hint="eastAsia"/>
                  <w:sz w:val="13"/>
                  <w:szCs w:val="13"/>
                </w:rPr>
                <w:t>、</w:t>
              </w:r>
              <w:r w:rsidRPr="000F5E21">
                <w:rPr>
                  <w:sz w:val="13"/>
                  <w:szCs w:val="13"/>
                </w:rPr>
                <w:t>output</w:t>
              </w:r>
            </w:ins>
          </w:p>
        </w:tc>
        <w:tc>
          <w:tcPr>
            <w:tcW w:w="1559" w:type="dxa"/>
            <w:shd w:val="clear" w:color="auto" w:fill="auto"/>
            <w:tcPrChange w:id="1109" w:author="王会00041692" w:date="2016-08-22T15:59:00Z">
              <w:tcPr>
                <w:tcW w:w="1559" w:type="dxa"/>
                <w:shd w:val="clear" w:color="auto" w:fill="auto"/>
              </w:tcPr>
            </w:tcPrChange>
          </w:tcPr>
          <w:p w:rsidR="003130ED" w:rsidRPr="00DA5AB8" w:rsidRDefault="001B14CC" w:rsidP="003130ED">
            <w:pPr>
              <w:rPr>
                <w:ins w:id="1110" w:author="王会00041692" w:date="2016-08-22T15:49:00Z"/>
                <w:rFonts w:ascii="微软雅黑" w:eastAsia="微软雅黑" w:hAnsi="微软雅黑" w:cs="宋体"/>
                <w:kern w:val="0"/>
                <w:sz w:val="13"/>
                <w:szCs w:val="13"/>
              </w:rPr>
            </w:pPr>
            <w:ins w:id="1111" w:author="王会00041692" w:date="2016-08-22T16:15:00Z">
              <w:r w:rsidRPr="000F5E21">
                <w:rPr>
                  <w:sz w:val="13"/>
                  <w:szCs w:val="13"/>
                </w:rPr>
                <w:t>transform</w:t>
              </w:r>
            </w:ins>
          </w:p>
        </w:tc>
        <w:tc>
          <w:tcPr>
            <w:tcW w:w="2694" w:type="dxa"/>
            <w:shd w:val="clear" w:color="auto" w:fill="auto"/>
            <w:hideMark/>
            <w:tcPrChange w:id="1112" w:author="王会00041692" w:date="2016-08-22T15:59:00Z">
              <w:tcPr>
                <w:tcW w:w="2694" w:type="dxa"/>
                <w:shd w:val="clear" w:color="auto" w:fill="auto"/>
                <w:hideMark/>
              </w:tcPr>
            </w:tcPrChange>
          </w:tcPr>
          <w:p w:rsidR="003130ED" w:rsidRDefault="001B14CC" w:rsidP="003130ED">
            <w:pPr>
              <w:widowControl/>
              <w:rPr>
                <w:ins w:id="1113" w:author="王会00041692" w:date="2016-08-24T14:13:00Z"/>
                <w:rFonts w:ascii="微软雅黑" w:eastAsia="微软雅黑" w:hAnsi="微软雅黑" w:cs="宋体"/>
                <w:kern w:val="0"/>
                <w:sz w:val="13"/>
                <w:szCs w:val="13"/>
              </w:rPr>
            </w:pPr>
            <w:ins w:id="1114" w:author="王会00041692" w:date="2016-08-22T16:15:00Z">
              <w:r w:rsidRPr="000F5E21">
                <w:rPr>
                  <w:rFonts w:hint="eastAsia"/>
                  <w:sz w:val="13"/>
                  <w:szCs w:val="13"/>
                </w:rPr>
                <w:t>流内子任务类型：</w:t>
              </w:r>
              <w:r w:rsidRPr="000F5E21">
                <w:rPr>
                  <w:sz w:val="13"/>
                  <w:szCs w:val="13"/>
                </w:rPr>
                <w:t>decoder</w:t>
              </w:r>
              <w:r w:rsidRPr="000F5E21">
                <w:rPr>
                  <w:rFonts w:hint="eastAsia"/>
                  <w:sz w:val="13"/>
                  <w:szCs w:val="13"/>
                </w:rPr>
                <w:t>、</w:t>
              </w:r>
              <w:r w:rsidRPr="000F5E21">
                <w:rPr>
                  <w:sz w:val="13"/>
                  <w:szCs w:val="13"/>
                </w:rPr>
                <w:t>transform</w:t>
              </w:r>
              <w:r w:rsidRPr="000F5E21">
                <w:rPr>
                  <w:rFonts w:hint="eastAsia"/>
                  <w:sz w:val="13"/>
                  <w:szCs w:val="13"/>
                </w:rPr>
                <w:t>、</w:t>
              </w:r>
              <w:r w:rsidRPr="000F5E21">
                <w:rPr>
                  <w:sz w:val="13"/>
                  <w:szCs w:val="13"/>
                </w:rPr>
                <w:t>output</w:t>
              </w:r>
            </w:ins>
            <w:ins w:id="1115" w:author="王会00041692" w:date="2016-08-22T17:02:00Z">
              <w:r w:rsidR="00A610B1">
                <w:rPr>
                  <w:rFonts w:hint="eastAsia"/>
                  <w:sz w:val="13"/>
                  <w:szCs w:val="13"/>
                </w:rPr>
                <w:t>，</w:t>
              </w:r>
              <w:r w:rsidR="00A610B1">
                <w:rPr>
                  <w:rFonts w:ascii="微软雅黑" w:eastAsia="微软雅黑" w:hAnsi="微软雅黑" w:cs="宋体" w:hint="eastAsia"/>
                  <w:kern w:val="0"/>
                  <w:sz w:val="13"/>
                  <w:szCs w:val="13"/>
                </w:rPr>
                <w:t>必须与算法xml中算法类型一致</w:t>
              </w:r>
            </w:ins>
            <w:ins w:id="1116" w:author="王会00041692" w:date="2016-08-24T14:13:00Z">
              <w:r w:rsidR="00BF2338">
                <w:rPr>
                  <w:rFonts w:ascii="微软雅黑" w:eastAsia="微软雅黑" w:hAnsi="微软雅黑" w:cs="宋体" w:hint="eastAsia"/>
                  <w:kern w:val="0"/>
                  <w:sz w:val="13"/>
                  <w:szCs w:val="13"/>
                </w:rPr>
                <w:t>；</w:t>
              </w:r>
            </w:ins>
          </w:p>
          <w:p w:rsidR="00BF2338" w:rsidRPr="00DA5AB8" w:rsidRDefault="00BF2338" w:rsidP="003130ED">
            <w:pPr>
              <w:widowControl/>
              <w:rPr>
                <w:ins w:id="1117" w:author="王会00041692" w:date="2016-08-22T15:49:00Z"/>
                <w:rFonts w:ascii="微软雅黑" w:eastAsia="微软雅黑" w:hAnsi="微软雅黑" w:cs="宋体"/>
                <w:kern w:val="0"/>
                <w:sz w:val="13"/>
                <w:szCs w:val="13"/>
              </w:rPr>
            </w:pPr>
            <w:ins w:id="1118" w:author="王会00041692" w:date="2016-08-24T14:13:00Z">
              <w:r w:rsidRPr="000F5E21">
                <w:rPr>
                  <w:sz w:val="13"/>
                  <w:szCs w:val="13"/>
                </w:rPr>
                <w:t>Decoder</w:t>
              </w:r>
              <w:r>
                <w:rPr>
                  <w:rFonts w:hint="eastAsia"/>
                  <w:sz w:val="13"/>
                  <w:szCs w:val="13"/>
                </w:rPr>
                <w:t>：</w:t>
              </w:r>
            </w:ins>
          </w:p>
        </w:tc>
        <w:tc>
          <w:tcPr>
            <w:tcW w:w="1275" w:type="dxa"/>
            <w:shd w:val="clear" w:color="auto" w:fill="auto"/>
            <w:tcPrChange w:id="1119" w:author="王会00041692" w:date="2016-08-22T15:59:00Z">
              <w:tcPr>
                <w:tcW w:w="1275" w:type="dxa"/>
                <w:shd w:val="clear" w:color="auto" w:fill="auto"/>
              </w:tcPr>
            </w:tcPrChange>
          </w:tcPr>
          <w:p w:rsidR="003130ED" w:rsidRDefault="003130ED" w:rsidP="003130ED">
            <w:pPr>
              <w:widowControl/>
              <w:rPr>
                <w:ins w:id="1120" w:author="王会00041692" w:date="2016-08-22T15:49:00Z"/>
                <w:rFonts w:ascii="微软雅黑" w:eastAsia="微软雅黑" w:hAnsi="微软雅黑" w:cs="宋体"/>
                <w:kern w:val="0"/>
                <w:sz w:val="13"/>
                <w:szCs w:val="13"/>
              </w:rPr>
            </w:pPr>
            <w:ins w:id="1121" w:author="王会00041692" w:date="2016-08-22T15:50:00Z">
              <w:r w:rsidRPr="00717805">
                <w:rPr>
                  <w:rFonts w:ascii="微软雅黑" w:eastAsia="微软雅黑" w:hAnsi="微软雅黑" w:cs="宋体" w:hint="eastAsia"/>
                  <w:kern w:val="0"/>
                  <w:sz w:val="13"/>
                  <w:szCs w:val="13"/>
                </w:rPr>
                <w:t>V6.15.60.03B3</w:t>
              </w:r>
            </w:ins>
          </w:p>
        </w:tc>
      </w:tr>
    </w:tbl>
    <w:p w:rsidR="008D26BC" w:rsidRDefault="006A3545" w:rsidP="008D26BC">
      <w:pPr>
        <w:pStyle w:val="4"/>
        <w:rPr>
          <w:ins w:id="1122" w:author="王会00041692" w:date="2016-08-22T16:16:00Z"/>
        </w:rPr>
        <w:pPrChange w:id="1123" w:author="王会00041692" w:date="2016-08-22T17:28:00Z">
          <w:pPr>
            <w:pStyle w:val="3"/>
          </w:pPr>
        </w:pPrChange>
      </w:pPr>
      <w:ins w:id="1124" w:author="王会00041692" w:date="2016-08-22T16:16:00Z">
        <w:r>
          <w:rPr>
            <w:rFonts w:hint="eastAsia"/>
          </w:rPr>
          <w:t>示例</w:t>
        </w:r>
        <w:r w:rsidRPr="00DA5AB8">
          <w:rPr>
            <w:rFonts w:hint="eastAsia"/>
          </w:rPr>
          <w:t>说明</w:t>
        </w:r>
      </w:ins>
    </w:p>
    <w:p w:rsidR="00F14CF4" w:rsidRDefault="00650EC6" w:rsidP="009E51FC">
      <w:pPr>
        <w:rPr>
          <w:del w:id="1125" w:author="王会00041692" w:date="2016-08-22T15:49:00Z"/>
        </w:rPr>
      </w:pPr>
      <w:ins w:id="1126" w:author="王会00041692" w:date="2016-08-22T16:16:00Z">
        <w:r>
          <w:rPr>
            <w:noProof/>
            <w:rPrChange w:id="1127">
              <w:rPr>
                <w:noProof/>
                <w:sz w:val="32"/>
                <w:szCs w:val="32"/>
              </w:rPr>
            </w:rPrChange>
          </w:rPr>
          <w:drawing>
            <wp:inline distT="0" distB="0" distL="0" distR="0">
              <wp:extent cx="5274310" cy="1837339"/>
              <wp:effectExtent l="19050" t="0" r="254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274310" cy="1837339"/>
                      </a:xfrm>
                      <a:prstGeom prst="rect">
                        <a:avLst/>
                      </a:prstGeom>
                      <a:noFill/>
                      <a:ln w="9525">
                        <a:noFill/>
                        <a:miter lim="800000"/>
                        <a:headEnd/>
                        <a:tailEnd/>
                      </a:ln>
                    </pic:spPr>
                  </pic:pic>
                </a:graphicData>
              </a:graphic>
            </wp:inline>
          </w:drawing>
        </w:r>
      </w:ins>
    </w:p>
    <w:p w:rsidR="008D26BC" w:rsidRDefault="001336DE" w:rsidP="008D26BC">
      <w:pPr>
        <w:rPr>
          <w:ins w:id="1128" w:author="王会00041692" w:date="2016-08-22T16:40:00Z"/>
        </w:rPr>
        <w:pPrChange w:id="1129" w:author="00086893" w:date="2016-09-07T10:03:00Z">
          <w:pPr>
            <w:pStyle w:val="2"/>
          </w:pPr>
        </w:pPrChange>
      </w:pPr>
      <w:ins w:id="1130" w:author="王会00041692" w:date="2016-08-22T16:19:00Z">
        <w:r>
          <w:rPr>
            <w:rFonts w:hint="eastAsia"/>
          </w:rPr>
          <w:t>算法</w:t>
        </w:r>
        <w:r w:rsidRPr="00DA5AB8">
          <w:rPr>
            <w:rFonts w:hint="eastAsia"/>
          </w:rPr>
          <w:t>XML</w:t>
        </w:r>
        <w:r w:rsidRPr="00DA5AB8">
          <w:rPr>
            <w:rFonts w:hint="eastAsia"/>
          </w:rPr>
          <w:t>文件说明</w:t>
        </w:r>
      </w:ins>
    </w:p>
    <w:p w:rsidR="003955B7" w:rsidRPr="00905111" w:rsidRDefault="003955B7" w:rsidP="003955B7">
      <w:pPr>
        <w:rPr>
          <w:ins w:id="1131" w:author="王会00041692" w:date="2016-08-22T16:40:00Z"/>
        </w:rPr>
      </w:pPr>
      <w:ins w:id="1132" w:author="王会00041692" w:date="2016-08-22T16:40:00Z">
        <w:r w:rsidRPr="00905111">
          <w:rPr>
            <w:rFonts w:hint="eastAsia"/>
          </w:rPr>
          <w:t>算法为流处理过程中的各个子过程的定义，主要包括</w:t>
        </w:r>
        <w:r>
          <w:rPr>
            <w:rFonts w:hint="eastAsia"/>
          </w:rPr>
          <w:t>：</w:t>
        </w:r>
      </w:ins>
    </w:p>
    <w:p w:rsidR="003955B7" w:rsidRPr="00905111" w:rsidRDefault="003955B7" w:rsidP="003955B7">
      <w:pPr>
        <w:rPr>
          <w:ins w:id="1133" w:author="王会00041692" w:date="2016-08-22T16:40:00Z"/>
        </w:rPr>
      </w:pPr>
      <w:ins w:id="1134" w:author="王会00041692" w:date="2016-08-22T16:40:00Z">
        <w:r w:rsidRPr="00905111">
          <w:t>1</w:t>
        </w:r>
        <w:r w:rsidRPr="00905111">
          <w:rPr>
            <w:rFonts w:hint="eastAsia"/>
          </w:rPr>
          <w:t>）算法名称、算法类型、</w:t>
        </w:r>
        <w:r w:rsidRPr="00905111">
          <w:t>jar</w:t>
        </w:r>
        <w:r w:rsidRPr="00905111">
          <w:rPr>
            <w:rFonts w:hint="eastAsia"/>
          </w:rPr>
          <w:t>包位置；算法类型分为三类：</w:t>
        </w:r>
      </w:ins>
    </w:p>
    <w:p w:rsidR="003955B7" w:rsidRPr="00905111" w:rsidRDefault="003955B7" w:rsidP="003955B7">
      <w:pPr>
        <w:rPr>
          <w:ins w:id="1135" w:author="王会00041692" w:date="2016-08-22T16:40:00Z"/>
        </w:rPr>
      </w:pPr>
      <w:ins w:id="1136" w:author="王会00041692" w:date="2016-08-22T16:40:00Z">
        <w:r w:rsidRPr="00905111">
          <w:t xml:space="preserve">      decoder</w:t>
        </w:r>
        <w:r w:rsidRPr="00905111">
          <w:rPr>
            <w:rFonts w:hint="eastAsia"/>
          </w:rPr>
          <w:t>：流解码，其输入是接入的</w:t>
        </w:r>
        <w:r w:rsidRPr="00905111">
          <w:t>topic</w:t>
        </w:r>
        <w:r w:rsidRPr="00905111">
          <w:rPr>
            <w:rFonts w:hint="eastAsia"/>
          </w:rPr>
          <w:t>，输出为</w:t>
        </w:r>
        <w:r w:rsidRPr="00905111">
          <w:t>DStream</w:t>
        </w:r>
      </w:ins>
    </w:p>
    <w:p w:rsidR="003955B7" w:rsidRPr="00905111" w:rsidRDefault="003955B7" w:rsidP="003955B7">
      <w:pPr>
        <w:rPr>
          <w:ins w:id="1137" w:author="王会00041692" w:date="2016-08-22T16:40:00Z"/>
        </w:rPr>
      </w:pPr>
      <w:ins w:id="1138" w:author="王会00041692" w:date="2016-08-22T16:40:00Z">
        <w:r w:rsidRPr="00905111">
          <w:t xml:space="preserve">      transform: </w:t>
        </w:r>
        <w:r w:rsidRPr="00905111">
          <w:rPr>
            <w:rFonts w:hint="eastAsia"/>
          </w:rPr>
          <w:t>流转换，其输入是</w:t>
        </w:r>
        <w:r w:rsidRPr="00905111">
          <w:t>DStream,</w:t>
        </w:r>
        <w:r w:rsidRPr="00905111">
          <w:rPr>
            <w:rFonts w:hint="eastAsia"/>
          </w:rPr>
          <w:t>输出为</w:t>
        </w:r>
        <w:r w:rsidRPr="00905111">
          <w:t>DStream</w:t>
        </w:r>
      </w:ins>
    </w:p>
    <w:p w:rsidR="003955B7" w:rsidRPr="00905111" w:rsidRDefault="003955B7" w:rsidP="003955B7">
      <w:pPr>
        <w:rPr>
          <w:ins w:id="1139" w:author="王会00041692" w:date="2016-08-22T16:40:00Z"/>
        </w:rPr>
      </w:pPr>
      <w:ins w:id="1140" w:author="王会00041692" w:date="2016-08-22T16:40:00Z">
        <w:r w:rsidRPr="00905111">
          <w:t xml:space="preserve">      output</w:t>
        </w:r>
        <w:r w:rsidRPr="00905111">
          <w:rPr>
            <w:rFonts w:hint="eastAsia"/>
          </w:rPr>
          <w:t>：流输出，其输入是</w:t>
        </w:r>
        <w:r w:rsidRPr="00905111">
          <w:t>DStream,</w:t>
        </w:r>
        <w:r w:rsidRPr="00905111">
          <w:rPr>
            <w:rFonts w:hint="eastAsia"/>
          </w:rPr>
          <w:t>输出为外部表或者文件</w:t>
        </w:r>
      </w:ins>
    </w:p>
    <w:p w:rsidR="003955B7" w:rsidRPr="00905111" w:rsidRDefault="003955B7" w:rsidP="003955B7">
      <w:pPr>
        <w:rPr>
          <w:ins w:id="1141" w:author="王会00041692" w:date="2016-08-22T16:40:00Z"/>
        </w:rPr>
      </w:pPr>
      <w:ins w:id="1142" w:author="王会00041692" w:date="2016-08-22T16:40:00Z">
        <w:r w:rsidRPr="00905111">
          <w:t>2</w:t>
        </w:r>
        <w:r w:rsidRPr="00905111">
          <w:rPr>
            <w:rFonts w:hint="eastAsia"/>
          </w:rPr>
          <w:t>）算法输入名称、</w:t>
        </w:r>
        <w:r w:rsidRPr="00905111">
          <w:t>RDD</w:t>
        </w:r>
        <w:r w:rsidRPr="00905111">
          <w:rPr>
            <w:rFonts w:hint="eastAsia"/>
          </w:rPr>
          <w:t>类型；</w:t>
        </w:r>
      </w:ins>
    </w:p>
    <w:p w:rsidR="003955B7" w:rsidRDefault="003955B7" w:rsidP="003955B7">
      <w:pPr>
        <w:rPr>
          <w:ins w:id="1143" w:author="王会00041692" w:date="2016-08-22T16:40:00Z"/>
        </w:rPr>
      </w:pPr>
      <w:ins w:id="1144" w:author="王会00041692" w:date="2016-08-22T16:40:00Z">
        <w:r w:rsidRPr="00905111">
          <w:t>3</w:t>
        </w:r>
        <w:r w:rsidRPr="00905111">
          <w:rPr>
            <w:rFonts w:hint="eastAsia"/>
          </w:rPr>
          <w:t>）算法输出名称、</w:t>
        </w:r>
        <w:r w:rsidRPr="00905111">
          <w:t>RDD</w:t>
        </w:r>
        <w:r w:rsidRPr="00905111">
          <w:rPr>
            <w:rFonts w:hint="eastAsia"/>
          </w:rPr>
          <w:t>类型</w:t>
        </w:r>
      </w:ins>
    </w:p>
    <w:p w:rsidR="008D26BC" w:rsidRDefault="001336DE" w:rsidP="008D26BC">
      <w:pPr>
        <w:pStyle w:val="4"/>
        <w:rPr>
          <w:ins w:id="1145" w:author="王会00041692" w:date="2016-08-22T16:19:00Z"/>
        </w:rPr>
        <w:pPrChange w:id="1146" w:author="王会00041692" w:date="2016-08-22T17:28:00Z">
          <w:pPr>
            <w:pStyle w:val="3"/>
          </w:pPr>
        </w:pPrChange>
      </w:pPr>
      <w:ins w:id="1147" w:author="王会00041692" w:date="2016-08-22T16:19:00Z">
        <w:r w:rsidRPr="00DA5AB8">
          <w:rPr>
            <w:rFonts w:hint="eastAsia"/>
          </w:rPr>
          <w:t>字段说明</w:t>
        </w:r>
      </w:ins>
    </w:p>
    <w:tbl>
      <w:tblPr>
        <w:tblpPr w:leftFromText="180" w:rightFromText="180" w:vertAnchor="text" w:horzAnchor="margin" w:tblpXSpec="center" w:tblpY="188"/>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992"/>
        <w:gridCol w:w="992"/>
        <w:gridCol w:w="709"/>
        <w:gridCol w:w="1134"/>
        <w:gridCol w:w="1559"/>
        <w:gridCol w:w="2694"/>
        <w:gridCol w:w="1275"/>
      </w:tblGrid>
      <w:tr w:rsidR="001336DE" w:rsidRPr="00DA5AB8" w:rsidTr="0052388A">
        <w:trPr>
          <w:trHeight w:val="348"/>
          <w:tblHeader/>
          <w:ins w:id="1148" w:author="王会00041692" w:date="2016-08-22T16:19:00Z"/>
        </w:trPr>
        <w:tc>
          <w:tcPr>
            <w:tcW w:w="959" w:type="dxa"/>
            <w:shd w:val="clear" w:color="000000" w:fill="D7E4BC"/>
            <w:hideMark/>
          </w:tcPr>
          <w:p w:rsidR="001336DE" w:rsidRPr="00DA5AB8" w:rsidRDefault="001336DE" w:rsidP="0052388A">
            <w:pPr>
              <w:widowControl/>
              <w:rPr>
                <w:ins w:id="1149" w:author="王会00041692" w:date="2016-08-22T16:19:00Z"/>
                <w:rFonts w:ascii="微软雅黑" w:eastAsia="微软雅黑" w:hAnsi="微软雅黑" w:cs="宋体"/>
                <w:b/>
                <w:bCs/>
                <w:kern w:val="0"/>
                <w:sz w:val="13"/>
                <w:szCs w:val="13"/>
              </w:rPr>
            </w:pPr>
            <w:ins w:id="1150" w:author="王会00041692" w:date="2016-08-22T16:19:00Z">
              <w:r w:rsidRPr="00DA5AB8">
                <w:rPr>
                  <w:rFonts w:ascii="微软雅黑" w:eastAsia="微软雅黑" w:hAnsi="微软雅黑" w:cs="宋体" w:hint="eastAsia"/>
                  <w:b/>
                  <w:bCs/>
                  <w:kern w:val="0"/>
                  <w:sz w:val="13"/>
                  <w:szCs w:val="13"/>
                </w:rPr>
                <w:t>字段名</w:t>
              </w:r>
            </w:ins>
          </w:p>
        </w:tc>
        <w:tc>
          <w:tcPr>
            <w:tcW w:w="992" w:type="dxa"/>
            <w:shd w:val="clear" w:color="000000" w:fill="D7E4BC"/>
            <w:hideMark/>
          </w:tcPr>
          <w:p w:rsidR="001336DE" w:rsidRPr="00DA5AB8" w:rsidRDefault="001336DE" w:rsidP="0052388A">
            <w:pPr>
              <w:widowControl/>
              <w:rPr>
                <w:ins w:id="1151" w:author="王会00041692" w:date="2016-08-22T16:19:00Z"/>
                <w:rFonts w:ascii="微软雅黑" w:eastAsia="微软雅黑" w:hAnsi="微软雅黑" w:cs="宋体"/>
                <w:b/>
                <w:bCs/>
                <w:kern w:val="0"/>
                <w:sz w:val="13"/>
                <w:szCs w:val="13"/>
              </w:rPr>
            </w:pPr>
            <w:ins w:id="1152" w:author="王会00041692" w:date="2016-08-22T16:19:00Z">
              <w:r w:rsidRPr="00DA5AB8">
                <w:rPr>
                  <w:rFonts w:ascii="微软雅黑" w:eastAsia="微软雅黑" w:hAnsi="微软雅黑" w:cs="宋体" w:hint="eastAsia"/>
                  <w:b/>
                  <w:bCs/>
                  <w:kern w:val="0"/>
                  <w:sz w:val="13"/>
                  <w:szCs w:val="13"/>
                </w:rPr>
                <w:t>子字段</w:t>
              </w:r>
            </w:ins>
          </w:p>
        </w:tc>
        <w:tc>
          <w:tcPr>
            <w:tcW w:w="992" w:type="dxa"/>
            <w:shd w:val="clear" w:color="000000" w:fill="D7E4BC"/>
            <w:hideMark/>
          </w:tcPr>
          <w:p w:rsidR="001336DE" w:rsidRPr="000F5E21" w:rsidRDefault="001336DE" w:rsidP="0052388A">
            <w:pPr>
              <w:widowControl/>
              <w:rPr>
                <w:ins w:id="1153" w:author="王会00041692" w:date="2016-08-22T16:19:00Z"/>
                <w:rFonts w:ascii="微软雅黑" w:eastAsia="微软雅黑" w:hAnsi="微软雅黑" w:cs="宋体"/>
                <w:b/>
                <w:bCs/>
                <w:kern w:val="0"/>
                <w:sz w:val="13"/>
                <w:szCs w:val="13"/>
              </w:rPr>
            </w:pPr>
            <w:ins w:id="1154" w:author="王会00041692" w:date="2016-08-22T16:19:00Z">
              <w:r w:rsidRPr="000F5E21">
                <w:rPr>
                  <w:rFonts w:ascii="微软雅黑" w:eastAsia="微软雅黑" w:hAnsi="微软雅黑" w:cs="宋体" w:hint="eastAsia"/>
                  <w:b/>
                  <w:bCs/>
                  <w:kern w:val="0"/>
                  <w:sz w:val="13"/>
                  <w:szCs w:val="13"/>
                </w:rPr>
                <w:t>字段说明</w:t>
              </w:r>
            </w:ins>
          </w:p>
        </w:tc>
        <w:tc>
          <w:tcPr>
            <w:tcW w:w="709" w:type="dxa"/>
            <w:shd w:val="clear" w:color="000000" w:fill="D7E4BC"/>
            <w:hideMark/>
          </w:tcPr>
          <w:p w:rsidR="001336DE" w:rsidRPr="00DA5AB8" w:rsidRDefault="001336DE" w:rsidP="0052388A">
            <w:pPr>
              <w:widowControl/>
              <w:rPr>
                <w:ins w:id="1155" w:author="王会00041692" w:date="2016-08-22T16:19:00Z"/>
                <w:rFonts w:ascii="微软雅黑" w:eastAsia="微软雅黑" w:hAnsi="微软雅黑" w:cs="宋体"/>
                <w:b/>
                <w:bCs/>
                <w:kern w:val="0"/>
                <w:sz w:val="13"/>
                <w:szCs w:val="13"/>
              </w:rPr>
            </w:pPr>
            <w:ins w:id="1156" w:author="王会00041692" w:date="2016-08-22T16:19:00Z">
              <w:r w:rsidRPr="00DA5AB8">
                <w:rPr>
                  <w:rFonts w:ascii="微软雅黑" w:eastAsia="微软雅黑" w:hAnsi="微软雅黑" w:cs="宋体" w:hint="eastAsia"/>
                  <w:b/>
                  <w:bCs/>
                  <w:kern w:val="0"/>
                  <w:sz w:val="13"/>
                  <w:szCs w:val="13"/>
                </w:rPr>
                <w:t>类型</w:t>
              </w:r>
            </w:ins>
          </w:p>
        </w:tc>
        <w:tc>
          <w:tcPr>
            <w:tcW w:w="1134" w:type="dxa"/>
            <w:shd w:val="clear" w:color="000000" w:fill="D7E4BC"/>
            <w:hideMark/>
          </w:tcPr>
          <w:p w:rsidR="001336DE" w:rsidRPr="00DA5AB8" w:rsidRDefault="001336DE" w:rsidP="0052388A">
            <w:pPr>
              <w:widowControl/>
              <w:rPr>
                <w:ins w:id="1157" w:author="王会00041692" w:date="2016-08-22T16:19:00Z"/>
                <w:rFonts w:ascii="微软雅黑" w:eastAsia="微软雅黑" w:hAnsi="微软雅黑" w:cs="宋体"/>
                <w:b/>
                <w:bCs/>
                <w:kern w:val="0"/>
                <w:sz w:val="13"/>
                <w:szCs w:val="13"/>
              </w:rPr>
            </w:pPr>
            <w:ins w:id="1158" w:author="王会00041692" w:date="2016-08-22T16:19:00Z">
              <w:r w:rsidRPr="00DA5AB8">
                <w:rPr>
                  <w:rFonts w:ascii="微软雅黑" w:eastAsia="微软雅黑" w:hAnsi="微软雅黑" w:cs="宋体" w:hint="eastAsia"/>
                  <w:b/>
                  <w:bCs/>
                  <w:kern w:val="0"/>
                  <w:sz w:val="13"/>
                  <w:szCs w:val="13"/>
                </w:rPr>
                <w:t>取值范围</w:t>
              </w:r>
            </w:ins>
          </w:p>
        </w:tc>
        <w:tc>
          <w:tcPr>
            <w:tcW w:w="1559" w:type="dxa"/>
            <w:shd w:val="clear" w:color="000000" w:fill="D7E4BC"/>
          </w:tcPr>
          <w:p w:rsidR="001336DE" w:rsidRPr="00DA5AB8" w:rsidRDefault="001336DE" w:rsidP="0052388A">
            <w:pPr>
              <w:rPr>
                <w:ins w:id="1159" w:author="王会00041692" w:date="2016-08-22T16:19:00Z"/>
                <w:rFonts w:ascii="微软雅黑" w:eastAsia="微软雅黑" w:hAnsi="微软雅黑" w:cs="宋体"/>
                <w:b/>
                <w:bCs/>
                <w:kern w:val="0"/>
                <w:sz w:val="13"/>
                <w:szCs w:val="13"/>
              </w:rPr>
            </w:pPr>
            <w:ins w:id="1160" w:author="王会00041692" w:date="2016-08-22T16:19:00Z">
              <w:r w:rsidRPr="00DA5AB8">
                <w:rPr>
                  <w:rFonts w:ascii="微软雅黑" w:eastAsia="微软雅黑" w:hAnsi="微软雅黑" w:cs="宋体" w:hint="eastAsia"/>
                  <w:b/>
                  <w:bCs/>
                  <w:kern w:val="0"/>
                  <w:sz w:val="13"/>
                  <w:szCs w:val="13"/>
                </w:rPr>
                <w:t>示例</w:t>
              </w:r>
            </w:ins>
          </w:p>
        </w:tc>
        <w:tc>
          <w:tcPr>
            <w:tcW w:w="2694" w:type="dxa"/>
            <w:shd w:val="clear" w:color="000000" w:fill="D7E4BC"/>
            <w:hideMark/>
          </w:tcPr>
          <w:p w:rsidR="001336DE" w:rsidRPr="00DA5AB8" w:rsidRDefault="001336DE" w:rsidP="0052388A">
            <w:pPr>
              <w:widowControl/>
              <w:ind w:firstLine="260"/>
              <w:rPr>
                <w:ins w:id="1161" w:author="王会00041692" w:date="2016-08-22T16:19:00Z"/>
                <w:rFonts w:ascii="微软雅黑" w:eastAsia="微软雅黑" w:hAnsi="微软雅黑" w:cs="宋体"/>
                <w:b/>
                <w:bCs/>
                <w:kern w:val="0"/>
                <w:sz w:val="13"/>
                <w:szCs w:val="13"/>
              </w:rPr>
            </w:pPr>
            <w:ins w:id="1162" w:author="王会00041692" w:date="2016-08-22T16:19:00Z">
              <w:r w:rsidRPr="00DA5AB8">
                <w:rPr>
                  <w:rFonts w:ascii="微软雅黑" w:eastAsia="微软雅黑" w:hAnsi="微软雅黑" w:cs="宋体" w:hint="eastAsia"/>
                  <w:b/>
                  <w:bCs/>
                  <w:kern w:val="0"/>
                  <w:sz w:val="13"/>
                  <w:szCs w:val="13"/>
                </w:rPr>
                <w:t>说明</w:t>
              </w:r>
            </w:ins>
          </w:p>
        </w:tc>
        <w:tc>
          <w:tcPr>
            <w:tcW w:w="1275" w:type="dxa"/>
            <w:shd w:val="clear" w:color="000000" w:fill="D7E4BC"/>
          </w:tcPr>
          <w:p w:rsidR="001336DE" w:rsidRPr="00DA5AB8" w:rsidRDefault="001336DE" w:rsidP="0052388A">
            <w:pPr>
              <w:widowControl/>
              <w:rPr>
                <w:ins w:id="1163" w:author="王会00041692" w:date="2016-08-22T16:19:00Z"/>
                <w:rFonts w:ascii="微软雅黑" w:eastAsia="微软雅黑" w:hAnsi="微软雅黑" w:cs="宋体"/>
                <w:b/>
                <w:bCs/>
                <w:kern w:val="0"/>
                <w:sz w:val="13"/>
                <w:szCs w:val="13"/>
              </w:rPr>
            </w:pPr>
            <w:ins w:id="1164" w:author="王会00041692" w:date="2016-08-22T16:19:00Z">
              <w:r w:rsidRPr="00DA5AB8">
                <w:rPr>
                  <w:rFonts w:ascii="微软雅黑" w:eastAsia="微软雅黑" w:hAnsi="微软雅黑" w:cs="宋体" w:hint="eastAsia"/>
                  <w:b/>
                  <w:bCs/>
                  <w:kern w:val="0"/>
                  <w:sz w:val="13"/>
                  <w:szCs w:val="13"/>
                </w:rPr>
                <w:t>平台版本</w:t>
              </w:r>
            </w:ins>
          </w:p>
        </w:tc>
      </w:tr>
      <w:tr w:rsidR="00903312" w:rsidRPr="00DA5AB8" w:rsidTr="0052388A">
        <w:trPr>
          <w:trHeight w:val="300"/>
          <w:ins w:id="1165" w:author="王会00041692" w:date="2016-08-22T16:19:00Z"/>
        </w:trPr>
        <w:tc>
          <w:tcPr>
            <w:tcW w:w="959" w:type="dxa"/>
            <w:shd w:val="clear" w:color="auto" w:fill="auto"/>
            <w:hideMark/>
          </w:tcPr>
          <w:p w:rsidR="00F14CF4" w:rsidRDefault="008D26BC">
            <w:pPr>
              <w:widowControl/>
              <w:rPr>
                <w:ins w:id="1166" w:author="王会00041692" w:date="2016-08-22T16:19:00Z"/>
                <w:rFonts w:ascii="微软雅黑" w:eastAsia="微软雅黑" w:hAnsi="微软雅黑" w:cs="宋体"/>
                <w:kern w:val="0"/>
                <w:sz w:val="13"/>
                <w:szCs w:val="13"/>
              </w:rPr>
            </w:pPr>
            <w:ins w:id="1167" w:author="王会00041692" w:date="2016-08-22T16:21:00Z">
              <w:r w:rsidRPr="008D26BC">
                <w:rPr>
                  <w:sz w:val="13"/>
                  <w:szCs w:val="13"/>
                  <w:rPrChange w:id="1168" w:author="王会00041692" w:date="2016-08-22T16:21:00Z">
                    <w:rPr>
                      <w:sz w:val="32"/>
                      <w:szCs w:val="32"/>
                    </w:rPr>
                  </w:rPrChange>
                </w:rPr>
                <w:t xml:space="preserve">algorithm </w:t>
              </w:r>
            </w:ins>
          </w:p>
        </w:tc>
        <w:tc>
          <w:tcPr>
            <w:tcW w:w="992" w:type="dxa"/>
            <w:shd w:val="clear" w:color="auto" w:fill="auto"/>
            <w:hideMark/>
          </w:tcPr>
          <w:p w:rsidR="00903312" w:rsidRPr="00DA5AB8" w:rsidRDefault="00903312" w:rsidP="00CD703F">
            <w:pPr>
              <w:widowControl/>
              <w:rPr>
                <w:ins w:id="1169" w:author="王会00041692" w:date="2016-08-22T16:19:00Z"/>
                <w:rFonts w:ascii="微软雅黑" w:eastAsia="微软雅黑" w:hAnsi="微软雅黑" w:cs="宋体"/>
                <w:kern w:val="0"/>
                <w:sz w:val="13"/>
                <w:szCs w:val="13"/>
              </w:rPr>
            </w:pPr>
            <w:ins w:id="1170" w:author="王会00041692" w:date="2016-08-22T16:21:00Z">
              <w:r w:rsidRPr="00CD703F">
                <w:rPr>
                  <w:sz w:val="13"/>
                  <w:szCs w:val="13"/>
                </w:rPr>
                <w:t>name</w:t>
              </w:r>
            </w:ins>
          </w:p>
        </w:tc>
        <w:tc>
          <w:tcPr>
            <w:tcW w:w="992" w:type="dxa"/>
            <w:shd w:val="clear" w:color="auto" w:fill="auto"/>
            <w:hideMark/>
          </w:tcPr>
          <w:p w:rsidR="00F14CF4" w:rsidRDefault="008D26BC">
            <w:pPr>
              <w:widowControl/>
              <w:rPr>
                <w:ins w:id="1171" w:author="王会00041692" w:date="2016-08-22T16:19:00Z"/>
                <w:rFonts w:ascii="微软雅黑" w:eastAsia="微软雅黑" w:hAnsi="微软雅黑" w:cs="宋体"/>
                <w:kern w:val="0"/>
                <w:sz w:val="13"/>
                <w:szCs w:val="13"/>
              </w:rPr>
            </w:pPr>
            <w:ins w:id="1172" w:author="王会00041692" w:date="2016-08-22T16:22:00Z">
              <w:r w:rsidRPr="008D26BC">
                <w:rPr>
                  <w:rFonts w:hint="eastAsia"/>
                  <w:sz w:val="13"/>
                  <w:szCs w:val="13"/>
                  <w:rPrChange w:id="1173" w:author="王会00041692" w:date="2016-08-22T16:22:00Z">
                    <w:rPr>
                      <w:rFonts w:hint="eastAsia"/>
                      <w:sz w:val="32"/>
                      <w:szCs w:val="32"/>
                    </w:rPr>
                  </w:rPrChange>
                </w:rPr>
                <w:t>算法名称</w:t>
              </w:r>
            </w:ins>
          </w:p>
        </w:tc>
        <w:tc>
          <w:tcPr>
            <w:tcW w:w="709" w:type="dxa"/>
            <w:shd w:val="clear" w:color="auto" w:fill="auto"/>
            <w:hideMark/>
          </w:tcPr>
          <w:p w:rsidR="00903312" w:rsidRPr="00DA5AB8" w:rsidRDefault="00AA13F0" w:rsidP="00CD703F">
            <w:pPr>
              <w:widowControl/>
              <w:rPr>
                <w:ins w:id="1174" w:author="王会00041692" w:date="2016-08-22T16:19:00Z"/>
                <w:rFonts w:ascii="微软雅黑" w:eastAsia="微软雅黑" w:hAnsi="微软雅黑" w:cs="宋体"/>
                <w:kern w:val="0"/>
                <w:sz w:val="13"/>
                <w:szCs w:val="13"/>
              </w:rPr>
            </w:pPr>
            <w:ins w:id="1175" w:author="王会00041692" w:date="2016-08-22T16:23:00Z">
              <w:r>
                <w:rPr>
                  <w:rFonts w:ascii="微软雅黑" w:eastAsia="微软雅黑" w:hAnsi="微软雅黑" w:cs="宋体" w:hint="eastAsia"/>
                  <w:kern w:val="0"/>
                  <w:sz w:val="13"/>
                  <w:szCs w:val="13"/>
                </w:rPr>
                <w:t>字符串</w:t>
              </w:r>
            </w:ins>
          </w:p>
        </w:tc>
        <w:tc>
          <w:tcPr>
            <w:tcW w:w="1134" w:type="dxa"/>
            <w:shd w:val="clear" w:color="auto" w:fill="auto"/>
            <w:hideMark/>
          </w:tcPr>
          <w:p w:rsidR="00903312" w:rsidRPr="00DA5AB8" w:rsidRDefault="00903312" w:rsidP="00CD703F">
            <w:pPr>
              <w:widowControl/>
              <w:rPr>
                <w:ins w:id="1176" w:author="王会00041692" w:date="2016-08-22T16:19:00Z"/>
                <w:rFonts w:ascii="微软雅黑" w:eastAsia="微软雅黑" w:hAnsi="微软雅黑" w:cs="宋体"/>
                <w:kern w:val="0"/>
                <w:sz w:val="13"/>
                <w:szCs w:val="13"/>
              </w:rPr>
            </w:pPr>
          </w:p>
        </w:tc>
        <w:tc>
          <w:tcPr>
            <w:tcW w:w="1559" w:type="dxa"/>
            <w:shd w:val="clear" w:color="auto" w:fill="auto"/>
          </w:tcPr>
          <w:p w:rsidR="00903312" w:rsidRPr="00DA5AB8" w:rsidRDefault="00AA13F0" w:rsidP="00CD703F">
            <w:pPr>
              <w:rPr>
                <w:ins w:id="1177" w:author="王会00041692" w:date="2016-08-22T16:19:00Z"/>
                <w:rFonts w:ascii="微软雅黑" w:eastAsia="微软雅黑" w:hAnsi="微软雅黑" w:cs="宋体"/>
                <w:kern w:val="0"/>
                <w:sz w:val="13"/>
                <w:szCs w:val="13"/>
              </w:rPr>
            </w:pPr>
            <w:ins w:id="1178" w:author="王会00041692" w:date="2016-08-22T16:23:00Z">
              <w:r w:rsidRPr="001B14CC">
                <w:rPr>
                  <w:rFonts w:ascii="微软雅黑" w:eastAsia="微软雅黑" w:hAnsi="微软雅黑" w:cs="宋体"/>
                  <w:kern w:val="0"/>
                  <w:sz w:val="13"/>
                  <w:szCs w:val="13"/>
                </w:rPr>
                <w:t>lte_qcell_userinfo</w:t>
              </w:r>
            </w:ins>
          </w:p>
        </w:tc>
        <w:tc>
          <w:tcPr>
            <w:tcW w:w="2694" w:type="dxa"/>
            <w:shd w:val="clear" w:color="auto" w:fill="auto"/>
            <w:hideMark/>
          </w:tcPr>
          <w:p w:rsidR="00903312" w:rsidRPr="00DA5AB8" w:rsidRDefault="00AA13F0" w:rsidP="00CD703F">
            <w:pPr>
              <w:widowControl/>
              <w:rPr>
                <w:ins w:id="1179" w:author="王会00041692" w:date="2016-08-22T16:19:00Z"/>
                <w:rFonts w:ascii="微软雅黑" w:eastAsia="微软雅黑" w:hAnsi="微软雅黑" w:cs="宋体"/>
                <w:kern w:val="0"/>
                <w:sz w:val="13"/>
                <w:szCs w:val="13"/>
              </w:rPr>
            </w:pPr>
            <w:ins w:id="1180" w:author="王会00041692" w:date="2016-08-22T16:22:00Z">
              <w:r w:rsidRPr="00903312">
                <w:rPr>
                  <w:rFonts w:hint="eastAsia"/>
                  <w:sz w:val="13"/>
                  <w:szCs w:val="13"/>
                </w:rPr>
                <w:t>算法名称，需要与</w:t>
              </w:r>
              <w:r w:rsidRPr="00903312">
                <w:rPr>
                  <w:rFonts w:hint="eastAsia"/>
                  <w:sz w:val="13"/>
                  <w:szCs w:val="13"/>
                </w:rPr>
                <w:t>task xml</w:t>
              </w:r>
              <w:r w:rsidRPr="00903312">
                <w:rPr>
                  <w:rFonts w:hint="eastAsia"/>
                  <w:sz w:val="13"/>
                  <w:szCs w:val="13"/>
                </w:rPr>
                <w:t>中的</w:t>
              </w:r>
              <w:r w:rsidRPr="00903312">
                <w:rPr>
                  <w:rFonts w:hint="eastAsia"/>
                  <w:sz w:val="13"/>
                  <w:szCs w:val="13"/>
                </w:rPr>
                <w:t>a</w:t>
              </w:r>
              <w:r w:rsidRPr="00903312">
                <w:rPr>
                  <w:sz w:val="13"/>
                  <w:szCs w:val="13"/>
                </w:rPr>
                <w:t>lgorithm</w:t>
              </w:r>
              <w:r w:rsidRPr="00903312">
                <w:rPr>
                  <w:rFonts w:hint="eastAsia"/>
                  <w:sz w:val="13"/>
                  <w:szCs w:val="13"/>
                </w:rPr>
                <w:t xml:space="preserve"> </w:t>
              </w:r>
              <w:r w:rsidRPr="00903312">
                <w:rPr>
                  <w:sz w:val="13"/>
                  <w:szCs w:val="13"/>
                </w:rPr>
                <w:t>name</w:t>
              </w:r>
              <w:r w:rsidRPr="00903312">
                <w:rPr>
                  <w:rFonts w:hint="eastAsia"/>
                  <w:sz w:val="13"/>
                  <w:szCs w:val="13"/>
                </w:rPr>
                <w:t>对应</w:t>
              </w:r>
            </w:ins>
          </w:p>
        </w:tc>
        <w:tc>
          <w:tcPr>
            <w:tcW w:w="1275" w:type="dxa"/>
            <w:shd w:val="clear" w:color="auto" w:fill="auto"/>
          </w:tcPr>
          <w:p w:rsidR="00903312" w:rsidRPr="00DA5AB8" w:rsidRDefault="00903312" w:rsidP="00CD703F">
            <w:pPr>
              <w:widowControl/>
              <w:rPr>
                <w:ins w:id="1181" w:author="王会00041692" w:date="2016-08-22T16:19:00Z"/>
                <w:rFonts w:ascii="微软雅黑" w:eastAsia="微软雅黑" w:hAnsi="微软雅黑" w:cs="宋体"/>
                <w:kern w:val="0"/>
                <w:sz w:val="13"/>
                <w:szCs w:val="13"/>
              </w:rPr>
            </w:pPr>
            <w:ins w:id="1182" w:author="王会00041692" w:date="2016-08-22T16:21:00Z">
              <w:r w:rsidRPr="00717805">
                <w:rPr>
                  <w:rFonts w:ascii="微软雅黑" w:eastAsia="微软雅黑" w:hAnsi="微软雅黑" w:cs="宋体" w:hint="eastAsia"/>
                  <w:kern w:val="0"/>
                  <w:sz w:val="13"/>
                  <w:szCs w:val="13"/>
                </w:rPr>
                <w:t>V6.15.60.03B3</w:t>
              </w:r>
            </w:ins>
          </w:p>
        </w:tc>
      </w:tr>
      <w:tr w:rsidR="00903312" w:rsidTr="0052388A">
        <w:trPr>
          <w:trHeight w:val="300"/>
          <w:ins w:id="1183" w:author="王会00041692" w:date="2016-08-22T16:21:00Z"/>
        </w:trPr>
        <w:tc>
          <w:tcPr>
            <w:tcW w:w="959" w:type="dxa"/>
            <w:shd w:val="clear" w:color="auto" w:fill="auto"/>
            <w:hideMark/>
          </w:tcPr>
          <w:p w:rsidR="00903312" w:rsidRPr="00CD703F" w:rsidRDefault="00903312" w:rsidP="00CD703F">
            <w:pPr>
              <w:widowControl/>
              <w:rPr>
                <w:ins w:id="1184" w:author="王会00041692" w:date="2016-08-22T16:21:00Z"/>
                <w:rFonts w:ascii="微软雅黑" w:eastAsia="微软雅黑" w:hAnsi="微软雅黑" w:cs="宋体"/>
                <w:kern w:val="0"/>
                <w:sz w:val="13"/>
                <w:szCs w:val="13"/>
              </w:rPr>
            </w:pPr>
          </w:p>
        </w:tc>
        <w:tc>
          <w:tcPr>
            <w:tcW w:w="992" w:type="dxa"/>
            <w:shd w:val="clear" w:color="auto" w:fill="auto"/>
            <w:hideMark/>
          </w:tcPr>
          <w:p w:rsidR="00903312" w:rsidRPr="00DA5AB8" w:rsidRDefault="00903312" w:rsidP="00CD703F">
            <w:pPr>
              <w:widowControl/>
              <w:rPr>
                <w:ins w:id="1185" w:author="王会00041692" w:date="2016-08-22T16:21:00Z"/>
                <w:rFonts w:ascii="微软雅黑" w:eastAsia="微软雅黑" w:hAnsi="微软雅黑" w:cs="宋体"/>
                <w:kern w:val="0"/>
                <w:sz w:val="13"/>
                <w:szCs w:val="13"/>
              </w:rPr>
            </w:pPr>
            <w:ins w:id="1186" w:author="王会00041692" w:date="2016-08-22T16:21:00Z">
              <w:r w:rsidRPr="00CD703F">
                <w:rPr>
                  <w:sz w:val="13"/>
                  <w:szCs w:val="13"/>
                </w:rPr>
                <w:t>type</w:t>
              </w:r>
            </w:ins>
          </w:p>
        </w:tc>
        <w:tc>
          <w:tcPr>
            <w:tcW w:w="992" w:type="dxa"/>
            <w:shd w:val="clear" w:color="auto" w:fill="auto"/>
            <w:hideMark/>
          </w:tcPr>
          <w:p w:rsidR="00F14CF4" w:rsidRDefault="008D26BC">
            <w:pPr>
              <w:widowControl/>
              <w:rPr>
                <w:ins w:id="1187" w:author="王会00041692" w:date="2016-08-22T16:21:00Z"/>
                <w:rFonts w:ascii="微软雅黑" w:eastAsia="微软雅黑" w:hAnsi="微软雅黑" w:cs="宋体"/>
                <w:kern w:val="0"/>
                <w:sz w:val="13"/>
                <w:szCs w:val="13"/>
              </w:rPr>
            </w:pPr>
            <w:ins w:id="1188" w:author="王会00041692" w:date="2016-08-22T16:22:00Z">
              <w:r w:rsidRPr="008D26BC">
                <w:rPr>
                  <w:rFonts w:hint="eastAsia"/>
                  <w:sz w:val="13"/>
                  <w:szCs w:val="13"/>
                  <w:rPrChange w:id="1189" w:author="王会00041692" w:date="2016-08-22T16:22:00Z">
                    <w:rPr>
                      <w:rFonts w:hint="eastAsia"/>
                      <w:sz w:val="32"/>
                      <w:szCs w:val="32"/>
                    </w:rPr>
                  </w:rPrChange>
                </w:rPr>
                <w:t>算法类型</w:t>
              </w:r>
            </w:ins>
          </w:p>
        </w:tc>
        <w:tc>
          <w:tcPr>
            <w:tcW w:w="709" w:type="dxa"/>
            <w:shd w:val="clear" w:color="auto" w:fill="auto"/>
            <w:hideMark/>
          </w:tcPr>
          <w:p w:rsidR="00903312" w:rsidRPr="00DA5AB8" w:rsidRDefault="00115D4D" w:rsidP="00CD703F">
            <w:pPr>
              <w:widowControl/>
              <w:rPr>
                <w:ins w:id="1190" w:author="王会00041692" w:date="2016-08-22T16:21:00Z"/>
                <w:rFonts w:ascii="微软雅黑" w:eastAsia="微软雅黑" w:hAnsi="微软雅黑" w:cs="宋体"/>
                <w:kern w:val="0"/>
                <w:sz w:val="13"/>
                <w:szCs w:val="13"/>
              </w:rPr>
            </w:pPr>
            <w:ins w:id="1191" w:author="王会00041692" w:date="2016-08-22T16:24:00Z">
              <w:r>
                <w:rPr>
                  <w:rFonts w:ascii="微软雅黑" w:eastAsia="微软雅黑" w:hAnsi="微软雅黑" w:cs="宋体" w:hint="eastAsia"/>
                  <w:kern w:val="0"/>
                  <w:sz w:val="13"/>
                  <w:szCs w:val="13"/>
                </w:rPr>
                <w:t>枚举</w:t>
              </w:r>
            </w:ins>
          </w:p>
        </w:tc>
        <w:tc>
          <w:tcPr>
            <w:tcW w:w="1134" w:type="dxa"/>
            <w:shd w:val="clear" w:color="auto" w:fill="auto"/>
            <w:hideMark/>
          </w:tcPr>
          <w:p w:rsidR="00903312" w:rsidRPr="00DA5AB8" w:rsidRDefault="00115D4D" w:rsidP="00CD703F">
            <w:pPr>
              <w:widowControl/>
              <w:rPr>
                <w:ins w:id="1192" w:author="王会00041692" w:date="2016-08-22T16:21:00Z"/>
                <w:rFonts w:ascii="微软雅黑" w:eastAsia="微软雅黑" w:hAnsi="微软雅黑" w:cs="宋体"/>
                <w:kern w:val="0"/>
                <w:sz w:val="13"/>
                <w:szCs w:val="13"/>
              </w:rPr>
            </w:pPr>
            <w:ins w:id="1193" w:author="王会00041692" w:date="2016-08-22T16:24:00Z">
              <w:r w:rsidRPr="000F5E21">
                <w:rPr>
                  <w:sz w:val="13"/>
                  <w:szCs w:val="13"/>
                </w:rPr>
                <w:t>decoder</w:t>
              </w:r>
              <w:r w:rsidRPr="000F5E21">
                <w:rPr>
                  <w:rFonts w:hint="eastAsia"/>
                  <w:sz w:val="13"/>
                  <w:szCs w:val="13"/>
                </w:rPr>
                <w:t>、</w:t>
              </w:r>
              <w:r w:rsidRPr="000F5E21">
                <w:rPr>
                  <w:sz w:val="13"/>
                  <w:szCs w:val="13"/>
                </w:rPr>
                <w:t>transform</w:t>
              </w:r>
              <w:r w:rsidRPr="000F5E21">
                <w:rPr>
                  <w:rFonts w:hint="eastAsia"/>
                  <w:sz w:val="13"/>
                  <w:szCs w:val="13"/>
                </w:rPr>
                <w:t>、</w:t>
              </w:r>
              <w:r w:rsidRPr="000F5E21">
                <w:rPr>
                  <w:sz w:val="13"/>
                  <w:szCs w:val="13"/>
                </w:rPr>
                <w:t>output</w:t>
              </w:r>
            </w:ins>
          </w:p>
        </w:tc>
        <w:tc>
          <w:tcPr>
            <w:tcW w:w="1559" w:type="dxa"/>
            <w:shd w:val="clear" w:color="auto" w:fill="auto"/>
          </w:tcPr>
          <w:p w:rsidR="00903312" w:rsidRPr="00DA5AB8" w:rsidRDefault="00115D4D" w:rsidP="00CD703F">
            <w:pPr>
              <w:rPr>
                <w:ins w:id="1194" w:author="王会00041692" w:date="2016-08-22T16:21:00Z"/>
                <w:rFonts w:ascii="微软雅黑" w:eastAsia="微软雅黑" w:hAnsi="微软雅黑" w:cs="宋体"/>
                <w:kern w:val="0"/>
                <w:sz w:val="13"/>
                <w:szCs w:val="13"/>
              </w:rPr>
            </w:pPr>
            <w:ins w:id="1195" w:author="王会00041692" w:date="2016-08-22T16:24:00Z">
              <w:r w:rsidRPr="000F5E21">
                <w:rPr>
                  <w:sz w:val="13"/>
                  <w:szCs w:val="13"/>
                </w:rPr>
                <w:t>transform</w:t>
              </w:r>
            </w:ins>
          </w:p>
        </w:tc>
        <w:tc>
          <w:tcPr>
            <w:tcW w:w="2694" w:type="dxa"/>
            <w:shd w:val="clear" w:color="auto" w:fill="auto"/>
            <w:hideMark/>
          </w:tcPr>
          <w:p w:rsidR="00903312" w:rsidRDefault="006403EB" w:rsidP="00CD703F">
            <w:pPr>
              <w:widowControl/>
              <w:rPr>
                <w:ins w:id="1196" w:author="王会00041692" w:date="2016-08-24T14:15:00Z"/>
                <w:sz w:val="13"/>
                <w:szCs w:val="13"/>
              </w:rPr>
            </w:pPr>
            <w:ins w:id="1197" w:author="王会00041692" w:date="2016-08-22T16:24:00Z">
              <w:r w:rsidRPr="00903312">
                <w:rPr>
                  <w:rFonts w:hint="eastAsia"/>
                  <w:sz w:val="13"/>
                  <w:szCs w:val="13"/>
                </w:rPr>
                <w:t>算法类型，需要与</w:t>
              </w:r>
              <w:r w:rsidRPr="00903312">
                <w:rPr>
                  <w:rFonts w:hint="eastAsia"/>
                  <w:sz w:val="13"/>
                  <w:szCs w:val="13"/>
                </w:rPr>
                <w:t>task xml</w:t>
              </w:r>
              <w:r w:rsidRPr="00903312">
                <w:rPr>
                  <w:rFonts w:hint="eastAsia"/>
                  <w:sz w:val="13"/>
                  <w:szCs w:val="13"/>
                </w:rPr>
                <w:t>中的</w:t>
              </w:r>
              <w:r w:rsidRPr="00903312">
                <w:rPr>
                  <w:rFonts w:hint="eastAsia"/>
                  <w:sz w:val="13"/>
                  <w:szCs w:val="13"/>
                </w:rPr>
                <w:t>a</w:t>
              </w:r>
              <w:r w:rsidRPr="00903312">
                <w:rPr>
                  <w:sz w:val="13"/>
                  <w:szCs w:val="13"/>
                </w:rPr>
                <w:t>lgorithm</w:t>
              </w:r>
              <w:r w:rsidRPr="00903312">
                <w:rPr>
                  <w:rFonts w:hint="eastAsia"/>
                  <w:sz w:val="13"/>
                  <w:szCs w:val="13"/>
                </w:rPr>
                <w:t xml:space="preserve"> type</w:t>
              </w:r>
              <w:r w:rsidRPr="00903312">
                <w:rPr>
                  <w:rFonts w:hint="eastAsia"/>
                  <w:sz w:val="13"/>
                  <w:szCs w:val="13"/>
                </w:rPr>
                <w:t>对应</w:t>
              </w:r>
            </w:ins>
          </w:p>
          <w:p w:rsidR="00BF2338" w:rsidRDefault="00BF2338" w:rsidP="00CD703F">
            <w:pPr>
              <w:widowControl/>
              <w:rPr>
                <w:ins w:id="1198" w:author="王会00041692" w:date="2016-08-24T14:15:00Z"/>
                <w:sz w:val="13"/>
                <w:szCs w:val="13"/>
              </w:rPr>
            </w:pPr>
            <w:ins w:id="1199" w:author="王会00041692" w:date="2016-08-24T14:15:00Z">
              <w:r w:rsidRPr="000F5E21">
                <w:rPr>
                  <w:sz w:val="13"/>
                  <w:szCs w:val="13"/>
                </w:rPr>
                <w:t>Decoder</w:t>
              </w:r>
              <w:r>
                <w:rPr>
                  <w:rFonts w:hint="eastAsia"/>
                  <w:sz w:val="13"/>
                  <w:szCs w:val="13"/>
                </w:rPr>
                <w:t>：</w:t>
              </w:r>
            </w:ins>
            <w:ins w:id="1200" w:author="王会00041692" w:date="2016-08-24T14:16:00Z">
              <w:r w:rsidR="007D4F39">
                <w:rPr>
                  <w:rFonts w:hint="eastAsia"/>
                  <w:sz w:val="13"/>
                  <w:szCs w:val="13"/>
                </w:rPr>
                <w:t>算法的输入是流数据源</w:t>
              </w:r>
            </w:ins>
          </w:p>
          <w:p w:rsidR="007D4F39" w:rsidRDefault="007D4F39" w:rsidP="00CD703F">
            <w:pPr>
              <w:widowControl/>
              <w:rPr>
                <w:ins w:id="1201" w:author="王会00041692" w:date="2016-08-24T14:15:00Z"/>
                <w:sz w:val="13"/>
                <w:szCs w:val="13"/>
              </w:rPr>
            </w:pPr>
            <w:ins w:id="1202" w:author="王会00041692" w:date="2016-08-24T14:15:00Z">
              <w:r>
                <w:rPr>
                  <w:sz w:val="13"/>
                  <w:szCs w:val="13"/>
                </w:rPr>
                <w:t>T</w:t>
              </w:r>
              <w:r>
                <w:rPr>
                  <w:rFonts w:hint="eastAsia"/>
                  <w:sz w:val="13"/>
                  <w:szCs w:val="13"/>
                </w:rPr>
                <w:t>ransform</w:t>
              </w:r>
              <w:r>
                <w:rPr>
                  <w:rFonts w:hint="eastAsia"/>
                  <w:sz w:val="13"/>
                  <w:szCs w:val="13"/>
                </w:rPr>
                <w:t>：</w:t>
              </w:r>
            </w:ins>
            <w:ins w:id="1203" w:author="王会00041692" w:date="2016-08-24T14:16:00Z">
              <w:r>
                <w:rPr>
                  <w:rFonts w:hint="eastAsia"/>
                  <w:sz w:val="13"/>
                  <w:szCs w:val="13"/>
                </w:rPr>
                <w:t>算法的输入和输出</w:t>
              </w:r>
            </w:ins>
          </w:p>
          <w:p w:rsidR="007D4F39" w:rsidRPr="00DA5AB8" w:rsidRDefault="007D4F39" w:rsidP="00CD703F">
            <w:pPr>
              <w:widowControl/>
              <w:rPr>
                <w:ins w:id="1204" w:author="王会00041692" w:date="2016-08-22T16:21:00Z"/>
                <w:rFonts w:ascii="微软雅黑" w:eastAsia="微软雅黑" w:hAnsi="微软雅黑" w:cs="宋体"/>
                <w:kern w:val="0"/>
                <w:sz w:val="13"/>
                <w:szCs w:val="13"/>
              </w:rPr>
            </w:pPr>
            <w:ins w:id="1205" w:author="王会00041692" w:date="2016-08-24T14:15:00Z">
              <w:r>
                <w:rPr>
                  <w:sz w:val="13"/>
                  <w:szCs w:val="13"/>
                </w:rPr>
                <w:t>O</w:t>
              </w:r>
              <w:r>
                <w:rPr>
                  <w:rFonts w:hint="eastAsia"/>
                  <w:sz w:val="13"/>
                  <w:szCs w:val="13"/>
                </w:rPr>
                <w:t>utput</w:t>
              </w:r>
              <w:r>
                <w:rPr>
                  <w:rFonts w:hint="eastAsia"/>
                  <w:sz w:val="13"/>
                  <w:szCs w:val="13"/>
                </w:rPr>
                <w:t>：</w:t>
              </w:r>
            </w:ins>
            <w:ins w:id="1206" w:author="王会00041692" w:date="2016-08-24T14:16:00Z">
              <w:r>
                <w:rPr>
                  <w:rFonts w:hint="eastAsia"/>
                  <w:sz w:val="13"/>
                  <w:szCs w:val="13"/>
                </w:rPr>
                <w:t>算法目的是输出外部表</w:t>
              </w:r>
            </w:ins>
          </w:p>
        </w:tc>
        <w:tc>
          <w:tcPr>
            <w:tcW w:w="1275" w:type="dxa"/>
            <w:shd w:val="clear" w:color="auto" w:fill="auto"/>
          </w:tcPr>
          <w:p w:rsidR="00903312" w:rsidRDefault="00903312" w:rsidP="00CD703F">
            <w:pPr>
              <w:widowControl/>
              <w:rPr>
                <w:ins w:id="1207" w:author="王会00041692" w:date="2016-08-22T16:21:00Z"/>
                <w:rFonts w:ascii="微软雅黑" w:eastAsia="微软雅黑" w:hAnsi="微软雅黑" w:cs="宋体"/>
                <w:kern w:val="0"/>
                <w:sz w:val="13"/>
                <w:szCs w:val="13"/>
              </w:rPr>
            </w:pPr>
            <w:ins w:id="1208" w:author="王会00041692" w:date="2016-08-22T16:21:00Z">
              <w:r w:rsidRPr="00717805">
                <w:rPr>
                  <w:rFonts w:ascii="微软雅黑" w:eastAsia="微软雅黑" w:hAnsi="微软雅黑" w:cs="宋体" w:hint="eastAsia"/>
                  <w:kern w:val="0"/>
                  <w:sz w:val="13"/>
                  <w:szCs w:val="13"/>
                </w:rPr>
                <w:t>V6.15.60.03B3</w:t>
              </w:r>
            </w:ins>
          </w:p>
        </w:tc>
      </w:tr>
      <w:tr w:rsidR="00903312" w:rsidTr="0052388A">
        <w:trPr>
          <w:trHeight w:val="300"/>
          <w:ins w:id="1209" w:author="王会00041692" w:date="2016-08-22T16:21:00Z"/>
        </w:trPr>
        <w:tc>
          <w:tcPr>
            <w:tcW w:w="959" w:type="dxa"/>
            <w:shd w:val="clear" w:color="auto" w:fill="auto"/>
            <w:hideMark/>
          </w:tcPr>
          <w:p w:rsidR="00903312" w:rsidRPr="00CD703F" w:rsidRDefault="00903312" w:rsidP="00CD703F">
            <w:pPr>
              <w:widowControl/>
              <w:rPr>
                <w:ins w:id="1210" w:author="王会00041692" w:date="2016-08-22T16:21:00Z"/>
                <w:rFonts w:ascii="微软雅黑" w:eastAsia="微软雅黑" w:hAnsi="微软雅黑" w:cs="宋体"/>
                <w:kern w:val="0"/>
                <w:sz w:val="13"/>
                <w:szCs w:val="13"/>
              </w:rPr>
            </w:pPr>
          </w:p>
        </w:tc>
        <w:tc>
          <w:tcPr>
            <w:tcW w:w="992" w:type="dxa"/>
            <w:shd w:val="clear" w:color="auto" w:fill="auto"/>
            <w:hideMark/>
          </w:tcPr>
          <w:p w:rsidR="00903312" w:rsidRPr="00DA5AB8" w:rsidRDefault="00903312" w:rsidP="00CD703F">
            <w:pPr>
              <w:widowControl/>
              <w:rPr>
                <w:ins w:id="1211" w:author="王会00041692" w:date="2016-08-22T16:21:00Z"/>
                <w:rFonts w:ascii="微软雅黑" w:eastAsia="微软雅黑" w:hAnsi="微软雅黑" w:cs="宋体"/>
                <w:kern w:val="0"/>
                <w:sz w:val="13"/>
                <w:szCs w:val="13"/>
              </w:rPr>
            </w:pPr>
            <w:ins w:id="1212" w:author="王会00041692" w:date="2016-08-22T16:21:00Z">
              <w:r w:rsidRPr="00CD703F">
                <w:rPr>
                  <w:sz w:val="13"/>
                  <w:szCs w:val="13"/>
                </w:rPr>
                <w:t>class</w:t>
              </w:r>
            </w:ins>
          </w:p>
        </w:tc>
        <w:tc>
          <w:tcPr>
            <w:tcW w:w="992" w:type="dxa"/>
            <w:shd w:val="clear" w:color="auto" w:fill="auto"/>
            <w:hideMark/>
          </w:tcPr>
          <w:p w:rsidR="00F14CF4" w:rsidRDefault="008D26BC">
            <w:pPr>
              <w:widowControl/>
              <w:rPr>
                <w:ins w:id="1213" w:author="王会00041692" w:date="2016-08-22T16:21:00Z"/>
                <w:rFonts w:ascii="微软雅黑" w:eastAsia="微软雅黑" w:hAnsi="微软雅黑" w:cs="宋体"/>
                <w:kern w:val="0"/>
                <w:sz w:val="13"/>
                <w:szCs w:val="13"/>
              </w:rPr>
            </w:pPr>
            <w:ins w:id="1214" w:author="王会00041692" w:date="2016-08-22T16:22:00Z">
              <w:r w:rsidRPr="008D26BC">
                <w:rPr>
                  <w:rFonts w:hint="eastAsia"/>
                  <w:sz w:val="13"/>
                  <w:szCs w:val="13"/>
                  <w:rPrChange w:id="1215" w:author="王会00041692" w:date="2016-08-22T16:22:00Z">
                    <w:rPr>
                      <w:rFonts w:hint="eastAsia"/>
                      <w:sz w:val="32"/>
                      <w:szCs w:val="32"/>
                    </w:rPr>
                  </w:rPrChange>
                </w:rPr>
                <w:t>算法入口</w:t>
              </w:r>
              <w:r w:rsidRPr="008D26BC">
                <w:rPr>
                  <w:sz w:val="13"/>
                  <w:szCs w:val="13"/>
                  <w:rPrChange w:id="1216" w:author="王会00041692" w:date="2016-08-22T16:22:00Z">
                    <w:rPr>
                      <w:sz w:val="32"/>
                      <w:szCs w:val="32"/>
                    </w:rPr>
                  </w:rPrChange>
                </w:rPr>
                <w:t>class</w:t>
              </w:r>
              <w:r w:rsidRPr="008D26BC">
                <w:rPr>
                  <w:rFonts w:hint="eastAsia"/>
                  <w:sz w:val="13"/>
                  <w:szCs w:val="13"/>
                  <w:rPrChange w:id="1217" w:author="王会00041692" w:date="2016-08-22T16:22:00Z">
                    <w:rPr>
                      <w:rFonts w:hint="eastAsia"/>
                      <w:sz w:val="32"/>
                      <w:szCs w:val="32"/>
                    </w:rPr>
                  </w:rPrChange>
                </w:rPr>
                <w:t>完整名称</w:t>
              </w:r>
            </w:ins>
          </w:p>
        </w:tc>
        <w:tc>
          <w:tcPr>
            <w:tcW w:w="709" w:type="dxa"/>
            <w:shd w:val="clear" w:color="auto" w:fill="auto"/>
            <w:hideMark/>
          </w:tcPr>
          <w:p w:rsidR="00903312" w:rsidRPr="00DA5AB8" w:rsidRDefault="00F868BD" w:rsidP="00CD703F">
            <w:pPr>
              <w:widowControl/>
              <w:rPr>
                <w:ins w:id="1218" w:author="王会00041692" w:date="2016-08-22T16:21:00Z"/>
                <w:rFonts w:ascii="微软雅黑" w:eastAsia="微软雅黑" w:hAnsi="微软雅黑" w:cs="宋体"/>
                <w:kern w:val="0"/>
                <w:sz w:val="13"/>
                <w:szCs w:val="13"/>
              </w:rPr>
            </w:pPr>
            <w:ins w:id="1219" w:author="王会00041692" w:date="2016-08-22T16:25:00Z">
              <w:r>
                <w:rPr>
                  <w:rFonts w:ascii="微软雅黑" w:eastAsia="微软雅黑" w:hAnsi="微软雅黑" w:cs="宋体" w:hint="eastAsia"/>
                  <w:kern w:val="0"/>
                  <w:sz w:val="13"/>
                  <w:szCs w:val="13"/>
                </w:rPr>
                <w:t>字符串</w:t>
              </w:r>
            </w:ins>
          </w:p>
        </w:tc>
        <w:tc>
          <w:tcPr>
            <w:tcW w:w="1134" w:type="dxa"/>
            <w:shd w:val="clear" w:color="auto" w:fill="auto"/>
            <w:hideMark/>
          </w:tcPr>
          <w:p w:rsidR="00903312" w:rsidRPr="00DA5AB8" w:rsidRDefault="00903312" w:rsidP="00CD703F">
            <w:pPr>
              <w:widowControl/>
              <w:rPr>
                <w:ins w:id="1220" w:author="王会00041692" w:date="2016-08-22T16:21:00Z"/>
                <w:rFonts w:ascii="微软雅黑" w:eastAsia="微软雅黑" w:hAnsi="微软雅黑" w:cs="宋体"/>
                <w:kern w:val="0"/>
                <w:sz w:val="13"/>
                <w:szCs w:val="13"/>
              </w:rPr>
            </w:pPr>
          </w:p>
        </w:tc>
        <w:tc>
          <w:tcPr>
            <w:tcW w:w="1559" w:type="dxa"/>
            <w:shd w:val="clear" w:color="auto" w:fill="auto"/>
          </w:tcPr>
          <w:p w:rsidR="00903312" w:rsidRPr="00DA5AB8" w:rsidRDefault="00F868BD" w:rsidP="00CD703F">
            <w:pPr>
              <w:rPr>
                <w:ins w:id="1221" w:author="王会00041692" w:date="2016-08-22T16:21:00Z"/>
                <w:rFonts w:ascii="微软雅黑" w:eastAsia="微软雅黑" w:hAnsi="微软雅黑" w:cs="宋体"/>
                <w:kern w:val="0"/>
                <w:sz w:val="13"/>
                <w:szCs w:val="13"/>
              </w:rPr>
            </w:pPr>
            <w:ins w:id="1222" w:author="王会00041692" w:date="2016-08-22T16:25:00Z">
              <w:r w:rsidRPr="00903312">
                <w:rPr>
                  <w:rFonts w:hint="eastAsia"/>
                  <w:sz w:val="13"/>
                  <w:szCs w:val="13"/>
                </w:rPr>
                <w:t>com.zte.bigdata.alg</w:t>
              </w:r>
            </w:ins>
          </w:p>
        </w:tc>
        <w:tc>
          <w:tcPr>
            <w:tcW w:w="2694" w:type="dxa"/>
            <w:shd w:val="clear" w:color="auto" w:fill="auto"/>
            <w:hideMark/>
          </w:tcPr>
          <w:p w:rsidR="00903312" w:rsidRPr="00DA5AB8" w:rsidRDefault="00F868BD" w:rsidP="00CD703F">
            <w:pPr>
              <w:widowControl/>
              <w:rPr>
                <w:ins w:id="1223" w:author="王会00041692" w:date="2016-08-22T16:21:00Z"/>
                <w:rFonts w:ascii="微软雅黑" w:eastAsia="微软雅黑" w:hAnsi="微软雅黑" w:cs="宋体"/>
                <w:kern w:val="0"/>
                <w:sz w:val="13"/>
                <w:szCs w:val="13"/>
              </w:rPr>
            </w:pPr>
            <w:ins w:id="1224" w:author="王会00041692" w:date="2016-08-22T16:25:00Z">
              <w:r w:rsidRPr="00903312">
                <w:rPr>
                  <w:rFonts w:hint="eastAsia"/>
                  <w:sz w:val="13"/>
                  <w:szCs w:val="13"/>
                </w:rPr>
                <w:t>算法入口</w:t>
              </w:r>
              <w:r w:rsidRPr="00903312">
                <w:rPr>
                  <w:rFonts w:hint="eastAsia"/>
                  <w:sz w:val="13"/>
                  <w:szCs w:val="13"/>
                </w:rPr>
                <w:t>class</w:t>
              </w:r>
              <w:r w:rsidRPr="00903312">
                <w:rPr>
                  <w:rFonts w:hint="eastAsia"/>
                  <w:sz w:val="13"/>
                  <w:szCs w:val="13"/>
                </w:rPr>
                <w:t>完整名称：例如</w:t>
              </w:r>
              <w:r w:rsidRPr="00903312">
                <w:rPr>
                  <w:rFonts w:hint="eastAsia"/>
                  <w:sz w:val="13"/>
                  <w:szCs w:val="13"/>
                </w:rPr>
                <w:t>com.zte.bigdata.alg</w:t>
              </w:r>
            </w:ins>
          </w:p>
        </w:tc>
        <w:tc>
          <w:tcPr>
            <w:tcW w:w="1275" w:type="dxa"/>
            <w:shd w:val="clear" w:color="auto" w:fill="auto"/>
          </w:tcPr>
          <w:p w:rsidR="00903312" w:rsidRDefault="00903312" w:rsidP="00CD703F">
            <w:pPr>
              <w:widowControl/>
              <w:rPr>
                <w:ins w:id="1225" w:author="王会00041692" w:date="2016-08-22T16:21:00Z"/>
                <w:rFonts w:ascii="微软雅黑" w:eastAsia="微软雅黑" w:hAnsi="微软雅黑" w:cs="宋体"/>
                <w:kern w:val="0"/>
                <w:sz w:val="13"/>
                <w:szCs w:val="13"/>
              </w:rPr>
            </w:pPr>
            <w:ins w:id="1226" w:author="王会00041692" w:date="2016-08-22T16:21:00Z">
              <w:r w:rsidRPr="00717805">
                <w:rPr>
                  <w:rFonts w:ascii="微软雅黑" w:eastAsia="微软雅黑" w:hAnsi="微软雅黑" w:cs="宋体" w:hint="eastAsia"/>
                  <w:kern w:val="0"/>
                  <w:sz w:val="13"/>
                  <w:szCs w:val="13"/>
                </w:rPr>
                <w:t>V6.15.60.03B3</w:t>
              </w:r>
            </w:ins>
          </w:p>
        </w:tc>
      </w:tr>
      <w:tr w:rsidR="00903312" w:rsidTr="0052388A">
        <w:trPr>
          <w:trHeight w:val="300"/>
          <w:ins w:id="1227" w:author="王会00041692" w:date="2016-08-22T16:21:00Z"/>
        </w:trPr>
        <w:tc>
          <w:tcPr>
            <w:tcW w:w="959" w:type="dxa"/>
            <w:shd w:val="clear" w:color="auto" w:fill="auto"/>
            <w:hideMark/>
          </w:tcPr>
          <w:p w:rsidR="00903312" w:rsidRPr="00CD703F" w:rsidRDefault="00903312" w:rsidP="00CD703F">
            <w:pPr>
              <w:widowControl/>
              <w:rPr>
                <w:ins w:id="1228" w:author="王会00041692" w:date="2016-08-22T16:21:00Z"/>
                <w:rFonts w:ascii="微软雅黑" w:eastAsia="微软雅黑" w:hAnsi="微软雅黑" w:cs="宋体"/>
                <w:kern w:val="0"/>
                <w:sz w:val="13"/>
                <w:szCs w:val="13"/>
              </w:rPr>
            </w:pPr>
          </w:p>
        </w:tc>
        <w:tc>
          <w:tcPr>
            <w:tcW w:w="992" w:type="dxa"/>
            <w:shd w:val="clear" w:color="auto" w:fill="auto"/>
            <w:hideMark/>
          </w:tcPr>
          <w:p w:rsidR="00903312" w:rsidRPr="00DA5AB8" w:rsidRDefault="00903312" w:rsidP="00CD703F">
            <w:pPr>
              <w:widowControl/>
              <w:rPr>
                <w:ins w:id="1229" w:author="王会00041692" w:date="2016-08-22T16:21:00Z"/>
                <w:rFonts w:ascii="微软雅黑" w:eastAsia="微软雅黑" w:hAnsi="微软雅黑" w:cs="宋体"/>
                <w:kern w:val="0"/>
                <w:sz w:val="13"/>
                <w:szCs w:val="13"/>
              </w:rPr>
            </w:pPr>
            <w:ins w:id="1230" w:author="王会00041692" w:date="2016-08-22T16:21:00Z">
              <w:r w:rsidRPr="00CD703F">
                <w:rPr>
                  <w:sz w:val="13"/>
                  <w:szCs w:val="13"/>
                </w:rPr>
                <w:t>jarpath</w:t>
              </w:r>
            </w:ins>
          </w:p>
        </w:tc>
        <w:tc>
          <w:tcPr>
            <w:tcW w:w="992" w:type="dxa"/>
            <w:shd w:val="clear" w:color="auto" w:fill="auto"/>
            <w:hideMark/>
          </w:tcPr>
          <w:p w:rsidR="008D26BC" w:rsidRDefault="008D26BC" w:rsidP="008D26BC">
            <w:pPr>
              <w:jc w:val="left"/>
              <w:rPr>
                <w:ins w:id="1231" w:author="王会00041692" w:date="2016-08-22T16:21:00Z"/>
                <w:rFonts w:ascii="微软雅黑" w:eastAsia="微软雅黑" w:hAnsi="微软雅黑" w:cs="宋体"/>
                <w:kern w:val="0"/>
                <w:sz w:val="13"/>
                <w:szCs w:val="13"/>
              </w:rPr>
              <w:pPrChange w:id="1232" w:author="王会00041692" w:date="2016-08-22T16:25:00Z">
                <w:pPr>
                  <w:framePr w:hSpace="180" w:wrap="around" w:vAnchor="text" w:hAnchor="margin" w:xAlign="center" w:y="188"/>
                  <w:widowControl/>
                </w:pPr>
              </w:pPrChange>
            </w:pPr>
            <w:ins w:id="1233" w:author="王会00041692" w:date="2016-08-22T16:22:00Z">
              <w:r w:rsidRPr="008D26BC">
                <w:rPr>
                  <w:rFonts w:hint="eastAsia"/>
                  <w:sz w:val="13"/>
                  <w:szCs w:val="13"/>
                  <w:rPrChange w:id="1234" w:author="王会00041692" w:date="2016-08-22T16:22:00Z">
                    <w:rPr>
                      <w:rFonts w:hint="eastAsia"/>
                      <w:b/>
                      <w:bCs/>
                    </w:rPr>
                  </w:rPrChange>
                </w:rPr>
                <w:t>算法</w:t>
              </w:r>
              <w:r w:rsidRPr="008D26BC">
                <w:rPr>
                  <w:sz w:val="13"/>
                  <w:szCs w:val="13"/>
                  <w:rPrChange w:id="1235" w:author="王会00041692" w:date="2016-08-22T16:22:00Z">
                    <w:rPr>
                      <w:b/>
                      <w:bCs/>
                    </w:rPr>
                  </w:rPrChange>
                </w:rPr>
                <w:t>jar</w:t>
              </w:r>
              <w:r w:rsidRPr="008D26BC">
                <w:rPr>
                  <w:rFonts w:hint="eastAsia"/>
                  <w:sz w:val="13"/>
                  <w:szCs w:val="13"/>
                  <w:rPrChange w:id="1236" w:author="王会00041692" w:date="2016-08-22T16:22:00Z">
                    <w:rPr>
                      <w:rFonts w:hint="eastAsia"/>
                      <w:b/>
                      <w:bCs/>
                    </w:rPr>
                  </w:rPrChange>
                </w:rPr>
                <w:t>包位置</w:t>
              </w:r>
            </w:ins>
          </w:p>
        </w:tc>
        <w:tc>
          <w:tcPr>
            <w:tcW w:w="709" w:type="dxa"/>
            <w:shd w:val="clear" w:color="auto" w:fill="auto"/>
            <w:hideMark/>
          </w:tcPr>
          <w:p w:rsidR="00903312" w:rsidRPr="00DA5AB8" w:rsidRDefault="00AD58E1" w:rsidP="00CD703F">
            <w:pPr>
              <w:widowControl/>
              <w:rPr>
                <w:ins w:id="1237" w:author="王会00041692" w:date="2016-08-22T16:21:00Z"/>
                <w:rFonts w:ascii="微软雅黑" w:eastAsia="微软雅黑" w:hAnsi="微软雅黑" w:cs="宋体"/>
                <w:kern w:val="0"/>
                <w:sz w:val="13"/>
                <w:szCs w:val="13"/>
              </w:rPr>
            </w:pPr>
            <w:ins w:id="1238" w:author="王会00041692" w:date="2016-08-22T16:26:00Z">
              <w:r>
                <w:rPr>
                  <w:rFonts w:ascii="微软雅黑" w:eastAsia="微软雅黑" w:hAnsi="微软雅黑" w:cs="宋体" w:hint="eastAsia"/>
                  <w:kern w:val="0"/>
                  <w:sz w:val="13"/>
                  <w:szCs w:val="13"/>
                </w:rPr>
                <w:t>字符串</w:t>
              </w:r>
            </w:ins>
          </w:p>
        </w:tc>
        <w:tc>
          <w:tcPr>
            <w:tcW w:w="1134" w:type="dxa"/>
            <w:shd w:val="clear" w:color="auto" w:fill="auto"/>
            <w:hideMark/>
          </w:tcPr>
          <w:p w:rsidR="00903312" w:rsidRPr="00DA5AB8" w:rsidRDefault="00903312" w:rsidP="00CD703F">
            <w:pPr>
              <w:widowControl/>
              <w:rPr>
                <w:ins w:id="1239" w:author="王会00041692" w:date="2016-08-22T16:21:00Z"/>
                <w:rFonts w:ascii="微软雅黑" w:eastAsia="微软雅黑" w:hAnsi="微软雅黑" w:cs="宋体"/>
                <w:kern w:val="0"/>
                <w:sz w:val="13"/>
                <w:szCs w:val="13"/>
              </w:rPr>
            </w:pPr>
          </w:p>
        </w:tc>
        <w:tc>
          <w:tcPr>
            <w:tcW w:w="1559" w:type="dxa"/>
            <w:shd w:val="clear" w:color="auto" w:fill="auto"/>
          </w:tcPr>
          <w:p w:rsidR="00903312" w:rsidRPr="00DA5AB8" w:rsidRDefault="00AD58E1" w:rsidP="00CD703F">
            <w:pPr>
              <w:rPr>
                <w:ins w:id="1240" w:author="王会00041692" w:date="2016-08-22T16:21:00Z"/>
                <w:rFonts w:ascii="微软雅黑" w:eastAsia="微软雅黑" w:hAnsi="微软雅黑" w:cs="宋体"/>
                <w:kern w:val="0"/>
                <w:sz w:val="13"/>
                <w:szCs w:val="13"/>
              </w:rPr>
            </w:pPr>
            <w:ins w:id="1241" w:author="王会00041692" w:date="2016-08-22T16:25:00Z">
              <w:r w:rsidRPr="00903312">
                <w:rPr>
                  <w:sz w:val="13"/>
                  <w:szCs w:val="13"/>
                </w:rPr>
                <w:t>%algorithmpath%/</w:t>
              </w:r>
              <w:r w:rsidRPr="00903312">
                <w:rPr>
                  <w:rFonts w:hint="eastAsia"/>
                  <w:sz w:val="13"/>
                  <w:szCs w:val="13"/>
                </w:rPr>
                <w:t>lte</w:t>
              </w:r>
              <w:r w:rsidRPr="00903312">
                <w:rPr>
                  <w:sz w:val="13"/>
                  <w:szCs w:val="13"/>
                </w:rPr>
                <w:t>/feature/</w:t>
              </w:r>
              <w:r w:rsidRPr="00903312">
                <w:rPr>
                  <w:rFonts w:hint="eastAsia"/>
                  <w:sz w:val="13"/>
                  <w:szCs w:val="13"/>
                </w:rPr>
                <w:t>realTimeLocation.jar</w:t>
              </w:r>
            </w:ins>
          </w:p>
        </w:tc>
        <w:tc>
          <w:tcPr>
            <w:tcW w:w="2694" w:type="dxa"/>
            <w:shd w:val="clear" w:color="auto" w:fill="auto"/>
            <w:hideMark/>
          </w:tcPr>
          <w:p w:rsidR="00AD58E1" w:rsidRPr="00903312" w:rsidRDefault="00AD58E1" w:rsidP="00AD58E1">
            <w:pPr>
              <w:jc w:val="left"/>
              <w:rPr>
                <w:ins w:id="1242" w:author="王会00041692" w:date="2016-08-22T16:25:00Z"/>
                <w:sz w:val="13"/>
                <w:szCs w:val="13"/>
              </w:rPr>
            </w:pPr>
            <w:ins w:id="1243" w:author="王会00041692" w:date="2016-08-22T16:25:00Z">
              <w:r w:rsidRPr="00903312">
                <w:rPr>
                  <w:rFonts w:hint="eastAsia"/>
                  <w:sz w:val="13"/>
                  <w:szCs w:val="13"/>
                </w:rPr>
                <w:t>算法</w:t>
              </w:r>
              <w:r w:rsidRPr="00903312">
                <w:rPr>
                  <w:rFonts w:hint="eastAsia"/>
                  <w:sz w:val="13"/>
                  <w:szCs w:val="13"/>
                </w:rPr>
                <w:t>jar</w:t>
              </w:r>
              <w:r w:rsidRPr="00903312">
                <w:rPr>
                  <w:rFonts w:hint="eastAsia"/>
                  <w:sz w:val="13"/>
                  <w:szCs w:val="13"/>
                </w:rPr>
                <w:t>包位置：例如</w:t>
              </w:r>
            </w:ins>
          </w:p>
          <w:p w:rsidR="00903312" w:rsidRPr="00DA5AB8" w:rsidRDefault="00AD58E1" w:rsidP="00AD58E1">
            <w:pPr>
              <w:widowControl/>
              <w:rPr>
                <w:ins w:id="1244" w:author="王会00041692" w:date="2016-08-22T16:21:00Z"/>
                <w:rFonts w:ascii="微软雅黑" w:eastAsia="微软雅黑" w:hAnsi="微软雅黑" w:cs="宋体"/>
                <w:kern w:val="0"/>
                <w:sz w:val="13"/>
                <w:szCs w:val="13"/>
              </w:rPr>
            </w:pPr>
            <w:ins w:id="1245" w:author="王会00041692" w:date="2016-08-22T16:25:00Z">
              <w:r w:rsidRPr="00903312">
                <w:rPr>
                  <w:sz w:val="13"/>
                  <w:szCs w:val="13"/>
                </w:rPr>
                <w:t>%algorithmpath%/</w:t>
              </w:r>
              <w:r w:rsidRPr="00903312">
                <w:rPr>
                  <w:rFonts w:hint="eastAsia"/>
                  <w:sz w:val="13"/>
                  <w:szCs w:val="13"/>
                </w:rPr>
                <w:t>lte</w:t>
              </w:r>
              <w:r w:rsidRPr="00903312">
                <w:rPr>
                  <w:sz w:val="13"/>
                  <w:szCs w:val="13"/>
                </w:rPr>
                <w:t>/feature/</w:t>
              </w:r>
              <w:r w:rsidRPr="00903312">
                <w:rPr>
                  <w:rFonts w:hint="eastAsia"/>
                  <w:sz w:val="13"/>
                  <w:szCs w:val="13"/>
                </w:rPr>
                <w:t>realTimeLocation.jar</w:t>
              </w:r>
            </w:ins>
          </w:p>
        </w:tc>
        <w:tc>
          <w:tcPr>
            <w:tcW w:w="1275" w:type="dxa"/>
            <w:shd w:val="clear" w:color="auto" w:fill="auto"/>
          </w:tcPr>
          <w:p w:rsidR="00903312" w:rsidRDefault="00903312" w:rsidP="00CD703F">
            <w:pPr>
              <w:widowControl/>
              <w:rPr>
                <w:ins w:id="1246" w:author="王会00041692" w:date="2016-08-22T16:21:00Z"/>
                <w:rFonts w:ascii="微软雅黑" w:eastAsia="微软雅黑" w:hAnsi="微软雅黑" w:cs="宋体"/>
                <w:kern w:val="0"/>
                <w:sz w:val="13"/>
                <w:szCs w:val="13"/>
              </w:rPr>
            </w:pPr>
            <w:ins w:id="1247" w:author="王会00041692" w:date="2016-08-22T16:21:00Z">
              <w:r w:rsidRPr="00717805">
                <w:rPr>
                  <w:rFonts w:ascii="微软雅黑" w:eastAsia="微软雅黑" w:hAnsi="微软雅黑" w:cs="宋体" w:hint="eastAsia"/>
                  <w:kern w:val="0"/>
                  <w:sz w:val="13"/>
                  <w:szCs w:val="13"/>
                </w:rPr>
                <w:t>V6.15.60.03B3</w:t>
              </w:r>
            </w:ins>
          </w:p>
        </w:tc>
      </w:tr>
      <w:tr w:rsidR="00981FA1" w:rsidTr="0052388A">
        <w:trPr>
          <w:trHeight w:val="300"/>
          <w:ins w:id="1248" w:author="王会00041692" w:date="2016-08-22T16:21:00Z"/>
        </w:trPr>
        <w:tc>
          <w:tcPr>
            <w:tcW w:w="959" w:type="dxa"/>
            <w:shd w:val="clear" w:color="auto" w:fill="auto"/>
            <w:hideMark/>
          </w:tcPr>
          <w:p w:rsidR="00981FA1" w:rsidRPr="00CD703F" w:rsidRDefault="00981FA1" w:rsidP="00981FA1">
            <w:pPr>
              <w:widowControl/>
              <w:rPr>
                <w:ins w:id="1249" w:author="王会00041692" w:date="2016-08-22T16:21:00Z"/>
                <w:rFonts w:ascii="微软雅黑" w:eastAsia="微软雅黑" w:hAnsi="微软雅黑" w:cs="宋体"/>
                <w:kern w:val="0"/>
                <w:sz w:val="13"/>
                <w:szCs w:val="13"/>
              </w:rPr>
            </w:pPr>
          </w:p>
        </w:tc>
        <w:tc>
          <w:tcPr>
            <w:tcW w:w="992" w:type="dxa"/>
            <w:shd w:val="clear" w:color="auto" w:fill="auto"/>
            <w:hideMark/>
          </w:tcPr>
          <w:p w:rsidR="00981FA1" w:rsidRPr="00DA5AB8" w:rsidRDefault="00981FA1" w:rsidP="00981FA1">
            <w:pPr>
              <w:widowControl/>
              <w:rPr>
                <w:ins w:id="1250" w:author="王会00041692" w:date="2016-08-22T16:21:00Z"/>
                <w:rFonts w:ascii="微软雅黑" w:eastAsia="微软雅黑" w:hAnsi="微软雅黑" w:cs="宋体"/>
                <w:kern w:val="0"/>
                <w:sz w:val="13"/>
                <w:szCs w:val="13"/>
              </w:rPr>
            </w:pPr>
            <w:ins w:id="1251" w:author="王会00041692" w:date="2016-08-22T16:21:00Z">
              <w:r w:rsidRPr="00CD703F">
                <w:rPr>
                  <w:sz w:val="13"/>
                  <w:szCs w:val="13"/>
                </w:rPr>
                <w:t>confpath</w:t>
              </w:r>
            </w:ins>
          </w:p>
        </w:tc>
        <w:tc>
          <w:tcPr>
            <w:tcW w:w="992" w:type="dxa"/>
            <w:shd w:val="clear" w:color="auto" w:fill="auto"/>
            <w:hideMark/>
          </w:tcPr>
          <w:p w:rsidR="00F14CF4" w:rsidRDefault="008D26BC">
            <w:pPr>
              <w:widowControl/>
              <w:rPr>
                <w:ins w:id="1252" w:author="王会00041692" w:date="2016-08-22T16:21:00Z"/>
                <w:rFonts w:ascii="微软雅黑" w:eastAsia="微软雅黑" w:hAnsi="微软雅黑" w:cs="宋体"/>
                <w:kern w:val="0"/>
                <w:sz w:val="13"/>
                <w:szCs w:val="13"/>
              </w:rPr>
            </w:pPr>
            <w:ins w:id="1253" w:author="王会00041692" w:date="2016-08-22T16:22:00Z">
              <w:r w:rsidRPr="008D26BC">
                <w:rPr>
                  <w:rFonts w:hint="eastAsia"/>
                  <w:sz w:val="13"/>
                  <w:szCs w:val="13"/>
                  <w:rPrChange w:id="1254" w:author="王会00041692" w:date="2016-08-22T16:22:00Z">
                    <w:rPr>
                      <w:rFonts w:hint="eastAsia"/>
                      <w:b/>
                      <w:bCs/>
                    </w:rPr>
                  </w:rPrChange>
                </w:rPr>
                <w:t>算法配置文件路径</w:t>
              </w:r>
            </w:ins>
          </w:p>
        </w:tc>
        <w:tc>
          <w:tcPr>
            <w:tcW w:w="709" w:type="dxa"/>
            <w:shd w:val="clear" w:color="auto" w:fill="auto"/>
            <w:hideMark/>
          </w:tcPr>
          <w:p w:rsidR="00981FA1" w:rsidRPr="00DA5AB8" w:rsidRDefault="00981FA1" w:rsidP="00981FA1">
            <w:pPr>
              <w:widowControl/>
              <w:rPr>
                <w:ins w:id="1255" w:author="王会00041692" w:date="2016-08-22T16:21:00Z"/>
                <w:rFonts w:ascii="微软雅黑" w:eastAsia="微软雅黑" w:hAnsi="微软雅黑" w:cs="宋体"/>
                <w:kern w:val="0"/>
                <w:sz w:val="13"/>
                <w:szCs w:val="13"/>
              </w:rPr>
            </w:pPr>
            <w:ins w:id="1256" w:author="王会00041692" w:date="2016-08-22T16:26:00Z">
              <w:r>
                <w:rPr>
                  <w:rFonts w:ascii="微软雅黑" w:eastAsia="微软雅黑" w:hAnsi="微软雅黑" w:cs="宋体" w:hint="eastAsia"/>
                  <w:kern w:val="0"/>
                  <w:sz w:val="13"/>
                  <w:szCs w:val="13"/>
                </w:rPr>
                <w:t>字符串</w:t>
              </w:r>
            </w:ins>
          </w:p>
        </w:tc>
        <w:tc>
          <w:tcPr>
            <w:tcW w:w="1134" w:type="dxa"/>
            <w:shd w:val="clear" w:color="auto" w:fill="auto"/>
            <w:hideMark/>
          </w:tcPr>
          <w:p w:rsidR="00981FA1" w:rsidRPr="00DA5AB8" w:rsidRDefault="00981FA1" w:rsidP="00981FA1">
            <w:pPr>
              <w:widowControl/>
              <w:rPr>
                <w:ins w:id="1257" w:author="王会00041692" w:date="2016-08-22T16:21:00Z"/>
                <w:rFonts w:ascii="微软雅黑" w:eastAsia="微软雅黑" w:hAnsi="微软雅黑" w:cs="宋体"/>
                <w:kern w:val="0"/>
                <w:sz w:val="13"/>
                <w:szCs w:val="13"/>
              </w:rPr>
            </w:pPr>
          </w:p>
        </w:tc>
        <w:tc>
          <w:tcPr>
            <w:tcW w:w="1559" w:type="dxa"/>
            <w:shd w:val="clear" w:color="auto" w:fill="auto"/>
          </w:tcPr>
          <w:p w:rsidR="00F14CF4" w:rsidRDefault="009C100A">
            <w:pPr>
              <w:rPr>
                <w:ins w:id="1258" w:author="王会00041692" w:date="2016-08-22T16:21:00Z"/>
                <w:rFonts w:ascii="微软雅黑" w:eastAsia="微软雅黑" w:hAnsi="微软雅黑" w:cs="宋体"/>
                <w:kern w:val="0"/>
                <w:sz w:val="13"/>
                <w:szCs w:val="13"/>
              </w:rPr>
            </w:pPr>
            <w:ins w:id="1259" w:author="王会00041692" w:date="2016-08-22T16:26:00Z">
              <w:r w:rsidRPr="00903312">
                <w:rPr>
                  <w:sz w:val="13"/>
                  <w:szCs w:val="13"/>
                </w:rPr>
                <w:t>%algorithmpath%/</w:t>
              </w:r>
              <w:r w:rsidRPr="00903312">
                <w:rPr>
                  <w:rFonts w:hint="eastAsia"/>
                  <w:sz w:val="13"/>
                  <w:szCs w:val="13"/>
                </w:rPr>
                <w:t>lte</w:t>
              </w:r>
              <w:r w:rsidRPr="00903312">
                <w:rPr>
                  <w:sz w:val="13"/>
                  <w:szCs w:val="13"/>
                </w:rPr>
                <w:t>/feature/</w:t>
              </w:r>
              <w:r w:rsidRPr="00903312">
                <w:rPr>
                  <w:rFonts w:hint="eastAsia"/>
                  <w:sz w:val="13"/>
                  <w:szCs w:val="13"/>
                </w:rPr>
                <w:t>realTimeLocation.conf</w:t>
              </w:r>
            </w:ins>
          </w:p>
        </w:tc>
        <w:tc>
          <w:tcPr>
            <w:tcW w:w="2694" w:type="dxa"/>
            <w:shd w:val="clear" w:color="auto" w:fill="auto"/>
            <w:hideMark/>
          </w:tcPr>
          <w:p w:rsidR="00981FA1" w:rsidRPr="00DA5AB8" w:rsidRDefault="00981FA1" w:rsidP="00981FA1">
            <w:pPr>
              <w:widowControl/>
              <w:rPr>
                <w:ins w:id="1260" w:author="王会00041692" w:date="2016-08-22T16:21:00Z"/>
                <w:rFonts w:ascii="微软雅黑" w:eastAsia="微软雅黑" w:hAnsi="微软雅黑" w:cs="宋体"/>
                <w:kern w:val="0"/>
                <w:sz w:val="13"/>
                <w:szCs w:val="13"/>
              </w:rPr>
            </w:pPr>
            <w:ins w:id="1261" w:author="王会00041692" w:date="2016-08-22T16:26:00Z">
              <w:r w:rsidRPr="00903312">
                <w:rPr>
                  <w:rFonts w:hint="eastAsia"/>
                  <w:sz w:val="13"/>
                  <w:szCs w:val="13"/>
                </w:rPr>
                <w:t>算法在使用自定义配置时，通过</w:t>
              </w:r>
              <w:r w:rsidRPr="00903312">
                <w:rPr>
                  <w:sz w:val="13"/>
                  <w:szCs w:val="13"/>
                </w:rPr>
                <w:t>com.zte.vmax.metadata.SparkStreaming</w:t>
              </w:r>
              <w:r w:rsidRPr="00903312">
                <w:rPr>
                  <w:rFonts w:hint="eastAsia"/>
                  <w:sz w:val="13"/>
                  <w:szCs w:val="13"/>
                </w:rPr>
                <w:t>.</w:t>
              </w:r>
              <w:r w:rsidRPr="00903312">
                <w:rPr>
                  <w:sz w:val="13"/>
                  <w:szCs w:val="13"/>
                </w:rPr>
                <w:t>SparkStreamingConf</w:t>
              </w:r>
              <w:r w:rsidRPr="00903312">
                <w:rPr>
                  <w:rFonts w:hint="eastAsia"/>
                  <w:sz w:val="13"/>
                  <w:szCs w:val="13"/>
                </w:rPr>
                <w:t>.</w:t>
              </w:r>
              <w:r w:rsidRPr="00903312">
                <w:rPr>
                  <w:sz w:val="13"/>
                  <w:szCs w:val="13"/>
                </w:rPr>
                <w:t>config</w:t>
              </w:r>
              <w:r w:rsidRPr="00903312">
                <w:rPr>
                  <w:rFonts w:hint="eastAsia"/>
                  <w:sz w:val="13"/>
                  <w:szCs w:val="13"/>
                </w:rPr>
                <w:t>或者</w:t>
              </w:r>
              <w:r w:rsidRPr="00903312">
                <w:rPr>
                  <w:sz w:val="13"/>
                  <w:szCs w:val="13"/>
                </w:rPr>
                <w:t>getStreamingEnv</w:t>
              </w:r>
              <w:r w:rsidRPr="00903312">
                <w:rPr>
                  <w:rFonts w:hint="eastAsia"/>
                  <w:sz w:val="13"/>
                  <w:szCs w:val="13"/>
                </w:rPr>
                <w:t>.</w:t>
              </w:r>
              <w:r w:rsidRPr="00903312">
                <w:rPr>
                  <w:sz w:val="13"/>
                  <w:szCs w:val="13"/>
                </w:rPr>
                <w:t xml:space="preserve"> taskConfig</w:t>
              </w:r>
              <w:r w:rsidRPr="00903312">
                <w:rPr>
                  <w:rFonts w:hint="eastAsia"/>
                  <w:sz w:val="13"/>
                  <w:szCs w:val="13"/>
                </w:rPr>
                <w:t>获取，例如：</w:t>
              </w:r>
              <w:r w:rsidRPr="00903312">
                <w:rPr>
                  <w:sz w:val="13"/>
                  <w:szCs w:val="13"/>
                </w:rPr>
                <w:t>SparkStreamingConf</w:t>
              </w:r>
              <w:r w:rsidRPr="00903312">
                <w:rPr>
                  <w:rFonts w:hint="eastAsia"/>
                  <w:sz w:val="13"/>
                  <w:szCs w:val="13"/>
                </w:rPr>
                <w:t>.</w:t>
              </w:r>
              <w:r w:rsidRPr="00903312">
                <w:rPr>
                  <w:sz w:val="13"/>
                  <w:szCs w:val="13"/>
                </w:rPr>
                <w:t>config</w:t>
              </w:r>
              <w:r w:rsidRPr="00903312">
                <w:rPr>
                  <w:rFonts w:hint="eastAsia"/>
                  <w:sz w:val="13"/>
                  <w:szCs w:val="13"/>
                </w:rPr>
                <w:t>.</w:t>
              </w:r>
              <w:r w:rsidRPr="00903312">
                <w:rPr>
                  <w:sz w:val="13"/>
                  <w:szCs w:val="13"/>
                </w:rPr>
                <w:t>getInt</w:t>
              </w:r>
              <w:r w:rsidRPr="00903312">
                <w:rPr>
                  <w:rFonts w:hint="eastAsia"/>
                  <w:sz w:val="13"/>
                  <w:szCs w:val="13"/>
                </w:rPr>
                <w:t>("xxx.xxx")</w:t>
              </w:r>
            </w:ins>
            <w:ins w:id="1262" w:author="王会00041692" w:date="2016-08-24T09:37:00Z">
              <w:r w:rsidR="00F1774D">
                <w:rPr>
                  <w:rFonts w:hint="eastAsia"/>
                  <w:sz w:val="13"/>
                  <w:szCs w:val="13"/>
                </w:rPr>
                <w:t>；无</w:t>
              </w:r>
            </w:ins>
            <w:ins w:id="1263" w:author="王会00041692" w:date="2016-08-24T09:38:00Z">
              <w:r w:rsidR="00F1774D">
                <w:rPr>
                  <w:rFonts w:hint="eastAsia"/>
                  <w:sz w:val="13"/>
                  <w:szCs w:val="13"/>
                </w:rPr>
                <w:t>配置时该项为空</w:t>
              </w:r>
            </w:ins>
          </w:p>
        </w:tc>
        <w:tc>
          <w:tcPr>
            <w:tcW w:w="1275" w:type="dxa"/>
            <w:shd w:val="clear" w:color="auto" w:fill="auto"/>
          </w:tcPr>
          <w:p w:rsidR="00981FA1" w:rsidRDefault="00981FA1" w:rsidP="00981FA1">
            <w:pPr>
              <w:widowControl/>
              <w:rPr>
                <w:ins w:id="1264" w:author="王会00041692" w:date="2016-08-22T16:21:00Z"/>
                <w:rFonts w:ascii="微软雅黑" w:eastAsia="微软雅黑" w:hAnsi="微软雅黑" w:cs="宋体"/>
                <w:kern w:val="0"/>
                <w:sz w:val="13"/>
                <w:szCs w:val="13"/>
              </w:rPr>
            </w:pPr>
            <w:ins w:id="1265" w:author="王会00041692" w:date="2016-08-22T16:21:00Z">
              <w:r w:rsidRPr="00717805">
                <w:rPr>
                  <w:rFonts w:ascii="微软雅黑" w:eastAsia="微软雅黑" w:hAnsi="微软雅黑" w:cs="宋体" w:hint="eastAsia"/>
                  <w:kern w:val="0"/>
                  <w:sz w:val="13"/>
                  <w:szCs w:val="13"/>
                </w:rPr>
                <w:t>V6.15.60.03B3</w:t>
              </w:r>
            </w:ins>
          </w:p>
        </w:tc>
      </w:tr>
      <w:tr w:rsidR="00981FA1" w:rsidTr="0052388A">
        <w:trPr>
          <w:trHeight w:val="300"/>
          <w:ins w:id="1266" w:author="王会00041692" w:date="2016-08-22T16:21:00Z"/>
        </w:trPr>
        <w:tc>
          <w:tcPr>
            <w:tcW w:w="959" w:type="dxa"/>
            <w:shd w:val="clear" w:color="auto" w:fill="auto"/>
            <w:hideMark/>
          </w:tcPr>
          <w:p w:rsidR="00981FA1" w:rsidRPr="00CD703F" w:rsidRDefault="00981FA1" w:rsidP="00981FA1">
            <w:pPr>
              <w:widowControl/>
              <w:rPr>
                <w:ins w:id="1267" w:author="王会00041692" w:date="2016-08-22T16:21:00Z"/>
                <w:rFonts w:ascii="微软雅黑" w:eastAsia="微软雅黑" w:hAnsi="微软雅黑" w:cs="宋体"/>
                <w:kern w:val="0"/>
                <w:sz w:val="13"/>
                <w:szCs w:val="13"/>
              </w:rPr>
            </w:pPr>
          </w:p>
        </w:tc>
        <w:tc>
          <w:tcPr>
            <w:tcW w:w="992" w:type="dxa"/>
            <w:shd w:val="clear" w:color="auto" w:fill="auto"/>
            <w:hideMark/>
          </w:tcPr>
          <w:p w:rsidR="00981FA1" w:rsidRPr="00DA5AB8" w:rsidRDefault="00981FA1" w:rsidP="00981FA1">
            <w:pPr>
              <w:widowControl/>
              <w:rPr>
                <w:ins w:id="1268" w:author="王会00041692" w:date="2016-08-22T16:21:00Z"/>
                <w:rFonts w:ascii="微软雅黑" w:eastAsia="微软雅黑" w:hAnsi="微软雅黑" w:cs="宋体"/>
                <w:kern w:val="0"/>
                <w:sz w:val="13"/>
                <w:szCs w:val="13"/>
              </w:rPr>
            </w:pPr>
            <w:ins w:id="1269" w:author="王会00041692" w:date="2016-08-22T16:21:00Z">
              <w:r w:rsidRPr="00CD703F">
                <w:rPr>
                  <w:sz w:val="13"/>
                  <w:szCs w:val="13"/>
                </w:rPr>
                <w:t>input name</w:t>
              </w:r>
            </w:ins>
          </w:p>
        </w:tc>
        <w:tc>
          <w:tcPr>
            <w:tcW w:w="992" w:type="dxa"/>
            <w:shd w:val="clear" w:color="auto" w:fill="auto"/>
            <w:hideMark/>
          </w:tcPr>
          <w:p w:rsidR="00F14CF4" w:rsidRDefault="008D26BC">
            <w:pPr>
              <w:widowControl/>
              <w:rPr>
                <w:ins w:id="1270" w:author="王会00041692" w:date="2016-08-22T16:21:00Z"/>
                <w:rFonts w:ascii="微软雅黑" w:eastAsia="微软雅黑" w:hAnsi="微软雅黑" w:cs="宋体"/>
                <w:kern w:val="0"/>
                <w:sz w:val="13"/>
                <w:szCs w:val="13"/>
              </w:rPr>
            </w:pPr>
            <w:ins w:id="1271" w:author="王会00041692" w:date="2016-08-22T16:22:00Z">
              <w:r w:rsidRPr="008D26BC">
                <w:rPr>
                  <w:rFonts w:hint="eastAsia"/>
                  <w:sz w:val="13"/>
                  <w:szCs w:val="13"/>
                  <w:rPrChange w:id="1272" w:author="王会00041692" w:date="2016-08-22T16:22:00Z">
                    <w:rPr>
                      <w:rFonts w:hint="eastAsia"/>
                      <w:b/>
                      <w:bCs/>
                    </w:rPr>
                  </w:rPrChange>
                </w:rPr>
                <w:t>算法输入名称</w:t>
              </w:r>
            </w:ins>
          </w:p>
        </w:tc>
        <w:tc>
          <w:tcPr>
            <w:tcW w:w="709" w:type="dxa"/>
            <w:shd w:val="clear" w:color="auto" w:fill="auto"/>
            <w:hideMark/>
          </w:tcPr>
          <w:p w:rsidR="00981FA1" w:rsidRPr="00DA5AB8" w:rsidRDefault="00694D48" w:rsidP="00981FA1">
            <w:pPr>
              <w:widowControl/>
              <w:rPr>
                <w:ins w:id="1273" w:author="王会00041692" w:date="2016-08-22T16:21:00Z"/>
                <w:rFonts w:ascii="微软雅黑" w:eastAsia="微软雅黑" w:hAnsi="微软雅黑" w:cs="宋体"/>
                <w:kern w:val="0"/>
                <w:sz w:val="13"/>
                <w:szCs w:val="13"/>
              </w:rPr>
            </w:pPr>
            <w:ins w:id="1274" w:author="王会00041692" w:date="2016-08-22T16:29:00Z">
              <w:r>
                <w:rPr>
                  <w:rFonts w:ascii="微软雅黑" w:eastAsia="微软雅黑" w:hAnsi="微软雅黑" w:cs="宋体" w:hint="eastAsia"/>
                  <w:kern w:val="0"/>
                  <w:sz w:val="13"/>
                  <w:szCs w:val="13"/>
                </w:rPr>
                <w:t>字符串</w:t>
              </w:r>
            </w:ins>
          </w:p>
        </w:tc>
        <w:tc>
          <w:tcPr>
            <w:tcW w:w="1134" w:type="dxa"/>
            <w:shd w:val="clear" w:color="auto" w:fill="auto"/>
            <w:hideMark/>
          </w:tcPr>
          <w:p w:rsidR="00981FA1" w:rsidRPr="00DA5AB8" w:rsidRDefault="00981FA1" w:rsidP="00981FA1">
            <w:pPr>
              <w:widowControl/>
              <w:rPr>
                <w:ins w:id="1275" w:author="王会00041692" w:date="2016-08-22T16:21:00Z"/>
                <w:rFonts w:ascii="微软雅黑" w:eastAsia="微软雅黑" w:hAnsi="微软雅黑" w:cs="宋体"/>
                <w:kern w:val="0"/>
                <w:sz w:val="13"/>
                <w:szCs w:val="13"/>
              </w:rPr>
            </w:pPr>
          </w:p>
        </w:tc>
        <w:tc>
          <w:tcPr>
            <w:tcW w:w="1559" w:type="dxa"/>
            <w:shd w:val="clear" w:color="auto" w:fill="auto"/>
          </w:tcPr>
          <w:p w:rsidR="00981FA1" w:rsidRPr="00DA5AB8" w:rsidRDefault="00694D48" w:rsidP="00981FA1">
            <w:pPr>
              <w:rPr>
                <w:ins w:id="1276" w:author="王会00041692" w:date="2016-08-22T16:21:00Z"/>
                <w:rFonts w:ascii="微软雅黑" w:eastAsia="微软雅黑" w:hAnsi="微软雅黑" w:cs="宋体"/>
                <w:kern w:val="0"/>
                <w:sz w:val="13"/>
                <w:szCs w:val="13"/>
              </w:rPr>
            </w:pPr>
            <w:ins w:id="1277" w:author="王会00041692" w:date="2016-08-22T16:29:00Z">
              <w:r w:rsidRPr="00694D48">
                <w:rPr>
                  <w:rFonts w:ascii="微软雅黑" w:eastAsia="微软雅黑" w:hAnsi="微软雅黑" w:cs="宋体"/>
                  <w:kern w:val="0"/>
                  <w:sz w:val="13"/>
                  <w:szCs w:val="13"/>
                </w:rPr>
                <w:t>kafka-spark-demo-dstream</w:t>
              </w:r>
            </w:ins>
          </w:p>
        </w:tc>
        <w:tc>
          <w:tcPr>
            <w:tcW w:w="2694" w:type="dxa"/>
            <w:shd w:val="clear" w:color="auto" w:fill="auto"/>
            <w:hideMark/>
          </w:tcPr>
          <w:p w:rsidR="00981FA1" w:rsidRPr="00DA5AB8" w:rsidRDefault="00694D48" w:rsidP="00981FA1">
            <w:pPr>
              <w:widowControl/>
              <w:rPr>
                <w:ins w:id="1278" w:author="王会00041692" w:date="2016-08-22T16:21:00Z"/>
                <w:rFonts w:ascii="微软雅黑" w:eastAsia="微软雅黑" w:hAnsi="微软雅黑" w:cs="宋体"/>
                <w:kern w:val="0"/>
                <w:sz w:val="13"/>
                <w:szCs w:val="13"/>
              </w:rPr>
            </w:pPr>
            <w:ins w:id="1279" w:author="王会00041692" w:date="2016-08-22T16:29:00Z">
              <w:r w:rsidRPr="00903312">
                <w:rPr>
                  <w:rFonts w:hint="eastAsia"/>
                  <w:sz w:val="13"/>
                  <w:szCs w:val="13"/>
                </w:rPr>
                <w:t>相当于离线任务的输入表名</w:t>
              </w:r>
            </w:ins>
          </w:p>
        </w:tc>
        <w:tc>
          <w:tcPr>
            <w:tcW w:w="1275" w:type="dxa"/>
            <w:shd w:val="clear" w:color="auto" w:fill="auto"/>
          </w:tcPr>
          <w:p w:rsidR="00981FA1" w:rsidRDefault="00981FA1" w:rsidP="00981FA1">
            <w:pPr>
              <w:widowControl/>
              <w:rPr>
                <w:ins w:id="1280" w:author="王会00041692" w:date="2016-08-22T16:21:00Z"/>
                <w:rFonts w:ascii="微软雅黑" w:eastAsia="微软雅黑" w:hAnsi="微软雅黑" w:cs="宋体"/>
                <w:kern w:val="0"/>
                <w:sz w:val="13"/>
                <w:szCs w:val="13"/>
              </w:rPr>
            </w:pPr>
            <w:ins w:id="1281" w:author="王会00041692" w:date="2016-08-22T16:21:00Z">
              <w:r w:rsidRPr="00717805">
                <w:rPr>
                  <w:rFonts w:ascii="微软雅黑" w:eastAsia="微软雅黑" w:hAnsi="微软雅黑" w:cs="宋体" w:hint="eastAsia"/>
                  <w:kern w:val="0"/>
                  <w:sz w:val="13"/>
                  <w:szCs w:val="13"/>
                </w:rPr>
                <w:t>V6.15.60.03B3</w:t>
              </w:r>
            </w:ins>
          </w:p>
        </w:tc>
      </w:tr>
      <w:tr w:rsidR="00981FA1" w:rsidTr="0052388A">
        <w:trPr>
          <w:trHeight w:val="300"/>
          <w:ins w:id="1282" w:author="王会00041692" w:date="2016-08-22T16:21:00Z"/>
        </w:trPr>
        <w:tc>
          <w:tcPr>
            <w:tcW w:w="959" w:type="dxa"/>
            <w:shd w:val="clear" w:color="auto" w:fill="auto"/>
            <w:hideMark/>
          </w:tcPr>
          <w:p w:rsidR="00981FA1" w:rsidRPr="00CD703F" w:rsidRDefault="00981FA1" w:rsidP="00981FA1">
            <w:pPr>
              <w:widowControl/>
              <w:rPr>
                <w:ins w:id="1283" w:author="王会00041692" w:date="2016-08-22T16:21:00Z"/>
                <w:rFonts w:ascii="微软雅黑" w:eastAsia="微软雅黑" w:hAnsi="微软雅黑" w:cs="宋体"/>
                <w:kern w:val="0"/>
                <w:sz w:val="13"/>
                <w:szCs w:val="13"/>
              </w:rPr>
            </w:pPr>
          </w:p>
        </w:tc>
        <w:tc>
          <w:tcPr>
            <w:tcW w:w="992" w:type="dxa"/>
            <w:shd w:val="clear" w:color="auto" w:fill="auto"/>
            <w:hideMark/>
          </w:tcPr>
          <w:p w:rsidR="00981FA1" w:rsidRPr="00DA5AB8" w:rsidRDefault="00981FA1" w:rsidP="00981FA1">
            <w:pPr>
              <w:widowControl/>
              <w:rPr>
                <w:ins w:id="1284" w:author="王会00041692" w:date="2016-08-22T16:21:00Z"/>
                <w:rFonts w:ascii="微软雅黑" w:eastAsia="微软雅黑" w:hAnsi="微软雅黑" w:cs="宋体"/>
                <w:kern w:val="0"/>
                <w:sz w:val="13"/>
                <w:szCs w:val="13"/>
              </w:rPr>
            </w:pPr>
            <w:ins w:id="1285" w:author="王会00041692" w:date="2016-08-22T16:21:00Z">
              <w:r w:rsidRPr="00CD703F">
                <w:rPr>
                  <w:sz w:val="13"/>
                  <w:szCs w:val="13"/>
                </w:rPr>
                <w:t>type</w:t>
              </w:r>
            </w:ins>
          </w:p>
        </w:tc>
        <w:tc>
          <w:tcPr>
            <w:tcW w:w="992" w:type="dxa"/>
            <w:shd w:val="clear" w:color="auto" w:fill="auto"/>
            <w:hideMark/>
          </w:tcPr>
          <w:p w:rsidR="00F14CF4" w:rsidRDefault="008D26BC">
            <w:pPr>
              <w:widowControl/>
              <w:rPr>
                <w:ins w:id="1286" w:author="王会00041692" w:date="2016-08-22T16:21:00Z"/>
                <w:rFonts w:ascii="微软雅黑" w:eastAsia="微软雅黑" w:hAnsi="微软雅黑" w:cs="宋体"/>
                <w:kern w:val="0"/>
                <w:sz w:val="13"/>
                <w:szCs w:val="13"/>
              </w:rPr>
            </w:pPr>
            <w:ins w:id="1287" w:author="王会00041692" w:date="2016-08-22T16:22:00Z">
              <w:r w:rsidRPr="008D26BC">
                <w:rPr>
                  <w:rFonts w:hint="eastAsia"/>
                  <w:sz w:val="13"/>
                  <w:szCs w:val="13"/>
                  <w:rPrChange w:id="1288" w:author="王会00041692" w:date="2016-08-22T16:22:00Z">
                    <w:rPr>
                      <w:rFonts w:hint="eastAsia"/>
                      <w:b/>
                      <w:bCs/>
                    </w:rPr>
                  </w:rPrChange>
                </w:rPr>
                <w:t>算法输入</w:t>
              </w:r>
              <w:r w:rsidRPr="008D26BC">
                <w:rPr>
                  <w:sz w:val="13"/>
                  <w:szCs w:val="13"/>
                  <w:rPrChange w:id="1289" w:author="王会00041692" w:date="2016-08-22T16:22:00Z">
                    <w:rPr>
                      <w:b/>
                      <w:bCs/>
                    </w:rPr>
                  </w:rPrChange>
                </w:rPr>
                <w:t>DStream[T]</w:t>
              </w:r>
              <w:r w:rsidRPr="008D26BC">
                <w:rPr>
                  <w:rFonts w:hint="eastAsia"/>
                  <w:sz w:val="13"/>
                  <w:szCs w:val="13"/>
                  <w:rPrChange w:id="1290" w:author="王会00041692" w:date="2016-08-22T16:22:00Z">
                    <w:rPr>
                      <w:rFonts w:hint="eastAsia"/>
                      <w:b/>
                      <w:bCs/>
                    </w:rPr>
                  </w:rPrChange>
                </w:rPr>
                <w:t>中的</w:t>
              </w:r>
              <w:r w:rsidRPr="008D26BC">
                <w:rPr>
                  <w:sz w:val="13"/>
                  <w:szCs w:val="13"/>
                  <w:rPrChange w:id="1291" w:author="王会00041692" w:date="2016-08-22T16:22:00Z">
                    <w:rPr>
                      <w:b/>
                      <w:bCs/>
                    </w:rPr>
                  </w:rPrChange>
                </w:rPr>
                <w:t>T</w:t>
              </w:r>
              <w:r w:rsidRPr="008D26BC">
                <w:rPr>
                  <w:rFonts w:hint="eastAsia"/>
                  <w:sz w:val="13"/>
                  <w:szCs w:val="13"/>
                  <w:rPrChange w:id="1292" w:author="王会00041692" w:date="2016-08-22T16:22:00Z">
                    <w:rPr>
                      <w:rFonts w:hint="eastAsia"/>
                      <w:b/>
                      <w:bCs/>
                    </w:rPr>
                  </w:rPrChange>
                </w:rPr>
                <w:t>的类型</w:t>
              </w:r>
            </w:ins>
          </w:p>
        </w:tc>
        <w:tc>
          <w:tcPr>
            <w:tcW w:w="709" w:type="dxa"/>
            <w:shd w:val="clear" w:color="auto" w:fill="auto"/>
            <w:hideMark/>
          </w:tcPr>
          <w:p w:rsidR="00981FA1" w:rsidRPr="00DA5AB8" w:rsidRDefault="00EB6315" w:rsidP="00981FA1">
            <w:pPr>
              <w:widowControl/>
              <w:rPr>
                <w:ins w:id="1293" w:author="王会00041692" w:date="2016-08-22T16:21:00Z"/>
                <w:rFonts w:ascii="微软雅黑" w:eastAsia="微软雅黑" w:hAnsi="微软雅黑" w:cs="宋体"/>
                <w:kern w:val="0"/>
                <w:sz w:val="13"/>
                <w:szCs w:val="13"/>
              </w:rPr>
            </w:pPr>
            <w:ins w:id="1294" w:author="王会00041692" w:date="2016-08-22T16:30:00Z">
              <w:r>
                <w:rPr>
                  <w:rFonts w:ascii="微软雅黑" w:eastAsia="微软雅黑" w:hAnsi="微软雅黑" w:cs="宋体" w:hint="eastAsia"/>
                  <w:kern w:val="0"/>
                  <w:sz w:val="13"/>
                  <w:szCs w:val="13"/>
                </w:rPr>
                <w:t>字符串</w:t>
              </w:r>
            </w:ins>
          </w:p>
        </w:tc>
        <w:tc>
          <w:tcPr>
            <w:tcW w:w="1134" w:type="dxa"/>
            <w:shd w:val="clear" w:color="auto" w:fill="auto"/>
            <w:hideMark/>
          </w:tcPr>
          <w:p w:rsidR="00981FA1" w:rsidRPr="00DA5AB8" w:rsidRDefault="00981FA1" w:rsidP="00981FA1">
            <w:pPr>
              <w:widowControl/>
              <w:rPr>
                <w:ins w:id="1295" w:author="王会00041692" w:date="2016-08-22T16:21:00Z"/>
                <w:rFonts w:ascii="微软雅黑" w:eastAsia="微软雅黑" w:hAnsi="微软雅黑" w:cs="宋体"/>
                <w:kern w:val="0"/>
                <w:sz w:val="13"/>
                <w:szCs w:val="13"/>
              </w:rPr>
            </w:pPr>
          </w:p>
        </w:tc>
        <w:tc>
          <w:tcPr>
            <w:tcW w:w="1559" w:type="dxa"/>
            <w:shd w:val="clear" w:color="auto" w:fill="auto"/>
          </w:tcPr>
          <w:p w:rsidR="00981FA1" w:rsidRPr="00DA5AB8" w:rsidRDefault="00EB6315" w:rsidP="00981FA1">
            <w:pPr>
              <w:rPr>
                <w:ins w:id="1296" w:author="王会00041692" w:date="2016-08-22T16:21:00Z"/>
                <w:rFonts w:ascii="微软雅黑" w:eastAsia="微软雅黑" w:hAnsi="微软雅黑" w:cs="宋体"/>
                <w:kern w:val="0"/>
                <w:sz w:val="13"/>
                <w:szCs w:val="13"/>
              </w:rPr>
            </w:pPr>
            <w:ins w:id="1297" w:author="王会00041692" w:date="2016-08-22T16:29:00Z">
              <w:r w:rsidRPr="00EB6315">
                <w:rPr>
                  <w:rFonts w:ascii="微软雅黑" w:eastAsia="微软雅黑" w:hAnsi="微软雅黑" w:cs="宋体"/>
                  <w:kern w:val="0"/>
                  <w:sz w:val="13"/>
                  <w:szCs w:val="13"/>
                </w:rPr>
                <w:t>(string,string)</w:t>
              </w:r>
            </w:ins>
          </w:p>
        </w:tc>
        <w:tc>
          <w:tcPr>
            <w:tcW w:w="2694" w:type="dxa"/>
            <w:shd w:val="clear" w:color="auto" w:fill="auto"/>
            <w:hideMark/>
          </w:tcPr>
          <w:p w:rsidR="00981FA1" w:rsidRPr="00DA5AB8" w:rsidRDefault="00694D48" w:rsidP="00981FA1">
            <w:pPr>
              <w:widowControl/>
              <w:rPr>
                <w:ins w:id="1298" w:author="王会00041692" w:date="2016-08-22T16:21:00Z"/>
                <w:rFonts w:ascii="微软雅黑" w:eastAsia="微软雅黑" w:hAnsi="微软雅黑" w:cs="宋体"/>
                <w:kern w:val="0"/>
                <w:sz w:val="13"/>
                <w:szCs w:val="13"/>
              </w:rPr>
            </w:pPr>
            <w:ins w:id="1299" w:author="王会00041692" w:date="2016-08-22T16:29:00Z">
              <w:r w:rsidRPr="00903312">
                <w:rPr>
                  <w:rFonts w:hint="eastAsia"/>
                  <w:sz w:val="13"/>
                  <w:szCs w:val="13"/>
                </w:rPr>
                <w:t>算法输入</w:t>
              </w:r>
              <w:r w:rsidRPr="00903312">
                <w:rPr>
                  <w:rFonts w:hint="eastAsia"/>
                  <w:sz w:val="13"/>
                  <w:szCs w:val="13"/>
                </w:rPr>
                <w:t>DStream[T]</w:t>
              </w:r>
              <w:r w:rsidRPr="00903312">
                <w:rPr>
                  <w:rFonts w:hint="eastAsia"/>
                  <w:sz w:val="13"/>
                  <w:szCs w:val="13"/>
                </w:rPr>
                <w:t>中的</w:t>
              </w:r>
              <w:r w:rsidRPr="00903312">
                <w:rPr>
                  <w:rFonts w:hint="eastAsia"/>
                  <w:sz w:val="13"/>
                  <w:szCs w:val="13"/>
                </w:rPr>
                <w:t>T</w:t>
              </w:r>
              <w:r w:rsidRPr="00903312">
                <w:rPr>
                  <w:rFonts w:hint="eastAsia"/>
                  <w:sz w:val="13"/>
                  <w:szCs w:val="13"/>
                </w:rPr>
                <w:t>的类型，例如从</w:t>
              </w:r>
              <w:r w:rsidRPr="00903312">
                <w:rPr>
                  <w:rFonts w:hint="eastAsia"/>
                  <w:sz w:val="13"/>
                  <w:szCs w:val="13"/>
                </w:rPr>
                <w:t>kafka</w:t>
              </w:r>
              <w:r w:rsidRPr="00903312">
                <w:rPr>
                  <w:rFonts w:hint="eastAsia"/>
                  <w:sz w:val="13"/>
                  <w:szCs w:val="13"/>
                </w:rPr>
                <w:t>接入的数据</w:t>
              </w:r>
              <w:r w:rsidRPr="00903312">
                <w:rPr>
                  <w:rFonts w:hint="eastAsia"/>
                  <w:sz w:val="13"/>
                  <w:szCs w:val="13"/>
                </w:rPr>
                <w:t>key</w:t>
              </w:r>
              <w:r w:rsidRPr="00903312">
                <w:rPr>
                  <w:rFonts w:hint="eastAsia"/>
                  <w:sz w:val="13"/>
                  <w:szCs w:val="13"/>
                </w:rPr>
                <w:t>类型是</w:t>
              </w:r>
              <w:r w:rsidRPr="00903312">
                <w:rPr>
                  <w:rFonts w:hint="eastAsia"/>
                  <w:sz w:val="13"/>
                  <w:szCs w:val="13"/>
                </w:rPr>
                <w:t>string,</w:t>
              </w:r>
              <w:r w:rsidRPr="00903312">
                <w:rPr>
                  <w:rFonts w:hint="eastAsia"/>
                  <w:sz w:val="13"/>
                  <w:szCs w:val="13"/>
                </w:rPr>
                <w:t>值的类型也是</w:t>
              </w:r>
              <w:r w:rsidRPr="00903312">
                <w:rPr>
                  <w:rFonts w:hint="eastAsia"/>
                  <w:sz w:val="13"/>
                  <w:szCs w:val="13"/>
                </w:rPr>
                <w:t>string</w:t>
              </w:r>
              <w:r w:rsidRPr="00903312">
                <w:rPr>
                  <w:rFonts w:hint="eastAsia"/>
                  <w:sz w:val="13"/>
                  <w:szCs w:val="13"/>
                </w:rPr>
                <w:t>，则其类型为</w:t>
              </w:r>
              <w:r w:rsidRPr="00903312">
                <w:rPr>
                  <w:rFonts w:hint="eastAsia"/>
                  <w:sz w:val="13"/>
                  <w:szCs w:val="13"/>
                </w:rPr>
                <w:t>(string,string)</w:t>
              </w:r>
            </w:ins>
          </w:p>
        </w:tc>
        <w:tc>
          <w:tcPr>
            <w:tcW w:w="1275" w:type="dxa"/>
            <w:shd w:val="clear" w:color="auto" w:fill="auto"/>
          </w:tcPr>
          <w:p w:rsidR="00981FA1" w:rsidRDefault="00981FA1" w:rsidP="00981FA1">
            <w:pPr>
              <w:widowControl/>
              <w:rPr>
                <w:ins w:id="1300" w:author="王会00041692" w:date="2016-08-22T16:21:00Z"/>
                <w:rFonts w:ascii="微软雅黑" w:eastAsia="微软雅黑" w:hAnsi="微软雅黑" w:cs="宋体"/>
                <w:kern w:val="0"/>
                <w:sz w:val="13"/>
                <w:szCs w:val="13"/>
              </w:rPr>
            </w:pPr>
            <w:ins w:id="1301" w:author="王会00041692" w:date="2016-08-22T16:21:00Z">
              <w:r w:rsidRPr="00717805">
                <w:rPr>
                  <w:rFonts w:ascii="微软雅黑" w:eastAsia="微软雅黑" w:hAnsi="微软雅黑" w:cs="宋体" w:hint="eastAsia"/>
                  <w:kern w:val="0"/>
                  <w:sz w:val="13"/>
                  <w:szCs w:val="13"/>
                </w:rPr>
                <w:t>V6.15.60.03B3</w:t>
              </w:r>
            </w:ins>
          </w:p>
        </w:tc>
      </w:tr>
      <w:tr w:rsidR="00FE2D0A" w:rsidTr="0052388A">
        <w:trPr>
          <w:trHeight w:val="300"/>
          <w:ins w:id="1302" w:author="王会00041692" w:date="2016-08-22T16:21:00Z"/>
        </w:trPr>
        <w:tc>
          <w:tcPr>
            <w:tcW w:w="959" w:type="dxa"/>
            <w:shd w:val="clear" w:color="auto" w:fill="auto"/>
            <w:hideMark/>
          </w:tcPr>
          <w:p w:rsidR="00FE2D0A" w:rsidRPr="00CD703F" w:rsidRDefault="00FE2D0A" w:rsidP="00FE2D0A">
            <w:pPr>
              <w:widowControl/>
              <w:rPr>
                <w:ins w:id="1303" w:author="王会00041692" w:date="2016-08-22T16:21:00Z"/>
                <w:rFonts w:ascii="微软雅黑" w:eastAsia="微软雅黑" w:hAnsi="微软雅黑" w:cs="宋体"/>
                <w:kern w:val="0"/>
                <w:sz w:val="13"/>
                <w:szCs w:val="13"/>
              </w:rPr>
            </w:pPr>
          </w:p>
        </w:tc>
        <w:tc>
          <w:tcPr>
            <w:tcW w:w="992" w:type="dxa"/>
            <w:shd w:val="clear" w:color="auto" w:fill="auto"/>
            <w:hideMark/>
          </w:tcPr>
          <w:p w:rsidR="00FE2D0A" w:rsidRPr="00DA5AB8" w:rsidRDefault="00FE2D0A" w:rsidP="00FE2D0A">
            <w:pPr>
              <w:widowControl/>
              <w:rPr>
                <w:ins w:id="1304" w:author="王会00041692" w:date="2016-08-22T16:21:00Z"/>
                <w:rFonts w:ascii="微软雅黑" w:eastAsia="微软雅黑" w:hAnsi="微软雅黑" w:cs="宋体"/>
                <w:kern w:val="0"/>
                <w:sz w:val="13"/>
                <w:szCs w:val="13"/>
              </w:rPr>
            </w:pPr>
            <w:ins w:id="1305" w:author="王会00041692" w:date="2016-08-22T16:21:00Z">
              <w:r w:rsidRPr="00CD703F">
                <w:rPr>
                  <w:rFonts w:hint="eastAsia"/>
                  <w:sz w:val="13"/>
                  <w:szCs w:val="13"/>
                </w:rPr>
                <w:t>o</w:t>
              </w:r>
              <w:r w:rsidRPr="00CD703F">
                <w:rPr>
                  <w:sz w:val="13"/>
                  <w:szCs w:val="13"/>
                </w:rPr>
                <w:t>utput</w:t>
              </w:r>
              <w:r w:rsidRPr="00CD703F">
                <w:rPr>
                  <w:rFonts w:hint="eastAsia"/>
                  <w:sz w:val="13"/>
                  <w:szCs w:val="13"/>
                </w:rPr>
                <w:t xml:space="preserve"> </w:t>
              </w:r>
              <w:r w:rsidRPr="00CD703F">
                <w:rPr>
                  <w:sz w:val="13"/>
                  <w:szCs w:val="13"/>
                </w:rPr>
                <w:t>name</w:t>
              </w:r>
            </w:ins>
          </w:p>
        </w:tc>
        <w:tc>
          <w:tcPr>
            <w:tcW w:w="992" w:type="dxa"/>
            <w:shd w:val="clear" w:color="auto" w:fill="auto"/>
            <w:hideMark/>
          </w:tcPr>
          <w:p w:rsidR="00FE2D0A" w:rsidRPr="00903312" w:rsidRDefault="008D26BC" w:rsidP="00FE2D0A">
            <w:pPr>
              <w:widowControl/>
              <w:rPr>
                <w:ins w:id="1306" w:author="王会00041692" w:date="2016-08-22T16:21:00Z"/>
                <w:rFonts w:ascii="微软雅黑" w:eastAsia="微软雅黑" w:hAnsi="微软雅黑" w:cs="宋体"/>
                <w:kern w:val="0"/>
                <w:sz w:val="13"/>
                <w:szCs w:val="13"/>
              </w:rPr>
            </w:pPr>
            <w:ins w:id="1307" w:author="王会00041692" w:date="2016-08-22T16:22:00Z">
              <w:r w:rsidRPr="008D26BC">
                <w:rPr>
                  <w:rFonts w:hint="eastAsia"/>
                  <w:sz w:val="13"/>
                  <w:szCs w:val="13"/>
                  <w:rPrChange w:id="1308" w:author="王会00041692" w:date="2016-08-22T16:22:00Z">
                    <w:rPr>
                      <w:rFonts w:hint="eastAsia"/>
                      <w:b/>
                      <w:bCs/>
                    </w:rPr>
                  </w:rPrChange>
                </w:rPr>
                <w:t>算法输出名称</w:t>
              </w:r>
            </w:ins>
          </w:p>
        </w:tc>
        <w:tc>
          <w:tcPr>
            <w:tcW w:w="709" w:type="dxa"/>
            <w:shd w:val="clear" w:color="auto" w:fill="auto"/>
            <w:hideMark/>
          </w:tcPr>
          <w:p w:rsidR="00FE2D0A" w:rsidRPr="00DA5AB8" w:rsidRDefault="00FE2D0A" w:rsidP="00FE2D0A">
            <w:pPr>
              <w:widowControl/>
              <w:rPr>
                <w:ins w:id="1309" w:author="王会00041692" w:date="2016-08-22T16:21:00Z"/>
                <w:rFonts w:ascii="微软雅黑" w:eastAsia="微软雅黑" w:hAnsi="微软雅黑" w:cs="宋体"/>
                <w:kern w:val="0"/>
                <w:sz w:val="13"/>
                <w:szCs w:val="13"/>
              </w:rPr>
            </w:pPr>
            <w:ins w:id="1310" w:author="王会00041692" w:date="2016-08-22T16:30:00Z">
              <w:r>
                <w:rPr>
                  <w:rFonts w:ascii="微软雅黑" w:eastAsia="微软雅黑" w:hAnsi="微软雅黑" w:cs="宋体" w:hint="eastAsia"/>
                  <w:kern w:val="0"/>
                  <w:sz w:val="13"/>
                  <w:szCs w:val="13"/>
                </w:rPr>
                <w:t>字符串</w:t>
              </w:r>
            </w:ins>
          </w:p>
        </w:tc>
        <w:tc>
          <w:tcPr>
            <w:tcW w:w="1134" w:type="dxa"/>
            <w:shd w:val="clear" w:color="auto" w:fill="auto"/>
            <w:hideMark/>
          </w:tcPr>
          <w:p w:rsidR="00FE2D0A" w:rsidRPr="00DA5AB8" w:rsidRDefault="00FE2D0A" w:rsidP="00FE2D0A">
            <w:pPr>
              <w:widowControl/>
              <w:rPr>
                <w:ins w:id="1311" w:author="王会00041692" w:date="2016-08-22T16:21:00Z"/>
                <w:rFonts w:ascii="微软雅黑" w:eastAsia="微软雅黑" w:hAnsi="微软雅黑" w:cs="宋体"/>
                <w:kern w:val="0"/>
                <w:sz w:val="13"/>
                <w:szCs w:val="13"/>
              </w:rPr>
            </w:pPr>
          </w:p>
        </w:tc>
        <w:tc>
          <w:tcPr>
            <w:tcW w:w="1559" w:type="dxa"/>
            <w:shd w:val="clear" w:color="auto" w:fill="auto"/>
          </w:tcPr>
          <w:p w:rsidR="00FE2D0A" w:rsidRPr="00DA5AB8" w:rsidRDefault="00FE2D0A" w:rsidP="00FE2D0A">
            <w:pPr>
              <w:rPr>
                <w:ins w:id="1312" w:author="王会00041692" w:date="2016-08-22T16:21:00Z"/>
                <w:rFonts w:ascii="微软雅黑" w:eastAsia="微软雅黑" w:hAnsi="微软雅黑" w:cs="宋体"/>
                <w:kern w:val="0"/>
                <w:sz w:val="13"/>
                <w:szCs w:val="13"/>
              </w:rPr>
            </w:pPr>
            <w:ins w:id="1313" w:author="王会00041692" w:date="2016-08-22T16:30:00Z">
              <w:r w:rsidRPr="00FE2D0A">
                <w:rPr>
                  <w:rFonts w:ascii="微软雅黑" w:eastAsia="微软雅黑" w:hAnsi="微软雅黑" w:cs="宋体"/>
                  <w:kern w:val="0"/>
                  <w:sz w:val="13"/>
                  <w:szCs w:val="13"/>
                </w:rPr>
                <w:t>lte_qcell_userinfo</w:t>
              </w:r>
            </w:ins>
          </w:p>
        </w:tc>
        <w:tc>
          <w:tcPr>
            <w:tcW w:w="2694" w:type="dxa"/>
            <w:shd w:val="clear" w:color="auto" w:fill="auto"/>
            <w:hideMark/>
          </w:tcPr>
          <w:p w:rsidR="00FE2D0A" w:rsidRPr="00DA5AB8" w:rsidRDefault="00FE2D0A" w:rsidP="00FE2D0A">
            <w:pPr>
              <w:widowControl/>
              <w:rPr>
                <w:ins w:id="1314" w:author="王会00041692" w:date="2016-08-22T16:21:00Z"/>
                <w:rFonts w:ascii="微软雅黑" w:eastAsia="微软雅黑" w:hAnsi="微软雅黑" w:cs="宋体"/>
                <w:kern w:val="0"/>
                <w:sz w:val="13"/>
                <w:szCs w:val="13"/>
              </w:rPr>
            </w:pPr>
          </w:p>
        </w:tc>
        <w:tc>
          <w:tcPr>
            <w:tcW w:w="1275" w:type="dxa"/>
            <w:shd w:val="clear" w:color="auto" w:fill="auto"/>
          </w:tcPr>
          <w:p w:rsidR="00FE2D0A" w:rsidRDefault="00FE2D0A" w:rsidP="00FE2D0A">
            <w:pPr>
              <w:widowControl/>
              <w:rPr>
                <w:ins w:id="1315" w:author="王会00041692" w:date="2016-08-22T16:21:00Z"/>
                <w:rFonts w:ascii="微软雅黑" w:eastAsia="微软雅黑" w:hAnsi="微软雅黑" w:cs="宋体"/>
                <w:kern w:val="0"/>
                <w:sz w:val="13"/>
                <w:szCs w:val="13"/>
              </w:rPr>
            </w:pPr>
            <w:ins w:id="1316" w:author="王会00041692" w:date="2016-08-22T16:21:00Z">
              <w:r w:rsidRPr="00717805">
                <w:rPr>
                  <w:rFonts w:ascii="微软雅黑" w:eastAsia="微软雅黑" w:hAnsi="微软雅黑" w:cs="宋体" w:hint="eastAsia"/>
                  <w:kern w:val="0"/>
                  <w:sz w:val="13"/>
                  <w:szCs w:val="13"/>
                </w:rPr>
                <w:t>V6.15.60.03B3</w:t>
              </w:r>
            </w:ins>
          </w:p>
        </w:tc>
      </w:tr>
      <w:tr w:rsidR="00FE2D0A" w:rsidTr="0052388A">
        <w:trPr>
          <w:trHeight w:val="300"/>
          <w:ins w:id="1317" w:author="王会00041692" w:date="2016-08-22T16:21:00Z"/>
        </w:trPr>
        <w:tc>
          <w:tcPr>
            <w:tcW w:w="959" w:type="dxa"/>
            <w:shd w:val="clear" w:color="auto" w:fill="auto"/>
            <w:hideMark/>
          </w:tcPr>
          <w:p w:rsidR="00FE2D0A" w:rsidRPr="00CD703F" w:rsidRDefault="00FE2D0A" w:rsidP="00FE2D0A">
            <w:pPr>
              <w:widowControl/>
              <w:rPr>
                <w:ins w:id="1318" w:author="王会00041692" w:date="2016-08-22T16:21:00Z"/>
                <w:rFonts w:ascii="微软雅黑" w:eastAsia="微软雅黑" w:hAnsi="微软雅黑" w:cs="宋体"/>
                <w:kern w:val="0"/>
                <w:sz w:val="13"/>
                <w:szCs w:val="13"/>
              </w:rPr>
            </w:pPr>
          </w:p>
        </w:tc>
        <w:tc>
          <w:tcPr>
            <w:tcW w:w="992" w:type="dxa"/>
            <w:shd w:val="clear" w:color="auto" w:fill="auto"/>
            <w:hideMark/>
          </w:tcPr>
          <w:p w:rsidR="00FE2D0A" w:rsidRPr="00DA5AB8" w:rsidRDefault="00FE2D0A" w:rsidP="00FE2D0A">
            <w:pPr>
              <w:widowControl/>
              <w:rPr>
                <w:ins w:id="1319" w:author="王会00041692" w:date="2016-08-22T16:21:00Z"/>
                <w:rFonts w:ascii="微软雅黑" w:eastAsia="微软雅黑" w:hAnsi="微软雅黑" w:cs="宋体"/>
                <w:kern w:val="0"/>
                <w:sz w:val="13"/>
                <w:szCs w:val="13"/>
              </w:rPr>
            </w:pPr>
            <w:ins w:id="1320" w:author="王会00041692" w:date="2016-08-22T16:21:00Z">
              <w:r w:rsidRPr="00CD703F">
                <w:rPr>
                  <w:sz w:val="13"/>
                  <w:szCs w:val="13"/>
                </w:rPr>
                <w:t>type</w:t>
              </w:r>
            </w:ins>
          </w:p>
        </w:tc>
        <w:tc>
          <w:tcPr>
            <w:tcW w:w="992" w:type="dxa"/>
            <w:shd w:val="clear" w:color="auto" w:fill="auto"/>
            <w:hideMark/>
          </w:tcPr>
          <w:p w:rsidR="00F14CF4" w:rsidRDefault="008D26BC">
            <w:pPr>
              <w:widowControl/>
              <w:rPr>
                <w:ins w:id="1321" w:author="王会00041692" w:date="2016-08-22T16:21:00Z"/>
                <w:rFonts w:ascii="微软雅黑" w:eastAsia="微软雅黑" w:hAnsi="微软雅黑" w:cs="宋体"/>
                <w:kern w:val="0"/>
                <w:sz w:val="13"/>
                <w:szCs w:val="13"/>
              </w:rPr>
            </w:pPr>
            <w:ins w:id="1322" w:author="王会00041692" w:date="2016-08-22T16:22:00Z">
              <w:r w:rsidRPr="008D26BC">
                <w:rPr>
                  <w:rFonts w:hint="eastAsia"/>
                  <w:sz w:val="13"/>
                  <w:szCs w:val="13"/>
                  <w:rPrChange w:id="1323" w:author="王会00041692" w:date="2016-08-22T16:22:00Z">
                    <w:rPr>
                      <w:rFonts w:hint="eastAsia"/>
                      <w:b/>
                      <w:bCs/>
                    </w:rPr>
                  </w:rPrChange>
                </w:rPr>
                <w:t>算法输出类型</w:t>
              </w:r>
            </w:ins>
          </w:p>
        </w:tc>
        <w:tc>
          <w:tcPr>
            <w:tcW w:w="709" w:type="dxa"/>
            <w:shd w:val="clear" w:color="auto" w:fill="auto"/>
            <w:hideMark/>
          </w:tcPr>
          <w:p w:rsidR="00FE2D0A" w:rsidRPr="00DA5AB8" w:rsidRDefault="005F3C3A" w:rsidP="00FE2D0A">
            <w:pPr>
              <w:widowControl/>
              <w:rPr>
                <w:ins w:id="1324" w:author="王会00041692" w:date="2016-08-22T16:21:00Z"/>
                <w:rFonts w:ascii="微软雅黑" w:eastAsia="微软雅黑" w:hAnsi="微软雅黑" w:cs="宋体"/>
                <w:kern w:val="0"/>
                <w:sz w:val="13"/>
                <w:szCs w:val="13"/>
              </w:rPr>
            </w:pPr>
            <w:ins w:id="1325" w:author="王会00041692" w:date="2016-08-22T17:11:00Z">
              <w:r>
                <w:rPr>
                  <w:rFonts w:ascii="微软雅黑" w:eastAsia="微软雅黑" w:hAnsi="微软雅黑" w:cs="宋体" w:hint="eastAsia"/>
                  <w:kern w:val="0"/>
                  <w:sz w:val="13"/>
                  <w:szCs w:val="13"/>
                </w:rPr>
                <w:t>字符串</w:t>
              </w:r>
            </w:ins>
          </w:p>
        </w:tc>
        <w:tc>
          <w:tcPr>
            <w:tcW w:w="1134" w:type="dxa"/>
            <w:shd w:val="clear" w:color="auto" w:fill="auto"/>
            <w:hideMark/>
          </w:tcPr>
          <w:p w:rsidR="00FE2D0A" w:rsidRPr="00DA5AB8" w:rsidRDefault="00FE2D0A" w:rsidP="00FE2D0A">
            <w:pPr>
              <w:widowControl/>
              <w:rPr>
                <w:ins w:id="1326" w:author="王会00041692" w:date="2016-08-22T16:21:00Z"/>
                <w:rFonts w:ascii="微软雅黑" w:eastAsia="微软雅黑" w:hAnsi="微软雅黑" w:cs="宋体"/>
                <w:kern w:val="0"/>
                <w:sz w:val="13"/>
                <w:szCs w:val="13"/>
              </w:rPr>
            </w:pPr>
          </w:p>
        </w:tc>
        <w:tc>
          <w:tcPr>
            <w:tcW w:w="1559" w:type="dxa"/>
            <w:shd w:val="clear" w:color="auto" w:fill="auto"/>
          </w:tcPr>
          <w:p w:rsidR="00FE2D0A" w:rsidRPr="00DA5AB8" w:rsidRDefault="005F3C3A" w:rsidP="00FE2D0A">
            <w:pPr>
              <w:rPr>
                <w:ins w:id="1327" w:author="王会00041692" w:date="2016-08-22T16:21:00Z"/>
                <w:rFonts w:ascii="微软雅黑" w:eastAsia="微软雅黑" w:hAnsi="微软雅黑" w:cs="宋体"/>
                <w:kern w:val="0"/>
                <w:sz w:val="13"/>
                <w:szCs w:val="13"/>
              </w:rPr>
            </w:pPr>
            <w:ins w:id="1328" w:author="王会00041692" w:date="2016-08-22T17:12:00Z">
              <w:r>
                <w:rPr>
                  <w:rFonts w:ascii="微软雅黑" w:eastAsia="微软雅黑" w:hAnsi="微软雅黑" w:cs="宋体"/>
                  <w:kern w:val="0"/>
                  <w:sz w:val="13"/>
                  <w:szCs w:val="13"/>
                </w:rPr>
                <w:t>R</w:t>
              </w:r>
              <w:r>
                <w:rPr>
                  <w:rFonts w:ascii="微软雅黑" w:eastAsia="微软雅黑" w:hAnsi="微软雅黑" w:cs="宋体" w:hint="eastAsia"/>
                  <w:kern w:val="0"/>
                  <w:sz w:val="13"/>
                  <w:szCs w:val="13"/>
                </w:rPr>
                <w:t>ow</w:t>
              </w:r>
            </w:ins>
          </w:p>
        </w:tc>
        <w:tc>
          <w:tcPr>
            <w:tcW w:w="2694" w:type="dxa"/>
            <w:shd w:val="clear" w:color="auto" w:fill="auto"/>
            <w:hideMark/>
          </w:tcPr>
          <w:p w:rsidR="00F14CF4" w:rsidRDefault="00FE2D0A">
            <w:pPr>
              <w:widowControl/>
              <w:rPr>
                <w:ins w:id="1329" w:author="王会00041692" w:date="2016-08-22T16:21:00Z"/>
                <w:rFonts w:ascii="微软雅黑" w:eastAsia="微软雅黑" w:hAnsi="微软雅黑" w:cs="宋体"/>
                <w:kern w:val="0"/>
                <w:sz w:val="13"/>
                <w:szCs w:val="13"/>
              </w:rPr>
            </w:pPr>
            <w:ins w:id="1330" w:author="王会00041692" w:date="2016-08-22T16:30:00Z">
              <w:r w:rsidRPr="00903312">
                <w:rPr>
                  <w:rFonts w:hint="eastAsia"/>
                  <w:sz w:val="13"/>
                  <w:szCs w:val="13"/>
                </w:rPr>
                <w:t>算法输出类型，当算法类型为</w:t>
              </w:r>
              <w:r w:rsidRPr="00903312">
                <w:rPr>
                  <w:rFonts w:hint="eastAsia"/>
                  <w:sz w:val="13"/>
                  <w:szCs w:val="13"/>
                </w:rPr>
                <w:t>decoder</w:t>
              </w:r>
              <w:r w:rsidRPr="00903312">
                <w:rPr>
                  <w:rFonts w:hint="eastAsia"/>
                  <w:sz w:val="13"/>
                  <w:szCs w:val="13"/>
                </w:rPr>
                <w:t>或者</w:t>
              </w:r>
              <w:r w:rsidRPr="00903312">
                <w:rPr>
                  <w:rFonts w:hint="eastAsia"/>
                  <w:sz w:val="13"/>
                  <w:szCs w:val="13"/>
                </w:rPr>
                <w:t>transform</w:t>
              </w:r>
              <w:r w:rsidRPr="00903312">
                <w:rPr>
                  <w:rFonts w:hint="eastAsia"/>
                  <w:sz w:val="13"/>
                  <w:szCs w:val="13"/>
                </w:rPr>
                <w:t>时，其输出为</w:t>
              </w:r>
              <w:r w:rsidRPr="00903312">
                <w:rPr>
                  <w:rFonts w:hint="eastAsia"/>
                  <w:sz w:val="13"/>
                  <w:szCs w:val="13"/>
                </w:rPr>
                <w:t>DStream[T]</w:t>
              </w:r>
              <w:r w:rsidRPr="00903312">
                <w:rPr>
                  <w:rFonts w:hint="eastAsia"/>
                  <w:sz w:val="13"/>
                  <w:szCs w:val="13"/>
                </w:rPr>
                <w:t>，则这里的输出类型为</w:t>
              </w:r>
              <w:r w:rsidRPr="00903312">
                <w:rPr>
                  <w:rFonts w:hint="eastAsia"/>
                  <w:sz w:val="13"/>
                  <w:szCs w:val="13"/>
                </w:rPr>
                <w:t>T</w:t>
              </w:r>
            </w:ins>
            <w:ins w:id="1331" w:author="王会00041692" w:date="2016-08-24T09:38:00Z">
              <w:r w:rsidR="00652315">
                <w:rPr>
                  <w:rFonts w:hint="eastAsia"/>
                  <w:sz w:val="13"/>
                  <w:szCs w:val="13"/>
                </w:rPr>
                <w:t>；</w:t>
              </w:r>
            </w:ins>
            <w:ins w:id="1332" w:author="王会00041692" w:date="2016-08-22T16:30:00Z">
              <w:r w:rsidRPr="00903312">
                <w:rPr>
                  <w:rFonts w:hint="eastAsia"/>
                  <w:sz w:val="13"/>
                  <w:szCs w:val="13"/>
                </w:rPr>
                <w:t>当算法类型为</w:t>
              </w:r>
              <w:r w:rsidRPr="00903312">
                <w:rPr>
                  <w:rFonts w:hint="eastAsia"/>
                  <w:sz w:val="13"/>
                  <w:szCs w:val="13"/>
                </w:rPr>
                <w:t>output</w:t>
              </w:r>
              <w:r w:rsidRPr="00903312">
                <w:rPr>
                  <w:rFonts w:hint="eastAsia"/>
                  <w:sz w:val="13"/>
                  <w:szCs w:val="13"/>
                </w:rPr>
                <w:t>时，其输出为外部表，这里的类型为：</w:t>
              </w:r>
              <w:r w:rsidRPr="00903312">
                <w:rPr>
                  <w:rFonts w:hint="eastAsia"/>
                  <w:sz w:val="13"/>
                  <w:szCs w:val="13"/>
                </w:rPr>
                <w:t>spark</w:t>
              </w:r>
              <w:r w:rsidRPr="00903312">
                <w:rPr>
                  <w:rFonts w:hint="eastAsia"/>
                  <w:sz w:val="13"/>
                  <w:szCs w:val="13"/>
                </w:rPr>
                <w:t>、</w:t>
              </w:r>
              <w:r w:rsidRPr="00903312">
                <w:rPr>
                  <w:rFonts w:hint="eastAsia"/>
                  <w:sz w:val="13"/>
                  <w:szCs w:val="13"/>
                </w:rPr>
                <w:t>gbase</w:t>
              </w:r>
              <w:r w:rsidRPr="00903312">
                <w:rPr>
                  <w:rFonts w:hint="eastAsia"/>
                  <w:sz w:val="13"/>
                  <w:szCs w:val="13"/>
                </w:rPr>
                <w:t>分别表示</w:t>
              </w:r>
              <w:r w:rsidRPr="00903312">
                <w:rPr>
                  <w:rFonts w:hint="eastAsia"/>
                  <w:sz w:val="13"/>
                  <w:szCs w:val="13"/>
                </w:rPr>
                <w:t>spark</w:t>
              </w:r>
              <w:r w:rsidRPr="00903312">
                <w:rPr>
                  <w:rFonts w:hint="eastAsia"/>
                  <w:sz w:val="13"/>
                  <w:szCs w:val="13"/>
                </w:rPr>
                <w:t>或</w:t>
              </w:r>
              <w:r w:rsidRPr="00903312">
                <w:rPr>
                  <w:rFonts w:hint="eastAsia"/>
                  <w:sz w:val="13"/>
                  <w:szCs w:val="13"/>
                </w:rPr>
                <w:t>gbase</w:t>
              </w:r>
              <w:r w:rsidRPr="00903312">
                <w:rPr>
                  <w:rFonts w:hint="eastAsia"/>
                  <w:sz w:val="13"/>
                  <w:szCs w:val="13"/>
                </w:rPr>
                <w:t>表</w:t>
              </w:r>
            </w:ins>
          </w:p>
        </w:tc>
        <w:tc>
          <w:tcPr>
            <w:tcW w:w="1275" w:type="dxa"/>
            <w:shd w:val="clear" w:color="auto" w:fill="auto"/>
          </w:tcPr>
          <w:p w:rsidR="00FE2D0A" w:rsidRDefault="00FE2D0A" w:rsidP="00FE2D0A">
            <w:pPr>
              <w:widowControl/>
              <w:rPr>
                <w:ins w:id="1333" w:author="王会00041692" w:date="2016-08-22T16:21:00Z"/>
                <w:rFonts w:ascii="微软雅黑" w:eastAsia="微软雅黑" w:hAnsi="微软雅黑" w:cs="宋体"/>
                <w:kern w:val="0"/>
                <w:sz w:val="13"/>
                <w:szCs w:val="13"/>
              </w:rPr>
            </w:pPr>
            <w:ins w:id="1334" w:author="王会00041692" w:date="2016-08-22T16:21:00Z">
              <w:r w:rsidRPr="00717805">
                <w:rPr>
                  <w:rFonts w:ascii="微软雅黑" w:eastAsia="微软雅黑" w:hAnsi="微软雅黑" w:cs="宋体" w:hint="eastAsia"/>
                  <w:kern w:val="0"/>
                  <w:sz w:val="13"/>
                  <w:szCs w:val="13"/>
                </w:rPr>
                <w:t>V6.15.60.03B3</w:t>
              </w:r>
            </w:ins>
          </w:p>
        </w:tc>
      </w:tr>
      <w:tr w:rsidR="00FE2D0A" w:rsidTr="0052388A">
        <w:trPr>
          <w:trHeight w:val="300"/>
          <w:ins w:id="1335" w:author="王会00041692" w:date="2016-08-22T16:21:00Z"/>
        </w:trPr>
        <w:tc>
          <w:tcPr>
            <w:tcW w:w="959" w:type="dxa"/>
            <w:shd w:val="clear" w:color="auto" w:fill="auto"/>
            <w:hideMark/>
          </w:tcPr>
          <w:p w:rsidR="00FE2D0A" w:rsidRPr="00CD703F" w:rsidRDefault="00FE2D0A" w:rsidP="00FE2D0A">
            <w:pPr>
              <w:widowControl/>
              <w:rPr>
                <w:ins w:id="1336" w:author="王会00041692" w:date="2016-08-22T16:21:00Z"/>
                <w:rFonts w:ascii="微软雅黑" w:eastAsia="微软雅黑" w:hAnsi="微软雅黑" w:cs="宋体"/>
                <w:kern w:val="0"/>
                <w:sz w:val="13"/>
                <w:szCs w:val="13"/>
              </w:rPr>
            </w:pPr>
          </w:p>
        </w:tc>
        <w:tc>
          <w:tcPr>
            <w:tcW w:w="992" w:type="dxa"/>
            <w:shd w:val="clear" w:color="auto" w:fill="auto"/>
            <w:hideMark/>
          </w:tcPr>
          <w:p w:rsidR="00FE2D0A" w:rsidRPr="00DA5AB8" w:rsidRDefault="00FE2D0A" w:rsidP="00FE2D0A">
            <w:pPr>
              <w:widowControl/>
              <w:rPr>
                <w:ins w:id="1337" w:author="王会00041692" w:date="2016-08-22T16:21:00Z"/>
                <w:rFonts w:ascii="微软雅黑" w:eastAsia="微软雅黑" w:hAnsi="微软雅黑" w:cs="宋体"/>
                <w:kern w:val="0"/>
                <w:sz w:val="13"/>
                <w:szCs w:val="13"/>
              </w:rPr>
            </w:pPr>
            <w:ins w:id="1338" w:author="王会00041692" w:date="2016-08-22T16:21:00Z">
              <w:r w:rsidRPr="00CD703F">
                <w:rPr>
                  <w:sz w:val="13"/>
                  <w:szCs w:val="13"/>
                </w:rPr>
                <w:t>dbname</w:t>
              </w:r>
            </w:ins>
          </w:p>
        </w:tc>
        <w:tc>
          <w:tcPr>
            <w:tcW w:w="992" w:type="dxa"/>
            <w:shd w:val="clear" w:color="auto" w:fill="auto"/>
            <w:hideMark/>
          </w:tcPr>
          <w:p w:rsidR="00F14CF4" w:rsidRDefault="008D26BC">
            <w:pPr>
              <w:widowControl/>
              <w:rPr>
                <w:ins w:id="1339" w:author="王会00041692" w:date="2016-08-22T16:21:00Z"/>
                <w:rFonts w:ascii="微软雅黑" w:eastAsia="微软雅黑" w:hAnsi="微软雅黑" w:cs="宋体"/>
                <w:kern w:val="0"/>
                <w:sz w:val="13"/>
                <w:szCs w:val="13"/>
              </w:rPr>
            </w:pPr>
            <w:ins w:id="1340" w:author="王会00041692" w:date="2016-08-22T16:22:00Z">
              <w:r w:rsidRPr="008D26BC">
                <w:rPr>
                  <w:rFonts w:hint="eastAsia"/>
                  <w:sz w:val="13"/>
                  <w:szCs w:val="13"/>
                  <w:rPrChange w:id="1341" w:author="王会00041692" w:date="2016-08-22T16:22:00Z">
                    <w:rPr>
                      <w:rFonts w:hint="eastAsia"/>
                      <w:b/>
                      <w:bCs/>
                    </w:rPr>
                  </w:rPrChange>
                </w:rPr>
                <w:t>输出的外部表所在的库名</w:t>
              </w:r>
            </w:ins>
          </w:p>
        </w:tc>
        <w:tc>
          <w:tcPr>
            <w:tcW w:w="709" w:type="dxa"/>
            <w:shd w:val="clear" w:color="auto" w:fill="auto"/>
            <w:hideMark/>
          </w:tcPr>
          <w:p w:rsidR="00FE2D0A" w:rsidRPr="00DA5AB8" w:rsidRDefault="00F873FD" w:rsidP="00FE2D0A">
            <w:pPr>
              <w:widowControl/>
              <w:rPr>
                <w:ins w:id="1342" w:author="王会00041692" w:date="2016-08-22T16:21:00Z"/>
                <w:rFonts w:ascii="微软雅黑" w:eastAsia="微软雅黑" w:hAnsi="微软雅黑" w:cs="宋体"/>
                <w:kern w:val="0"/>
                <w:sz w:val="13"/>
                <w:szCs w:val="13"/>
              </w:rPr>
            </w:pPr>
            <w:ins w:id="1343" w:author="王会00041692" w:date="2016-08-22T16:32:00Z">
              <w:r>
                <w:rPr>
                  <w:rFonts w:ascii="微软雅黑" w:eastAsia="微软雅黑" w:hAnsi="微软雅黑" w:cs="宋体" w:hint="eastAsia"/>
                  <w:kern w:val="0"/>
                  <w:sz w:val="13"/>
                  <w:szCs w:val="13"/>
                </w:rPr>
                <w:t>字符串</w:t>
              </w:r>
            </w:ins>
          </w:p>
        </w:tc>
        <w:tc>
          <w:tcPr>
            <w:tcW w:w="1134" w:type="dxa"/>
            <w:shd w:val="clear" w:color="auto" w:fill="auto"/>
            <w:hideMark/>
          </w:tcPr>
          <w:p w:rsidR="00FE2D0A" w:rsidRPr="00DA5AB8" w:rsidRDefault="00FE2D0A" w:rsidP="00FE2D0A">
            <w:pPr>
              <w:widowControl/>
              <w:rPr>
                <w:ins w:id="1344" w:author="王会00041692" w:date="2016-08-22T16:21:00Z"/>
                <w:rFonts w:ascii="微软雅黑" w:eastAsia="微软雅黑" w:hAnsi="微软雅黑" w:cs="宋体"/>
                <w:kern w:val="0"/>
                <w:sz w:val="13"/>
                <w:szCs w:val="13"/>
              </w:rPr>
            </w:pPr>
          </w:p>
        </w:tc>
        <w:tc>
          <w:tcPr>
            <w:tcW w:w="1559" w:type="dxa"/>
            <w:shd w:val="clear" w:color="auto" w:fill="auto"/>
          </w:tcPr>
          <w:p w:rsidR="00FE2D0A" w:rsidRPr="00DA5AB8" w:rsidRDefault="00FE2D0A" w:rsidP="00FE2D0A">
            <w:pPr>
              <w:rPr>
                <w:ins w:id="1345" w:author="王会00041692" w:date="2016-08-22T16:21:00Z"/>
                <w:rFonts w:ascii="微软雅黑" w:eastAsia="微软雅黑" w:hAnsi="微软雅黑" w:cs="宋体"/>
                <w:kern w:val="0"/>
                <w:sz w:val="13"/>
                <w:szCs w:val="13"/>
              </w:rPr>
            </w:pPr>
            <w:ins w:id="1346" w:author="王会00041692" w:date="2016-08-22T16:32:00Z">
              <w:r>
                <w:rPr>
                  <w:rFonts w:ascii="微软雅黑" w:eastAsia="微软雅黑" w:hAnsi="微软雅黑" w:cs="宋体"/>
                  <w:kern w:val="0"/>
                  <w:sz w:val="13"/>
                  <w:szCs w:val="13"/>
                </w:rPr>
                <w:t>Z</w:t>
              </w:r>
              <w:r>
                <w:rPr>
                  <w:rFonts w:ascii="微软雅黑" w:eastAsia="微软雅黑" w:hAnsi="微软雅黑" w:cs="宋体" w:hint="eastAsia"/>
                  <w:kern w:val="0"/>
                  <w:sz w:val="13"/>
                  <w:szCs w:val="13"/>
                </w:rPr>
                <w:t>xvmax</w:t>
              </w:r>
            </w:ins>
          </w:p>
        </w:tc>
        <w:tc>
          <w:tcPr>
            <w:tcW w:w="2694" w:type="dxa"/>
            <w:shd w:val="clear" w:color="auto" w:fill="auto"/>
            <w:hideMark/>
          </w:tcPr>
          <w:p w:rsidR="00FE2D0A" w:rsidRPr="00DA5AB8" w:rsidRDefault="00FE2D0A" w:rsidP="00FE2D0A">
            <w:pPr>
              <w:widowControl/>
              <w:rPr>
                <w:ins w:id="1347" w:author="王会00041692" w:date="2016-08-22T16:21:00Z"/>
                <w:rFonts w:ascii="微软雅黑" w:eastAsia="微软雅黑" w:hAnsi="微软雅黑" w:cs="宋体"/>
                <w:kern w:val="0"/>
                <w:sz w:val="13"/>
                <w:szCs w:val="13"/>
              </w:rPr>
            </w:pPr>
            <w:ins w:id="1348" w:author="王会00041692" w:date="2016-08-22T16:31:00Z">
              <w:r w:rsidRPr="00903312">
                <w:rPr>
                  <w:rFonts w:hint="eastAsia"/>
                  <w:sz w:val="13"/>
                  <w:szCs w:val="13"/>
                </w:rPr>
                <w:t>当输出为外部表时，输出的外部表所在的库名，当不输出外部表时，该字段不填</w:t>
              </w:r>
            </w:ins>
          </w:p>
        </w:tc>
        <w:tc>
          <w:tcPr>
            <w:tcW w:w="1275" w:type="dxa"/>
            <w:shd w:val="clear" w:color="auto" w:fill="auto"/>
          </w:tcPr>
          <w:p w:rsidR="00FE2D0A" w:rsidRDefault="00FE2D0A" w:rsidP="00FE2D0A">
            <w:pPr>
              <w:widowControl/>
              <w:rPr>
                <w:ins w:id="1349" w:author="王会00041692" w:date="2016-08-22T16:21:00Z"/>
                <w:rFonts w:ascii="微软雅黑" w:eastAsia="微软雅黑" w:hAnsi="微软雅黑" w:cs="宋体"/>
                <w:kern w:val="0"/>
                <w:sz w:val="13"/>
                <w:szCs w:val="13"/>
              </w:rPr>
            </w:pPr>
            <w:ins w:id="1350" w:author="王会00041692" w:date="2016-08-22T16:21:00Z">
              <w:r w:rsidRPr="00717805">
                <w:rPr>
                  <w:rFonts w:ascii="微软雅黑" w:eastAsia="微软雅黑" w:hAnsi="微软雅黑" w:cs="宋体" w:hint="eastAsia"/>
                  <w:kern w:val="0"/>
                  <w:sz w:val="13"/>
                  <w:szCs w:val="13"/>
                </w:rPr>
                <w:t>V6.15.60.03B3</w:t>
              </w:r>
            </w:ins>
          </w:p>
        </w:tc>
      </w:tr>
    </w:tbl>
    <w:p w:rsidR="008D26BC" w:rsidRDefault="00BA6BF4" w:rsidP="008D26BC">
      <w:pPr>
        <w:pStyle w:val="4"/>
        <w:rPr>
          <w:ins w:id="1351" w:author="王会00041692" w:date="2016-08-24T09:40:00Z"/>
        </w:rPr>
        <w:pPrChange w:id="1352" w:author="王会00041692" w:date="2016-08-24T09:40:00Z">
          <w:pPr>
            <w:pStyle w:val="3"/>
          </w:pPr>
        </w:pPrChange>
      </w:pPr>
      <w:ins w:id="1353" w:author="王会00041692" w:date="2016-08-22T16:32:00Z">
        <w:r>
          <w:rPr>
            <w:rFonts w:hint="eastAsia"/>
          </w:rPr>
          <w:t>示例</w:t>
        </w:r>
        <w:r w:rsidRPr="00DA5AB8">
          <w:rPr>
            <w:rFonts w:hint="eastAsia"/>
          </w:rPr>
          <w:t>说明</w:t>
        </w:r>
      </w:ins>
    </w:p>
    <w:p w:rsidR="008D26BC" w:rsidRDefault="001A5903" w:rsidP="008D26BC">
      <w:pPr>
        <w:rPr>
          <w:ins w:id="1354" w:author="王会00041692" w:date="2016-08-22T16:32:00Z"/>
        </w:rPr>
        <w:pPrChange w:id="1355" w:author="王会00041692" w:date="2016-08-24T09:40:00Z">
          <w:pPr>
            <w:pStyle w:val="3"/>
          </w:pPr>
        </w:pPrChange>
      </w:pPr>
      <w:ins w:id="1356" w:author="王会00041692" w:date="2016-08-24T09:40:00Z">
        <w:r>
          <w:rPr>
            <w:rFonts w:hint="eastAsia"/>
          </w:rPr>
          <w:t>示例一：</w:t>
        </w:r>
        <w:r>
          <w:rPr>
            <w:rFonts w:hint="eastAsia"/>
          </w:rPr>
          <w:t>type</w:t>
        </w:r>
        <w:r>
          <w:rPr>
            <w:rFonts w:hint="eastAsia"/>
          </w:rPr>
          <w:t>为</w:t>
        </w:r>
        <w:r>
          <w:rPr>
            <w:rFonts w:hint="eastAsia"/>
          </w:rPr>
          <w:t>transform</w:t>
        </w:r>
        <w:r>
          <w:rPr>
            <w:rFonts w:hint="eastAsia"/>
          </w:rPr>
          <w:t>的示例</w:t>
        </w:r>
      </w:ins>
    </w:p>
    <w:p w:rsidR="00F14CF4" w:rsidRDefault="00650EC6">
      <w:pPr>
        <w:rPr>
          <w:ins w:id="1357" w:author="王会00041692" w:date="2016-08-24T09:40:00Z"/>
          <w:rFonts w:ascii="微软雅黑" w:eastAsia="微软雅黑" w:hAnsi="微软雅黑"/>
        </w:rPr>
      </w:pPr>
      <w:ins w:id="1358" w:author="王会00041692" w:date="2016-08-22T16:32:00Z">
        <w:r>
          <w:rPr>
            <w:rFonts w:ascii="微软雅黑" w:eastAsia="微软雅黑" w:hAnsi="微软雅黑"/>
            <w:noProof/>
            <w:rPrChange w:id="1359">
              <w:rPr>
                <w:noProof/>
                <w:sz w:val="32"/>
                <w:szCs w:val="32"/>
              </w:rPr>
            </w:rPrChange>
          </w:rPr>
          <w:drawing>
            <wp:inline distT="0" distB="0" distL="0" distR="0">
              <wp:extent cx="5274310" cy="2018563"/>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274310" cy="2018563"/>
                      </a:xfrm>
                      <a:prstGeom prst="rect">
                        <a:avLst/>
                      </a:prstGeom>
                      <a:noFill/>
                      <a:ln w="9525">
                        <a:noFill/>
                        <a:miter lim="800000"/>
                        <a:headEnd/>
                        <a:tailEnd/>
                      </a:ln>
                    </pic:spPr>
                  </pic:pic>
                </a:graphicData>
              </a:graphic>
            </wp:inline>
          </w:drawing>
        </w:r>
      </w:ins>
    </w:p>
    <w:p w:rsidR="00F14CF4" w:rsidRDefault="001A5903">
      <w:pPr>
        <w:rPr>
          <w:ins w:id="1360" w:author="王会00041692" w:date="2016-08-24T09:40:00Z"/>
          <w:rFonts w:ascii="微软雅黑" w:eastAsia="微软雅黑" w:hAnsi="微软雅黑"/>
        </w:rPr>
      </w:pPr>
      <w:ins w:id="1361" w:author="王会00041692" w:date="2016-08-24T09:40:00Z">
        <w:r>
          <w:rPr>
            <w:rFonts w:ascii="微软雅黑" w:eastAsia="微软雅黑" w:hAnsi="微软雅黑" w:hint="eastAsia"/>
          </w:rPr>
          <w:t>示例二：type为output的示例</w:t>
        </w:r>
      </w:ins>
    </w:p>
    <w:p w:rsidR="00F14CF4" w:rsidRDefault="00650EC6">
      <w:pPr>
        <w:rPr>
          <w:ins w:id="1362" w:author="王会00041692" w:date="2016-08-24T09:41:00Z"/>
          <w:rFonts w:ascii="微软雅黑" w:eastAsia="微软雅黑" w:hAnsi="微软雅黑"/>
        </w:rPr>
      </w:pPr>
      <w:ins w:id="1363" w:author="王会00041692" w:date="2016-08-24T09:40:00Z">
        <w:r>
          <w:rPr>
            <w:rFonts w:ascii="微软雅黑" w:eastAsia="微软雅黑" w:hAnsi="微软雅黑"/>
            <w:noProof/>
            <w:rPrChange w:id="1364">
              <w:rPr>
                <w:noProof/>
                <w:sz w:val="32"/>
                <w:szCs w:val="32"/>
              </w:rPr>
            </w:rPrChange>
          </w:rPr>
          <w:drawing>
            <wp:inline distT="0" distB="0" distL="0" distR="0">
              <wp:extent cx="5274310" cy="1961670"/>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274310" cy="1961670"/>
                      </a:xfrm>
                      <a:prstGeom prst="rect">
                        <a:avLst/>
                      </a:prstGeom>
                      <a:noFill/>
                      <a:ln w="9525">
                        <a:noFill/>
                        <a:miter lim="800000"/>
                        <a:headEnd/>
                        <a:tailEnd/>
                      </a:ln>
                    </pic:spPr>
                  </pic:pic>
                </a:graphicData>
              </a:graphic>
            </wp:inline>
          </w:drawing>
        </w:r>
      </w:ins>
    </w:p>
    <w:p w:rsidR="00F14CF4" w:rsidRDefault="007D0065">
      <w:pPr>
        <w:rPr>
          <w:ins w:id="1365" w:author="王会00041692" w:date="2016-08-24T09:42:00Z"/>
          <w:rFonts w:ascii="微软雅黑" w:eastAsia="微软雅黑" w:hAnsi="微软雅黑"/>
        </w:rPr>
      </w:pPr>
      <w:ins w:id="1366" w:author="王会00041692" w:date="2016-08-24T09:42:00Z">
        <w:r>
          <w:rPr>
            <w:rFonts w:ascii="微软雅黑" w:eastAsia="微软雅黑" w:hAnsi="微软雅黑" w:hint="eastAsia"/>
          </w:rPr>
          <w:t>示例三：type为decoder的示例</w:t>
        </w:r>
      </w:ins>
    </w:p>
    <w:p w:rsidR="00F14CF4" w:rsidRDefault="00650EC6">
      <w:pPr>
        <w:rPr>
          <w:ins w:id="1367" w:author="王会00041692" w:date="2016-08-22T16:33:00Z"/>
          <w:rFonts w:ascii="微软雅黑" w:eastAsia="微软雅黑" w:hAnsi="微软雅黑"/>
        </w:rPr>
      </w:pPr>
      <w:ins w:id="1368" w:author="王会00041692" w:date="2016-08-24T09:42:00Z">
        <w:r>
          <w:rPr>
            <w:rFonts w:ascii="微软雅黑" w:eastAsia="微软雅黑" w:hAnsi="微软雅黑"/>
            <w:noProof/>
            <w:rPrChange w:id="1369">
              <w:rPr>
                <w:noProof/>
                <w:sz w:val="32"/>
                <w:szCs w:val="32"/>
              </w:rPr>
            </w:rPrChange>
          </w:rPr>
          <w:drawing>
            <wp:inline distT="0" distB="0" distL="0" distR="0">
              <wp:extent cx="5274310" cy="202760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274310" cy="2027601"/>
                      </a:xfrm>
                      <a:prstGeom prst="rect">
                        <a:avLst/>
                      </a:prstGeom>
                      <a:noFill/>
                      <a:ln w="9525">
                        <a:noFill/>
                        <a:miter lim="800000"/>
                        <a:headEnd/>
                        <a:tailEnd/>
                      </a:ln>
                    </pic:spPr>
                  </pic:pic>
                </a:graphicData>
              </a:graphic>
            </wp:inline>
          </w:drawing>
        </w:r>
      </w:ins>
    </w:p>
    <w:p w:rsidR="008D26BC" w:rsidRDefault="00271640" w:rsidP="008D26BC">
      <w:pPr>
        <w:pStyle w:val="3"/>
        <w:ind w:left="0" w:firstLine="0"/>
        <w:rPr>
          <w:ins w:id="1370" w:author="王会00041692" w:date="2016-08-22T16:33:00Z"/>
          <w:rFonts w:ascii="微软雅黑" w:eastAsia="微软雅黑" w:hAnsi="微软雅黑"/>
        </w:rPr>
        <w:pPrChange w:id="1371" w:author="王会00041692" w:date="2016-08-22T17:28:00Z">
          <w:pPr>
            <w:pStyle w:val="2"/>
          </w:pPr>
        </w:pPrChange>
      </w:pPr>
      <w:bookmarkStart w:id="1372" w:name="_表XML文件说明_1"/>
      <w:bookmarkEnd w:id="1372"/>
      <w:ins w:id="1373" w:author="王会00041692" w:date="2016-08-22T16:43:00Z">
        <w:r>
          <w:rPr>
            <w:rFonts w:ascii="微软雅黑" w:eastAsia="微软雅黑" w:hAnsi="微软雅黑" w:hint="eastAsia"/>
          </w:rPr>
          <w:t>表</w:t>
        </w:r>
      </w:ins>
      <w:ins w:id="1374" w:author="王会00041692" w:date="2016-08-22T16:33:00Z">
        <w:r w:rsidR="0081012B" w:rsidRPr="00DA5AB8">
          <w:rPr>
            <w:rFonts w:ascii="微软雅黑" w:eastAsia="微软雅黑" w:hAnsi="微软雅黑" w:hint="eastAsia"/>
          </w:rPr>
          <w:t>XML文件说明</w:t>
        </w:r>
      </w:ins>
    </w:p>
    <w:p w:rsidR="008D26BC" w:rsidRPr="008D26BC" w:rsidRDefault="00F63503" w:rsidP="008D26BC">
      <w:pPr>
        <w:rPr>
          <w:ins w:id="1375" w:author="王会00041692" w:date="2016-08-22T16:33:00Z"/>
          <w:rPrChange w:id="1376" w:author="王会00041692" w:date="2016-08-22T16:33:00Z">
            <w:rPr>
              <w:ins w:id="1377" w:author="王会00041692" w:date="2016-08-22T16:33:00Z"/>
              <w:rFonts w:ascii="微软雅黑" w:eastAsia="微软雅黑" w:hAnsi="微软雅黑"/>
            </w:rPr>
          </w:rPrChange>
        </w:rPr>
        <w:pPrChange w:id="1378" w:author="王会00041692" w:date="2016-08-22T16:33:00Z">
          <w:pPr>
            <w:pStyle w:val="2"/>
          </w:pPr>
        </w:pPrChange>
      </w:pPr>
      <w:ins w:id="1379" w:author="王会00041692" w:date="2016-08-22T16:33:00Z">
        <w:r w:rsidRPr="00386A1A">
          <w:rPr>
            <w:rFonts w:hint="eastAsia"/>
          </w:rPr>
          <w:t>输入、输出过程</w:t>
        </w:r>
        <w:r w:rsidRPr="00386A1A">
          <w:t>RDD</w:t>
        </w:r>
        <w:r w:rsidRPr="00386A1A">
          <w:rPr>
            <w:rFonts w:hint="eastAsia"/>
          </w:rPr>
          <w:t>每行各个字段的定义，包含字段名称和类型；用于各个算法的对接以及创建临时表</w:t>
        </w:r>
        <w:r>
          <w:rPr>
            <w:rFonts w:hint="eastAsia"/>
          </w:rPr>
          <w:t>。</w:t>
        </w:r>
      </w:ins>
    </w:p>
    <w:p w:rsidR="008D26BC" w:rsidRDefault="0081012B" w:rsidP="008D26BC">
      <w:pPr>
        <w:pStyle w:val="4"/>
        <w:rPr>
          <w:ins w:id="1380" w:author="王会00041692" w:date="2016-08-22T16:33:00Z"/>
        </w:rPr>
        <w:pPrChange w:id="1381" w:author="王会00041692" w:date="2016-08-22T17:29:00Z">
          <w:pPr>
            <w:pStyle w:val="3"/>
          </w:pPr>
        </w:pPrChange>
      </w:pPr>
      <w:ins w:id="1382" w:author="王会00041692" w:date="2016-08-22T16:33:00Z">
        <w:r w:rsidRPr="00DA5AB8">
          <w:rPr>
            <w:rFonts w:hint="eastAsia"/>
          </w:rPr>
          <w:t>字段说明</w:t>
        </w:r>
      </w:ins>
    </w:p>
    <w:tbl>
      <w:tblPr>
        <w:tblpPr w:leftFromText="180" w:rightFromText="180" w:vertAnchor="text" w:horzAnchor="margin" w:tblpXSpec="center" w:tblpY="188"/>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9"/>
        <w:gridCol w:w="992"/>
        <w:gridCol w:w="992"/>
        <w:gridCol w:w="709"/>
        <w:gridCol w:w="1134"/>
        <w:gridCol w:w="1559"/>
        <w:gridCol w:w="2694"/>
        <w:gridCol w:w="1275"/>
      </w:tblGrid>
      <w:tr w:rsidR="0081012B" w:rsidRPr="00DA5AB8" w:rsidTr="0052388A">
        <w:trPr>
          <w:trHeight w:val="348"/>
          <w:tblHeader/>
          <w:ins w:id="1383" w:author="王会00041692" w:date="2016-08-22T16:33:00Z"/>
        </w:trPr>
        <w:tc>
          <w:tcPr>
            <w:tcW w:w="959" w:type="dxa"/>
            <w:shd w:val="clear" w:color="000000" w:fill="D7E4BC"/>
            <w:hideMark/>
          </w:tcPr>
          <w:p w:rsidR="0081012B" w:rsidRPr="00DA5AB8" w:rsidRDefault="0081012B" w:rsidP="0052388A">
            <w:pPr>
              <w:widowControl/>
              <w:rPr>
                <w:ins w:id="1384" w:author="王会00041692" w:date="2016-08-22T16:33:00Z"/>
                <w:rFonts w:ascii="微软雅黑" w:eastAsia="微软雅黑" w:hAnsi="微软雅黑" w:cs="宋体"/>
                <w:b/>
                <w:bCs/>
                <w:kern w:val="0"/>
                <w:sz w:val="13"/>
                <w:szCs w:val="13"/>
              </w:rPr>
            </w:pPr>
            <w:ins w:id="1385" w:author="王会00041692" w:date="2016-08-22T16:33:00Z">
              <w:r w:rsidRPr="00DA5AB8">
                <w:rPr>
                  <w:rFonts w:ascii="微软雅黑" w:eastAsia="微软雅黑" w:hAnsi="微软雅黑" w:cs="宋体" w:hint="eastAsia"/>
                  <w:b/>
                  <w:bCs/>
                  <w:kern w:val="0"/>
                  <w:sz w:val="13"/>
                  <w:szCs w:val="13"/>
                </w:rPr>
                <w:t>字段名</w:t>
              </w:r>
            </w:ins>
          </w:p>
        </w:tc>
        <w:tc>
          <w:tcPr>
            <w:tcW w:w="992" w:type="dxa"/>
            <w:shd w:val="clear" w:color="000000" w:fill="D7E4BC"/>
            <w:hideMark/>
          </w:tcPr>
          <w:p w:rsidR="0081012B" w:rsidRPr="00DA5AB8" w:rsidRDefault="0081012B" w:rsidP="0052388A">
            <w:pPr>
              <w:widowControl/>
              <w:rPr>
                <w:ins w:id="1386" w:author="王会00041692" w:date="2016-08-22T16:33:00Z"/>
                <w:rFonts w:ascii="微软雅黑" w:eastAsia="微软雅黑" w:hAnsi="微软雅黑" w:cs="宋体"/>
                <w:b/>
                <w:bCs/>
                <w:kern w:val="0"/>
                <w:sz w:val="13"/>
                <w:szCs w:val="13"/>
              </w:rPr>
            </w:pPr>
            <w:ins w:id="1387" w:author="王会00041692" w:date="2016-08-22T16:33:00Z">
              <w:r w:rsidRPr="00DA5AB8">
                <w:rPr>
                  <w:rFonts w:ascii="微软雅黑" w:eastAsia="微软雅黑" w:hAnsi="微软雅黑" w:cs="宋体" w:hint="eastAsia"/>
                  <w:b/>
                  <w:bCs/>
                  <w:kern w:val="0"/>
                  <w:sz w:val="13"/>
                  <w:szCs w:val="13"/>
                </w:rPr>
                <w:t>子字段</w:t>
              </w:r>
            </w:ins>
          </w:p>
        </w:tc>
        <w:tc>
          <w:tcPr>
            <w:tcW w:w="992" w:type="dxa"/>
            <w:shd w:val="clear" w:color="000000" w:fill="D7E4BC"/>
            <w:hideMark/>
          </w:tcPr>
          <w:p w:rsidR="0081012B" w:rsidRPr="000F5E21" w:rsidRDefault="0081012B" w:rsidP="0052388A">
            <w:pPr>
              <w:widowControl/>
              <w:rPr>
                <w:ins w:id="1388" w:author="王会00041692" w:date="2016-08-22T16:33:00Z"/>
                <w:rFonts w:ascii="微软雅黑" w:eastAsia="微软雅黑" w:hAnsi="微软雅黑" w:cs="宋体"/>
                <w:b/>
                <w:bCs/>
                <w:kern w:val="0"/>
                <w:sz w:val="13"/>
                <w:szCs w:val="13"/>
              </w:rPr>
            </w:pPr>
            <w:ins w:id="1389" w:author="王会00041692" w:date="2016-08-22T16:33:00Z">
              <w:r w:rsidRPr="000F5E21">
                <w:rPr>
                  <w:rFonts w:ascii="微软雅黑" w:eastAsia="微软雅黑" w:hAnsi="微软雅黑" w:cs="宋体" w:hint="eastAsia"/>
                  <w:b/>
                  <w:bCs/>
                  <w:kern w:val="0"/>
                  <w:sz w:val="13"/>
                  <w:szCs w:val="13"/>
                </w:rPr>
                <w:t>字段说明</w:t>
              </w:r>
            </w:ins>
          </w:p>
        </w:tc>
        <w:tc>
          <w:tcPr>
            <w:tcW w:w="709" w:type="dxa"/>
            <w:shd w:val="clear" w:color="000000" w:fill="D7E4BC"/>
            <w:hideMark/>
          </w:tcPr>
          <w:p w:rsidR="0081012B" w:rsidRPr="00DA5AB8" w:rsidRDefault="0081012B" w:rsidP="0052388A">
            <w:pPr>
              <w:widowControl/>
              <w:rPr>
                <w:ins w:id="1390" w:author="王会00041692" w:date="2016-08-22T16:33:00Z"/>
                <w:rFonts w:ascii="微软雅黑" w:eastAsia="微软雅黑" w:hAnsi="微软雅黑" w:cs="宋体"/>
                <w:b/>
                <w:bCs/>
                <w:kern w:val="0"/>
                <w:sz w:val="13"/>
                <w:szCs w:val="13"/>
              </w:rPr>
            </w:pPr>
            <w:ins w:id="1391" w:author="王会00041692" w:date="2016-08-22T16:33:00Z">
              <w:r w:rsidRPr="00DA5AB8">
                <w:rPr>
                  <w:rFonts w:ascii="微软雅黑" w:eastAsia="微软雅黑" w:hAnsi="微软雅黑" w:cs="宋体" w:hint="eastAsia"/>
                  <w:b/>
                  <w:bCs/>
                  <w:kern w:val="0"/>
                  <w:sz w:val="13"/>
                  <w:szCs w:val="13"/>
                </w:rPr>
                <w:t>类型</w:t>
              </w:r>
            </w:ins>
          </w:p>
        </w:tc>
        <w:tc>
          <w:tcPr>
            <w:tcW w:w="1134" w:type="dxa"/>
            <w:shd w:val="clear" w:color="000000" w:fill="D7E4BC"/>
            <w:hideMark/>
          </w:tcPr>
          <w:p w:rsidR="0081012B" w:rsidRPr="00DA5AB8" w:rsidRDefault="0081012B" w:rsidP="0052388A">
            <w:pPr>
              <w:widowControl/>
              <w:rPr>
                <w:ins w:id="1392" w:author="王会00041692" w:date="2016-08-22T16:33:00Z"/>
                <w:rFonts w:ascii="微软雅黑" w:eastAsia="微软雅黑" w:hAnsi="微软雅黑" w:cs="宋体"/>
                <w:b/>
                <w:bCs/>
                <w:kern w:val="0"/>
                <w:sz w:val="13"/>
                <w:szCs w:val="13"/>
              </w:rPr>
            </w:pPr>
            <w:ins w:id="1393" w:author="王会00041692" w:date="2016-08-22T16:33:00Z">
              <w:r w:rsidRPr="00DA5AB8">
                <w:rPr>
                  <w:rFonts w:ascii="微软雅黑" w:eastAsia="微软雅黑" w:hAnsi="微软雅黑" w:cs="宋体" w:hint="eastAsia"/>
                  <w:b/>
                  <w:bCs/>
                  <w:kern w:val="0"/>
                  <w:sz w:val="13"/>
                  <w:szCs w:val="13"/>
                </w:rPr>
                <w:t>取值范围</w:t>
              </w:r>
            </w:ins>
          </w:p>
        </w:tc>
        <w:tc>
          <w:tcPr>
            <w:tcW w:w="1559" w:type="dxa"/>
            <w:shd w:val="clear" w:color="000000" w:fill="D7E4BC"/>
          </w:tcPr>
          <w:p w:rsidR="0081012B" w:rsidRPr="00DA5AB8" w:rsidRDefault="0081012B" w:rsidP="0052388A">
            <w:pPr>
              <w:rPr>
                <w:ins w:id="1394" w:author="王会00041692" w:date="2016-08-22T16:33:00Z"/>
                <w:rFonts w:ascii="微软雅黑" w:eastAsia="微软雅黑" w:hAnsi="微软雅黑" w:cs="宋体"/>
                <w:b/>
                <w:bCs/>
                <w:kern w:val="0"/>
                <w:sz w:val="13"/>
                <w:szCs w:val="13"/>
              </w:rPr>
            </w:pPr>
            <w:ins w:id="1395" w:author="王会00041692" w:date="2016-08-22T16:33:00Z">
              <w:r w:rsidRPr="00DA5AB8">
                <w:rPr>
                  <w:rFonts w:ascii="微软雅黑" w:eastAsia="微软雅黑" w:hAnsi="微软雅黑" w:cs="宋体" w:hint="eastAsia"/>
                  <w:b/>
                  <w:bCs/>
                  <w:kern w:val="0"/>
                  <w:sz w:val="13"/>
                  <w:szCs w:val="13"/>
                </w:rPr>
                <w:t>示例</w:t>
              </w:r>
            </w:ins>
          </w:p>
        </w:tc>
        <w:tc>
          <w:tcPr>
            <w:tcW w:w="2694" w:type="dxa"/>
            <w:shd w:val="clear" w:color="000000" w:fill="D7E4BC"/>
            <w:hideMark/>
          </w:tcPr>
          <w:p w:rsidR="0081012B" w:rsidRPr="00DA5AB8" w:rsidRDefault="0081012B" w:rsidP="0052388A">
            <w:pPr>
              <w:widowControl/>
              <w:ind w:firstLine="260"/>
              <w:rPr>
                <w:ins w:id="1396" w:author="王会00041692" w:date="2016-08-22T16:33:00Z"/>
                <w:rFonts w:ascii="微软雅黑" w:eastAsia="微软雅黑" w:hAnsi="微软雅黑" w:cs="宋体"/>
                <w:b/>
                <w:bCs/>
                <w:kern w:val="0"/>
                <w:sz w:val="13"/>
                <w:szCs w:val="13"/>
              </w:rPr>
            </w:pPr>
            <w:ins w:id="1397" w:author="王会00041692" w:date="2016-08-22T16:33:00Z">
              <w:r w:rsidRPr="00DA5AB8">
                <w:rPr>
                  <w:rFonts w:ascii="微软雅黑" w:eastAsia="微软雅黑" w:hAnsi="微软雅黑" w:cs="宋体" w:hint="eastAsia"/>
                  <w:b/>
                  <w:bCs/>
                  <w:kern w:val="0"/>
                  <w:sz w:val="13"/>
                  <w:szCs w:val="13"/>
                </w:rPr>
                <w:t>说明</w:t>
              </w:r>
            </w:ins>
          </w:p>
        </w:tc>
        <w:tc>
          <w:tcPr>
            <w:tcW w:w="1275" w:type="dxa"/>
            <w:shd w:val="clear" w:color="000000" w:fill="D7E4BC"/>
          </w:tcPr>
          <w:p w:rsidR="0081012B" w:rsidRPr="00DA5AB8" w:rsidRDefault="0081012B" w:rsidP="0052388A">
            <w:pPr>
              <w:widowControl/>
              <w:rPr>
                <w:ins w:id="1398" w:author="王会00041692" w:date="2016-08-22T16:33:00Z"/>
                <w:rFonts w:ascii="微软雅黑" w:eastAsia="微软雅黑" w:hAnsi="微软雅黑" w:cs="宋体"/>
                <w:b/>
                <w:bCs/>
                <w:kern w:val="0"/>
                <w:sz w:val="13"/>
                <w:szCs w:val="13"/>
              </w:rPr>
            </w:pPr>
            <w:ins w:id="1399" w:author="王会00041692" w:date="2016-08-22T16:33:00Z">
              <w:r w:rsidRPr="00DA5AB8">
                <w:rPr>
                  <w:rFonts w:ascii="微软雅黑" w:eastAsia="微软雅黑" w:hAnsi="微软雅黑" w:cs="宋体" w:hint="eastAsia"/>
                  <w:b/>
                  <w:bCs/>
                  <w:kern w:val="0"/>
                  <w:sz w:val="13"/>
                  <w:szCs w:val="13"/>
                </w:rPr>
                <w:t>平台版本</w:t>
              </w:r>
            </w:ins>
          </w:p>
        </w:tc>
      </w:tr>
      <w:tr w:rsidR="0052388A" w:rsidRPr="00DA5AB8" w:rsidTr="0052388A">
        <w:trPr>
          <w:trHeight w:val="300"/>
          <w:ins w:id="1400" w:author="王会00041692" w:date="2016-08-22T16:33:00Z"/>
        </w:trPr>
        <w:tc>
          <w:tcPr>
            <w:tcW w:w="959" w:type="dxa"/>
            <w:shd w:val="clear" w:color="auto" w:fill="auto"/>
            <w:hideMark/>
          </w:tcPr>
          <w:p w:rsidR="00F14CF4" w:rsidRDefault="008D26BC">
            <w:pPr>
              <w:widowControl/>
              <w:rPr>
                <w:ins w:id="1401" w:author="王会00041692" w:date="2016-08-22T16:33:00Z"/>
                <w:rFonts w:ascii="微软雅黑" w:eastAsia="微软雅黑" w:hAnsi="微软雅黑" w:cs="宋体"/>
                <w:kern w:val="0"/>
                <w:sz w:val="13"/>
                <w:szCs w:val="13"/>
              </w:rPr>
            </w:pPr>
            <w:ins w:id="1402" w:author="王会00041692" w:date="2016-08-22T16:34:00Z">
              <w:r w:rsidRPr="008D26BC">
                <w:rPr>
                  <w:sz w:val="13"/>
                  <w:szCs w:val="13"/>
                  <w:rPrChange w:id="1403" w:author="王会00041692" w:date="2016-08-22T16:34:00Z">
                    <w:rPr>
                      <w:sz w:val="32"/>
                      <w:szCs w:val="32"/>
                    </w:rPr>
                  </w:rPrChange>
                </w:rPr>
                <w:t>rddtable</w:t>
              </w:r>
            </w:ins>
          </w:p>
        </w:tc>
        <w:tc>
          <w:tcPr>
            <w:tcW w:w="992" w:type="dxa"/>
            <w:shd w:val="clear" w:color="auto" w:fill="auto"/>
            <w:hideMark/>
          </w:tcPr>
          <w:p w:rsidR="0052388A" w:rsidRPr="00DA5AB8" w:rsidRDefault="0052388A" w:rsidP="0052388A">
            <w:pPr>
              <w:widowControl/>
              <w:rPr>
                <w:ins w:id="1404" w:author="王会00041692" w:date="2016-08-22T16:33:00Z"/>
                <w:rFonts w:ascii="微软雅黑" w:eastAsia="微软雅黑" w:hAnsi="微软雅黑" w:cs="宋体"/>
                <w:kern w:val="0"/>
                <w:sz w:val="13"/>
                <w:szCs w:val="13"/>
              </w:rPr>
            </w:pPr>
            <w:ins w:id="1405" w:author="王会00041692" w:date="2016-08-22T16:34:00Z">
              <w:r w:rsidRPr="00D57599">
                <w:rPr>
                  <w:sz w:val="13"/>
                  <w:szCs w:val="13"/>
                </w:rPr>
                <w:t>name</w:t>
              </w:r>
            </w:ins>
          </w:p>
        </w:tc>
        <w:tc>
          <w:tcPr>
            <w:tcW w:w="992" w:type="dxa"/>
            <w:shd w:val="clear" w:color="auto" w:fill="auto"/>
            <w:hideMark/>
          </w:tcPr>
          <w:p w:rsidR="0052388A" w:rsidRPr="00D57599" w:rsidRDefault="008D26BC" w:rsidP="0052388A">
            <w:pPr>
              <w:widowControl/>
              <w:rPr>
                <w:ins w:id="1406" w:author="王会00041692" w:date="2016-08-22T16:33:00Z"/>
                <w:rFonts w:ascii="微软雅黑" w:eastAsia="微软雅黑" w:hAnsi="微软雅黑" w:cs="宋体"/>
                <w:kern w:val="0"/>
                <w:sz w:val="13"/>
                <w:szCs w:val="13"/>
              </w:rPr>
            </w:pPr>
            <w:ins w:id="1407" w:author="王会00041692" w:date="2016-08-22T16:34:00Z">
              <w:r w:rsidRPr="008D26BC">
                <w:rPr>
                  <w:rFonts w:hint="eastAsia"/>
                  <w:sz w:val="13"/>
                  <w:szCs w:val="13"/>
                  <w:rPrChange w:id="1408" w:author="王会00041692" w:date="2016-08-22T16:34:00Z">
                    <w:rPr>
                      <w:rFonts w:hint="eastAsia"/>
                      <w:sz w:val="32"/>
                      <w:szCs w:val="32"/>
                    </w:rPr>
                  </w:rPrChange>
                </w:rPr>
                <w:t>相当于离线任务的表名</w:t>
              </w:r>
            </w:ins>
          </w:p>
        </w:tc>
        <w:tc>
          <w:tcPr>
            <w:tcW w:w="709" w:type="dxa"/>
            <w:shd w:val="clear" w:color="auto" w:fill="auto"/>
            <w:hideMark/>
          </w:tcPr>
          <w:p w:rsidR="0052388A" w:rsidRPr="00DA5AB8" w:rsidRDefault="0052388A" w:rsidP="0052388A">
            <w:pPr>
              <w:widowControl/>
              <w:rPr>
                <w:ins w:id="1409" w:author="王会00041692" w:date="2016-08-22T16:33:00Z"/>
                <w:rFonts w:ascii="微软雅黑" w:eastAsia="微软雅黑" w:hAnsi="微软雅黑" w:cs="宋体"/>
                <w:kern w:val="0"/>
                <w:sz w:val="13"/>
                <w:szCs w:val="13"/>
              </w:rPr>
            </w:pPr>
            <w:ins w:id="1410" w:author="王会00041692" w:date="2016-08-22T16:36:00Z">
              <w:r>
                <w:rPr>
                  <w:rFonts w:ascii="微软雅黑" w:eastAsia="微软雅黑" w:hAnsi="微软雅黑" w:cs="宋体" w:hint="eastAsia"/>
                  <w:kern w:val="0"/>
                  <w:sz w:val="13"/>
                  <w:szCs w:val="13"/>
                </w:rPr>
                <w:t>字符串</w:t>
              </w:r>
            </w:ins>
          </w:p>
        </w:tc>
        <w:tc>
          <w:tcPr>
            <w:tcW w:w="1134" w:type="dxa"/>
            <w:shd w:val="clear" w:color="auto" w:fill="auto"/>
            <w:hideMark/>
          </w:tcPr>
          <w:p w:rsidR="0052388A" w:rsidRPr="00DA5AB8" w:rsidRDefault="0052388A" w:rsidP="0052388A">
            <w:pPr>
              <w:widowControl/>
              <w:rPr>
                <w:ins w:id="1411" w:author="王会00041692" w:date="2016-08-22T16:33:00Z"/>
                <w:rFonts w:ascii="微软雅黑" w:eastAsia="微软雅黑" w:hAnsi="微软雅黑" w:cs="宋体"/>
                <w:kern w:val="0"/>
                <w:sz w:val="13"/>
                <w:szCs w:val="13"/>
              </w:rPr>
            </w:pPr>
          </w:p>
        </w:tc>
        <w:tc>
          <w:tcPr>
            <w:tcW w:w="1559" w:type="dxa"/>
            <w:shd w:val="clear" w:color="auto" w:fill="auto"/>
          </w:tcPr>
          <w:p w:rsidR="0052388A" w:rsidRPr="00DA5AB8" w:rsidRDefault="0052388A" w:rsidP="0052388A">
            <w:pPr>
              <w:rPr>
                <w:ins w:id="1412" w:author="王会00041692" w:date="2016-08-22T16:33:00Z"/>
                <w:rFonts w:ascii="微软雅黑" w:eastAsia="微软雅黑" w:hAnsi="微软雅黑" w:cs="宋体"/>
                <w:kern w:val="0"/>
                <w:sz w:val="13"/>
                <w:szCs w:val="13"/>
              </w:rPr>
            </w:pPr>
            <w:ins w:id="1413" w:author="王会00041692" w:date="2016-08-22T16:36:00Z">
              <w:r w:rsidRPr="0052388A">
                <w:rPr>
                  <w:rFonts w:ascii="微软雅黑" w:eastAsia="微软雅黑" w:hAnsi="微软雅黑" w:cs="宋体"/>
                  <w:kern w:val="0"/>
                  <w:sz w:val="13"/>
                  <w:szCs w:val="13"/>
                </w:rPr>
                <w:t>kafka-spark-demo</w:t>
              </w:r>
            </w:ins>
          </w:p>
        </w:tc>
        <w:tc>
          <w:tcPr>
            <w:tcW w:w="2694" w:type="dxa"/>
            <w:shd w:val="clear" w:color="auto" w:fill="auto"/>
            <w:hideMark/>
          </w:tcPr>
          <w:p w:rsidR="0052388A" w:rsidRPr="00DA5AB8" w:rsidRDefault="0052388A" w:rsidP="0052388A">
            <w:pPr>
              <w:widowControl/>
              <w:rPr>
                <w:ins w:id="1414" w:author="王会00041692" w:date="2016-08-22T16:33:00Z"/>
                <w:rFonts w:ascii="微软雅黑" w:eastAsia="微软雅黑" w:hAnsi="微软雅黑" w:cs="宋体"/>
                <w:kern w:val="0"/>
                <w:sz w:val="13"/>
                <w:szCs w:val="13"/>
              </w:rPr>
            </w:pPr>
            <w:ins w:id="1415" w:author="王会00041692" w:date="2016-08-22T16:35:00Z">
              <w:r w:rsidRPr="00D57599">
                <w:rPr>
                  <w:rFonts w:hint="eastAsia"/>
                  <w:sz w:val="13"/>
                  <w:szCs w:val="13"/>
                </w:rPr>
                <w:t>相当于离线任务的表名</w:t>
              </w:r>
            </w:ins>
          </w:p>
        </w:tc>
        <w:tc>
          <w:tcPr>
            <w:tcW w:w="1275" w:type="dxa"/>
            <w:shd w:val="clear" w:color="auto" w:fill="auto"/>
          </w:tcPr>
          <w:p w:rsidR="0052388A" w:rsidRPr="00DA5AB8" w:rsidRDefault="0052388A" w:rsidP="0052388A">
            <w:pPr>
              <w:widowControl/>
              <w:rPr>
                <w:ins w:id="1416" w:author="王会00041692" w:date="2016-08-22T16:33:00Z"/>
                <w:rFonts w:ascii="微软雅黑" w:eastAsia="微软雅黑" w:hAnsi="微软雅黑" w:cs="宋体"/>
                <w:kern w:val="0"/>
                <w:sz w:val="13"/>
                <w:szCs w:val="13"/>
              </w:rPr>
            </w:pPr>
            <w:ins w:id="1417" w:author="王会00041692" w:date="2016-08-22T16:33:00Z">
              <w:r w:rsidRPr="00717805">
                <w:rPr>
                  <w:rFonts w:ascii="微软雅黑" w:eastAsia="微软雅黑" w:hAnsi="微软雅黑" w:cs="宋体" w:hint="eastAsia"/>
                  <w:kern w:val="0"/>
                  <w:sz w:val="13"/>
                  <w:szCs w:val="13"/>
                </w:rPr>
                <w:t>V6.15.60.03B3</w:t>
              </w:r>
            </w:ins>
          </w:p>
        </w:tc>
      </w:tr>
      <w:tr w:rsidR="0052388A" w:rsidRPr="00DA5AB8" w:rsidTr="0052388A">
        <w:trPr>
          <w:trHeight w:val="300"/>
          <w:ins w:id="1418" w:author="王会00041692" w:date="2016-08-22T16:34:00Z"/>
        </w:trPr>
        <w:tc>
          <w:tcPr>
            <w:tcW w:w="959" w:type="dxa"/>
            <w:shd w:val="clear" w:color="auto" w:fill="auto"/>
            <w:hideMark/>
          </w:tcPr>
          <w:p w:rsidR="0052388A" w:rsidRPr="00D57599" w:rsidRDefault="0052388A" w:rsidP="0052388A">
            <w:pPr>
              <w:widowControl/>
              <w:rPr>
                <w:ins w:id="1419" w:author="王会00041692" w:date="2016-08-22T16:34:00Z"/>
                <w:rFonts w:ascii="微软雅黑" w:eastAsia="微软雅黑" w:hAnsi="微软雅黑" w:cs="宋体"/>
                <w:kern w:val="0"/>
                <w:sz w:val="13"/>
                <w:szCs w:val="13"/>
              </w:rPr>
            </w:pPr>
          </w:p>
        </w:tc>
        <w:tc>
          <w:tcPr>
            <w:tcW w:w="992" w:type="dxa"/>
            <w:shd w:val="clear" w:color="auto" w:fill="auto"/>
            <w:hideMark/>
          </w:tcPr>
          <w:p w:rsidR="00F14CF4" w:rsidRDefault="0052388A">
            <w:pPr>
              <w:widowControl/>
              <w:rPr>
                <w:ins w:id="1420" w:author="王会00041692" w:date="2016-08-22T16:34:00Z"/>
                <w:rFonts w:ascii="微软雅黑" w:eastAsia="微软雅黑" w:hAnsi="微软雅黑" w:cs="宋体"/>
                <w:kern w:val="0"/>
                <w:sz w:val="13"/>
                <w:szCs w:val="13"/>
              </w:rPr>
            </w:pPr>
            <w:ins w:id="1421" w:author="王会00041692" w:date="2016-08-22T16:34:00Z">
              <w:r w:rsidRPr="00D57599">
                <w:rPr>
                  <w:rFonts w:hint="eastAsia"/>
                  <w:sz w:val="13"/>
                  <w:szCs w:val="13"/>
                </w:rPr>
                <w:t>k</w:t>
              </w:r>
              <w:r w:rsidRPr="00D57599">
                <w:rPr>
                  <w:sz w:val="13"/>
                  <w:szCs w:val="13"/>
                </w:rPr>
                <w:t>ey</w:t>
              </w:r>
            </w:ins>
          </w:p>
        </w:tc>
        <w:tc>
          <w:tcPr>
            <w:tcW w:w="992" w:type="dxa"/>
            <w:shd w:val="clear" w:color="auto" w:fill="auto"/>
            <w:hideMark/>
          </w:tcPr>
          <w:p w:rsidR="0052388A" w:rsidRPr="00D57599" w:rsidRDefault="008D26BC" w:rsidP="0052388A">
            <w:pPr>
              <w:widowControl/>
              <w:rPr>
                <w:ins w:id="1422" w:author="王会00041692" w:date="2016-08-22T16:34:00Z"/>
                <w:rFonts w:ascii="微软雅黑" w:eastAsia="微软雅黑" w:hAnsi="微软雅黑" w:cs="宋体"/>
                <w:kern w:val="0"/>
                <w:sz w:val="13"/>
                <w:szCs w:val="13"/>
              </w:rPr>
            </w:pPr>
            <w:ins w:id="1423" w:author="王会00041692" w:date="2016-08-22T16:34:00Z">
              <w:r w:rsidRPr="008D26BC">
                <w:rPr>
                  <w:sz w:val="13"/>
                  <w:szCs w:val="13"/>
                  <w:rPrChange w:id="1424" w:author="王会00041692" w:date="2016-08-22T16:34:00Z">
                    <w:rPr>
                      <w:sz w:val="32"/>
                      <w:szCs w:val="32"/>
                    </w:rPr>
                  </w:rPrChange>
                </w:rPr>
                <w:t>Key</w:t>
              </w:r>
              <w:r w:rsidRPr="008D26BC">
                <w:rPr>
                  <w:rFonts w:hint="eastAsia"/>
                  <w:sz w:val="13"/>
                  <w:szCs w:val="13"/>
                  <w:rPrChange w:id="1425" w:author="王会00041692" w:date="2016-08-22T16:34:00Z">
                    <w:rPr>
                      <w:rFonts w:hint="eastAsia"/>
                      <w:sz w:val="32"/>
                      <w:szCs w:val="32"/>
                    </w:rPr>
                  </w:rPrChange>
                </w:rPr>
                <w:t>字段名称</w:t>
              </w:r>
            </w:ins>
          </w:p>
        </w:tc>
        <w:tc>
          <w:tcPr>
            <w:tcW w:w="709" w:type="dxa"/>
            <w:shd w:val="clear" w:color="auto" w:fill="auto"/>
            <w:hideMark/>
          </w:tcPr>
          <w:p w:rsidR="0052388A" w:rsidRPr="00DA5AB8" w:rsidRDefault="0052388A" w:rsidP="0052388A">
            <w:pPr>
              <w:widowControl/>
              <w:rPr>
                <w:ins w:id="1426" w:author="王会00041692" w:date="2016-08-22T16:34:00Z"/>
                <w:rFonts w:ascii="微软雅黑" w:eastAsia="微软雅黑" w:hAnsi="微软雅黑" w:cs="宋体"/>
                <w:kern w:val="0"/>
                <w:sz w:val="13"/>
                <w:szCs w:val="13"/>
              </w:rPr>
            </w:pPr>
          </w:p>
        </w:tc>
        <w:tc>
          <w:tcPr>
            <w:tcW w:w="1134" w:type="dxa"/>
            <w:shd w:val="clear" w:color="auto" w:fill="auto"/>
            <w:hideMark/>
          </w:tcPr>
          <w:p w:rsidR="0052388A" w:rsidRPr="00DA5AB8" w:rsidRDefault="0052388A" w:rsidP="0052388A">
            <w:pPr>
              <w:widowControl/>
              <w:rPr>
                <w:ins w:id="1427" w:author="王会00041692" w:date="2016-08-22T16:34:00Z"/>
                <w:rFonts w:ascii="微软雅黑" w:eastAsia="微软雅黑" w:hAnsi="微软雅黑" w:cs="宋体"/>
                <w:kern w:val="0"/>
                <w:sz w:val="13"/>
                <w:szCs w:val="13"/>
              </w:rPr>
            </w:pPr>
          </w:p>
        </w:tc>
        <w:tc>
          <w:tcPr>
            <w:tcW w:w="1559" w:type="dxa"/>
            <w:shd w:val="clear" w:color="auto" w:fill="auto"/>
          </w:tcPr>
          <w:p w:rsidR="0052388A" w:rsidRPr="00DA5AB8" w:rsidRDefault="0052388A" w:rsidP="0052388A">
            <w:pPr>
              <w:rPr>
                <w:ins w:id="1428" w:author="王会00041692" w:date="2016-08-22T16:34:00Z"/>
                <w:rFonts w:ascii="微软雅黑" w:eastAsia="微软雅黑" w:hAnsi="微软雅黑" w:cs="宋体"/>
                <w:kern w:val="0"/>
                <w:sz w:val="13"/>
                <w:szCs w:val="13"/>
              </w:rPr>
            </w:pPr>
          </w:p>
        </w:tc>
        <w:tc>
          <w:tcPr>
            <w:tcW w:w="2694" w:type="dxa"/>
            <w:shd w:val="clear" w:color="auto" w:fill="auto"/>
            <w:hideMark/>
          </w:tcPr>
          <w:p w:rsidR="0052388A" w:rsidRPr="00DA5AB8" w:rsidRDefault="0052388A" w:rsidP="0052388A">
            <w:pPr>
              <w:widowControl/>
              <w:rPr>
                <w:ins w:id="1429" w:author="王会00041692" w:date="2016-08-22T16:34:00Z"/>
                <w:rFonts w:ascii="微软雅黑" w:eastAsia="微软雅黑" w:hAnsi="微软雅黑" w:cs="宋体"/>
                <w:kern w:val="0"/>
                <w:sz w:val="13"/>
                <w:szCs w:val="13"/>
              </w:rPr>
            </w:pPr>
          </w:p>
        </w:tc>
        <w:tc>
          <w:tcPr>
            <w:tcW w:w="1275" w:type="dxa"/>
            <w:shd w:val="clear" w:color="auto" w:fill="auto"/>
          </w:tcPr>
          <w:p w:rsidR="0052388A" w:rsidRPr="00DA5AB8" w:rsidRDefault="0052388A" w:rsidP="0052388A">
            <w:pPr>
              <w:widowControl/>
              <w:rPr>
                <w:ins w:id="1430" w:author="王会00041692" w:date="2016-08-22T16:34:00Z"/>
                <w:rFonts w:ascii="微软雅黑" w:eastAsia="微软雅黑" w:hAnsi="微软雅黑" w:cs="宋体"/>
                <w:kern w:val="0"/>
                <w:sz w:val="13"/>
                <w:szCs w:val="13"/>
              </w:rPr>
            </w:pPr>
            <w:ins w:id="1431" w:author="王会00041692" w:date="2016-08-22T16:34:00Z">
              <w:r w:rsidRPr="00717805">
                <w:rPr>
                  <w:rFonts w:ascii="微软雅黑" w:eastAsia="微软雅黑" w:hAnsi="微软雅黑" w:cs="宋体" w:hint="eastAsia"/>
                  <w:kern w:val="0"/>
                  <w:sz w:val="13"/>
                  <w:szCs w:val="13"/>
                </w:rPr>
                <w:t>V6.15.60.03B3</w:t>
              </w:r>
            </w:ins>
          </w:p>
        </w:tc>
      </w:tr>
      <w:tr w:rsidR="0052388A" w:rsidRPr="00DA5AB8" w:rsidTr="0052388A">
        <w:trPr>
          <w:trHeight w:val="300"/>
          <w:ins w:id="1432" w:author="王会00041692" w:date="2016-08-22T16:34:00Z"/>
        </w:trPr>
        <w:tc>
          <w:tcPr>
            <w:tcW w:w="959" w:type="dxa"/>
            <w:shd w:val="clear" w:color="auto" w:fill="auto"/>
            <w:hideMark/>
          </w:tcPr>
          <w:p w:rsidR="0052388A" w:rsidRPr="00D57599" w:rsidRDefault="0052388A" w:rsidP="0052388A">
            <w:pPr>
              <w:widowControl/>
              <w:rPr>
                <w:ins w:id="1433" w:author="王会00041692" w:date="2016-08-22T16:34:00Z"/>
                <w:rFonts w:ascii="微软雅黑" w:eastAsia="微软雅黑" w:hAnsi="微软雅黑" w:cs="宋体"/>
                <w:kern w:val="0"/>
                <w:sz w:val="13"/>
                <w:szCs w:val="13"/>
              </w:rPr>
            </w:pPr>
          </w:p>
        </w:tc>
        <w:tc>
          <w:tcPr>
            <w:tcW w:w="992" w:type="dxa"/>
            <w:shd w:val="clear" w:color="auto" w:fill="auto"/>
            <w:hideMark/>
          </w:tcPr>
          <w:p w:rsidR="0052388A" w:rsidRPr="00DA5AB8" w:rsidRDefault="0052388A" w:rsidP="0052388A">
            <w:pPr>
              <w:widowControl/>
              <w:rPr>
                <w:ins w:id="1434" w:author="王会00041692" w:date="2016-08-22T16:34:00Z"/>
                <w:rFonts w:ascii="微软雅黑" w:eastAsia="微软雅黑" w:hAnsi="微软雅黑" w:cs="宋体"/>
                <w:kern w:val="0"/>
                <w:sz w:val="13"/>
                <w:szCs w:val="13"/>
              </w:rPr>
            </w:pPr>
            <w:ins w:id="1435" w:author="王会00041692" w:date="2016-08-22T16:34:00Z">
              <w:r w:rsidRPr="00D57599">
                <w:rPr>
                  <w:rFonts w:hint="eastAsia"/>
                  <w:sz w:val="13"/>
                  <w:szCs w:val="13"/>
                </w:rPr>
                <w:t>type</w:t>
              </w:r>
            </w:ins>
          </w:p>
        </w:tc>
        <w:tc>
          <w:tcPr>
            <w:tcW w:w="992" w:type="dxa"/>
            <w:shd w:val="clear" w:color="auto" w:fill="auto"/>
            <w:hideMark/>
          </w:tcPr>
          <w:p w:rsidR="0052388A" w:rsidRPr="00D57599" w:rsidRDefault="008D26BC" w:rsidP="0052388A">
            <w:pPr>
              <w:widowControl/>
              <w:rPr>
                <w:ins w:id="1436" w:author="王会00041692" w:date="2016-08-22T16:34:00Z"/>
                <w:rFonts w:ascii="微软雅黑" w:eastAsia="微软雅黑" w:hAnsi="微软雅黑" w:cs="宋体"/>
                <w:kern w:val="0"/>
                <w:sz w:val="13"/>
                <w:szCs w:val="13"/>
              </w:rPr>
            </w:pPr>
            <w:ins w:id="1437" w:author="王会00041692" w:date="2016-08-22T16:34:00Z">
              <w:r w:rsidRPr="008D26BC">
                <w:rPr>
                  <w:sz w:val="13"/>
                  <w:szCs w:val="13"/>
                  <w:rPrChange w:id="1438" w:author="王会00041692" w:date="2016-08-22T16:34:00Z">
                    <w:rPr>
                      <w:sz w:val="32"/>
                      <w:szCs w:val="32"/>
                    </w:rPr>
                  </w:rPrChange>
                </w:rPr>
                <w:t>Key</w:t>
              </w:r>
              <w:r w:rsidRPr="008D26BC">
                <w:rPr>
                  <w:rFonts w:hint="eastAsia"/>
                  <w:sz w:val="13"/>
                  <w:szCs w:val="13"/>
                  <w:rPrChange w:id="1439" w:author="王会00041692" w:date="2016-08-22T16:34:00Z">
                    <w:rPr>
                      <w:rFonts w:hint="eastAsia"/>
                      <w:sz w:val="32"/>
                      <w:szCs w:val="32"/>
                    </w:rPr>
                  </w:rPrChange>
                </w:rPr>
                <w:t>字段类型</w:t>
              </w:r>
            </w:ins>
          </w:p>
        </w:tc>
        <w:tc>
          <w:tcPr>
            <w:tcW w:w="709" w:type="dxa"/>
            <w:shd w:val="clear" w:color="auto" w:fill="auto"/>
            <w:hideMark/>
          </w:tcPr>
          <w:p w:rsidR="0052388A" w:rsidRPr="00DA5AB8" w:rsidRDefault="0052388A" w:rsidP="0052388A">
            <w:pPr>
              <w:widowControl/>
              <w:rPr>
                <w:ins w:id="1440" w:author="王会00041692" w:date="2016-08-22T16:34:00Z"/>
                <w:rFonts w:ascii="微软雅黑" w:eastAsia="微软雅黑" w:hAnsi="微软雅黑" w:cs="宋体"/>
                <w:kern w:val="0"/>
                <w:sz w:val="13"/>
                <w:szCs w:val="13"/>
              </w:rPr>
            </w:pPr>
          </w:p>
        </w:tc>
        <w:tc>
          <w:tcPr>
            <w:tcW w:w="1134" w:type="dxa"/>
            <w:shd w:val="clear" w:color="auto" w:fill="auto"/>
            <w:hideMark/>
          </w:tcPr>
          <w:p w:rsidR="0052388A" w:rsidRPr="00DA5AB8" w:rsidRDefault="0052388A" w:rsidP="0052388A">
            <w:pPr>
              <w:widowControl/>
              <w:rPr>
                <w:ins w:id="1441" w:author="王会00041692" w:date="2016-08-22T16:34:00Z"/>
                <w:rFonts w:ascii="微软雅黑" w:eastAsia="微软雅黑" w:hAnsi="微软雅黑" w:cs="宋体"/>
                <w:kern w:val="0"/>
                <w:sz w:val="13"/>
                <w:szCs w:val="13"/>
              </w:rPr>
            </w:pPr>
          </w:p>
        </w:tc>
        <w:tc>
          <w:tcPr>
            <w:tcW w:w="1559" w:type="dxa"/>
            <w:shd w:val="clear" w:color="auto" w:fill="auto"/>
          </w:tcPr>
          <w:p w:rsidR="0052388A" w:rsidRPr="00DA5AB8" w:rsidRDefault="0052388A" w:rsidP="0052388A">
            <w:pPr>
              <w:rPr>
                <w:ins w:id="1442" w:author="王会00041692" w:date="2016-08-22T16:34:00Z"/>
                <w:rFonts w:ascii="微软雅黑" w:eastAsia="微软雅黑" w:hAnsi="微软雅黑" w:cs="宋体"/>
                <w:kern w:val="0"/>
                <w:sz w:val="13"/>
                <w:szCs w:val="13"/>
              </w:rPr>
            </w:pPr>
          </w:p>
        </w:tc>
        <w:tc>
          <w:tcPr>
            <w:tcW w:w="2694" w:type="dxa"/>
            <w:shd w:val="clear" w:color="auto" w:fill="auto"/>
            <w:hideMark/>
          </w:tcPr>
          <w:p w:rsidR="0052388A" w:rsidRPr="00DA5AB8" w:rsidRDefault="0052388A" w:rsidP="0052388A">
            <w:pPr>
              <w:widowControl/>
              <w:rPr>
                <w:ins w:id="1443" w:author="王会00041692" w:date="2016-08-22T16:34:00Z"/>
                <w:rFonts w:ascii="微软雅黑" w:eastAsia="微软雅黑" w:hAnsi="微软雅黑" w:cs="宋体"/>
                <w:kern w:val="0"/>
                <w:sz w:val="13"/>
                <w:szCs w:val="13"/>
              </w:rPr>
            </w:pPr>
          </w:p>
        </w:tc>
        <w:tc>
          <w:tcPr>
            <w:tcW w:w="1275" w:type="dxa"/>
            <w:shd w:val="clear" w:color="auto" w:fill="auto"/>
          </w:tcPr>
          <w:p w:rsidR="0052388A" w:rsidRPr="00DA5AB8" w:rsidRDefault="0052388A" w:rsidP="0052388A">
            <w:pPr>
              <w:widowControl/>
              <w:rPr>
                <w:ins w:id="1444" w:author="王会00041692" w:date="2016-08-22T16:34:00Z"/>
                <w:rFonts w:ascii="微软雅黑" w:eastAsia="微软雅黑" w:hAnsi="微软雅黑" w:cs="宋体"/>
                <w:kern w:val="0"/>
                <w:sz w:val="13"/>
                <w:szCs w:val="13"/>
              </w:rPr>
            </w:pPr>
            <w:ins w:id="1445" w:author="王会00041692" w:date="2016-08-22T16:34:00Z">
              <w:r w:rsidRPr="00717805">
                <w:rPr>
                  <w:rFonts w:ascii="微软雅黑" w:eastAsia="微软雅黑" w:hAnsi="微软雅黑" w:cs="宋体" w:hint="eastAsia"/>
                  <w:kern w:val="0"/>
                  <w:sz w:val="13"/>
                  <w:szCs w:val="13"/>
                </w:rPr>
                <w:t>V6.15.60.03B3</w:t>
              </w:r>
            </w:ins>
          </w:p>
        </w:tc>
      </w:tr>
      <w:tr w:rsidR="0052388A" w:rsidRPr="00DA5AB8" w:rsidTr="0052388A">
        <w:trPr>
          <w:trHeight w:val="300"/>
          <w:ins w:id="1446" w:author="王会00041692" w:date="2016-08-22T16:34:00Z"/>
        </w:trPr>
        <w:tc>
          <w:tcPr>
            <w:tcW w:w="959" w:type="dxa"/>
            <w:shd w:val="clear" w:color="auto" w:fill="auto"/>
            <w:hideMark/>
          </w:tcPr>
          <w:p w:rsidR="0052388A" w:rsidRPr="00D57599" w:rsidRDefault="0052388A" w:rsidP="0052388A">
            <w:pPr>
              <w:widowControl/>
              <w:rPr>
                <w:ins w:id="1447" w:author="王会00041692" w:date="2016-08-22T16:34:00Z"/>
                <w:rFonts w:ascii="微软雅黑" w:eastAsia="微软雅黑" w:hAnsi="微软雅黑" w:cs="宋体"/>
                <w:kern w:val="0"/>
                <w:sz w:val="13"/>
                <w:szCs w:val="13"/>
              </w:rPr>
            </w:pPr>
          </w:p>
        </w:tc>
        <w:tc>
          <w:tcPr>
            <w:tcW w:w="992" w:type="dxa"/>
            <w:shd w:val="clear" w:color="auto" w:fill="auto"/>
            <w:hideMark/>
          </w:tcPr>
          <w:p w:rsidR="0052388A" w:rsidRPr="00DA5AB8" w:rsidRDefault="0052388A" w:rsidP="0052388A">
            <w:pPr>
              <w:widowControl/>
              <w:rPr>
                <w:ins w:id="1448" w:author="王会00041692" w:date="2016-08-22T16:34:00Z"/>
                <w:rFonts w:ascii="微软雅黑" w:eastAsia="微软雅黑" w:hAnsi="微软雅黑" w:cs="宋体"/>
                <w:kern w:val="0"/>
                <w:sz w:val="13"/>
                <w:szCs w:val="13"/>
              </w:rPr>
            </w:pPr>
            <w:ins w:id="1449" w:author="王会00041692" w:date="2016-08-22T16:34:00Z">
              <w:r w:rsidRPr="00D57599">
                <w:rPr>
                  <w:rFonts w:hint="eastAsia"/>
                  <w:sz w:val="13"/>
                  <w:szCs w:val="13"/>
                </w:rPr>
                <w:t xml:space="preserve">value </w:t>
              </w:r>
              <w:r w:rsidRPr="00D57599">
                <w:rPr>
                  <w:sz w:val="13"/>
                  <w:szCs w:val="13"/>
                </w:rPr>
                <w:t>field name</w:t>
              </w:r>
            </w:ins>
          </w:p>
        </w:tc>
        <w:tc>
          <w:tcPr>
            <w:tcW w:w="992" w:type="dxa"/>
            <w:shd w:val="clear" w:color="auto" w:fill="auto"/>
            <w:hideMark/>
          </w:tcPr>
          <w:p w:rsidR="0052388A" w:rsidRPr="00D57599" w:rsidRDefault="008D26BC" w:rsidP="0052388A">
            <w:pPr>
              <w:widowControl/>
              <w:rPr>
                <w:ins w:id="1450" w:author="王会00041692" w:date="2016-08-22T16:34:00Z"/>
                <w:rFonts w:ascii="微软雅黑" w:eastAsia="微软雅黑" w:hAnsi="微软雅黑" w:cs="宋体"/>
                <w:kern w:val="0"/>
                <w:sz w:val="13"/>
                <w:szCs w:val="13"/>
              </w:rPr>
            </w:pPr>
            <w:ins w:id="1451" w:author="王会00041692" w:date="2016-08-22T16:34:00Z">
              <w:r w:rsidRPr="008D26BC">
                <w:rPr>
                  <w:sz w:val="13"/>
                  <w:szCs w:val="13"/>
                  <w:rPrChange w:id="1452" w:author="王会00041692" w:date="2016-08-22T16:34:00Z">
                    <w:rPr>
                      <w:sz w:val="32"/>
                      <w:szCs w:val="32"/>
                    </w:rPr>
                  </w:rPrChange>
                </w:rPr>
                <w:t>value</w:t>
              </w:r>
              <w:r w:rsidRPr="008D26BC">
                <w:rPr>
                  <w:rFonts w:hint="eastAsia"/>
                  <w:sz w:val="13"/>
                  <w:szCs w:val="13"/>
                  <w:rPrChange w:id="1453" w:author="王会00041692" w:date="2016-08-22T16:34:00Z">
                    <w:rPr>
                      <w:rFonts w:hint="eastAsia"/>
                      <w:sz w:val="32"/>
                      <w:szCs w:val="32"/>
                    </w:rPr>
                  </w:rPrChange>
                </w:rPr>
                <w:t>字段名称</w:t>
              </w:r>
            </w:ins>
          </w:p>
        </w:tc>
        <w:tc>
          <w:tcPr>
            <w:tcW w:w="709" w:type="dxa"/>
            <w:shd w:val="clear" w:color="auto" w:fill="auto"/>
            <w:hideMark/>
          </w:tcPr>
          <w:p w:rsidR="0052388A" w:rsidRPr="00DA5AB8" w:rsidRDefault="0052388A" w:rsidP="0052388A">
            <w:pPr>
              <w:widowControl/>
              <w:rPr>
                <w:ins w:id="1454" w:author="王会00041692" w:date="2016-08-22T16:34:00Z"/>
                <w:rFonts w:ascii="微软雅黑" w:eastAsia="微软雅黑" w:hAnsi="微软雅黑" w:cs="宋体"/>
                <w:kern w:val="0"/>
                <w:sz w:val="13"/>
                <w:szCs w:val="13"/>
              </w:rPr>
            </w:pPr>
          </w:p>
        </w:tc>
        <w:tc>
          <w:tcPr>
            <w:tcW w:w="1134" w:type="dxa"/>
            <w:shd w:val="clear" w:color="auto" w:fill="auto"/>
            <w:hideMark/>
          </w:tcPr>
          <w:p w:rsidR="0052388A" w:rsidRPr="00DA5AB8" w:rsidRDefault="0052388A" w:rsidP="0052388A">
            <w:pPr>
              <w:widowControl/>
              <w:rPr>
                <w:ins w:id="1455" w:author="王会00041692" w:date="2016-08-22T16:34:00Z"/>
                <w:rFonts w:ascii="微软雅黑" w:eastAsia="微软雅黑" w:hAnsi="微软雅黑" w:cs="宋体"/>
                <w:kern w:val="0"/>
                <w:sz w:val="13"/>
                <w:szCs w:val="13"/>
              </w:rPr>
            </w:pPr>
          </w:p>
        </w:tc>
        <w:tc>
          <w:tcPr>
            <w:tcW w:w="1559" w:type="dxa"/>
            <w:shd w:val="clear" w:color="auto" w:fill="auto"/>
          </w:tcPr>
          <w:p w:rsidR="0052388A" w:rsidRPr="00DA5AB8" w:rsidRDefault="003955B7" w:rsidP="0052388A">
            <w:pPr>
              <w:rPr>
                <w:ins w:id="1456" w:author="王会00041692" w:date="2016-08-22T16:34:00Z"/>
                <w:rFonts w:ascii="微软雅黑" w:eastAsia="微软雅黑" w:hAnsi="微软雅黑" w:cs="宋体"/>
                <w:kern w:val="0"/>
                <w:sz w:val="13"/>
                <w:szCs w:val="13"/>
              </w:rPr>
            </w:pPr>
            <w:ins w:id="1457" w:author="王会00041692" w:date="2016-08-22T16:37:00Z">
              <w:r>
                <w:rPr>
                  <w:rFonts w:ascii="微软雅黑" w:eastAsia="微软雅黑" w:hAnsi="微软雅黑" w:cs="宋体" w:hint="eastAsia"/>
                  <w:kern w:val="0"/>
                  <w:sz w:val="13"/>
                  <w:szCs w:val="13"/>
                </w:rPr>
                <w:t>Day</w:t>
              </w:r>
            </w:ins>
          </w:p>
        </w:tc>
        <w:tc>
          <w:tcPr>
            <w:tcW w:w="2694" w:type="dxa"/>
            <w:shd w:val="clear" w:color="auto" w:fill="auto"/>
            <w:hideMark/>
          </w:tcPr>
          <w:p w:rsidR="0052388A" w:rsidRPr="00DA5AB8" w:rsidRDefault="0052388A" w:rsidP="0052388A">
            <w:pPr>
              <w:widowControl/>
              <w:rPr>
                <w:ins w:id="1458" w:author="王会00041692" w:date="2016-08-22T16:34:00Z"/>
                <w:rFonts w:ascii="微软雅黑" w:eastAsia="微软雅黑" w:hAnsi="微软雅黑" w:cs="宋体"/>
                <w:kern w:val="0"/>
                <w:sz w:val="13"/>
                <w:szCs w:val="13"/>
              </w:rPr>
            </w:pPr>
          </w:p>
        </w:tc>
        <w:tc>
          <w:tcPr>
            <w:tcW w:w="1275" w:type="dxa"/>
            <w:shd w:val="clear" w:color="auto" w:fill="auto"/>
          </w:tcPr>
          <w:p w:rsidR="0052388A" w:rsidRPr="00DA5AB8" w:rsidRDefault="0052388A" w:rsidP="0052388A">
            <w:pPr>
              <w:widowControl/>
              <w:rPr>
                <w:ins w:id="1459" w:author="王会00041692" w:date="2016-08-22T16:34:00Z"/>
                <w:rFonts w:ascii="微软雅黑" w:eastAsia="微软雅黑" w:hAnsi="微软雅黑" w:cs="宋体"/>
                <w:kern w:val="0"/>
                <w:sz w:val="13"/>
                <w:szCs w:val="13"/>
              </w:rPr>
            </w:pPr>
            <w:ins w:id="1460" w:author="王会00041692" w:date="2016-08-22T16:34:00Z">
              <w:r w:rsidRPr="00717805">
                <w:rPr>
                  <w:rFonts w:ascii="微软雅黑" w:eastAsia="微软雅黑" w:hAnsi="微软雅黑" w:cs="宋体" w:hint="eastAsia"/>
                  <w:kern w:val="0"/>
                  <w:sz w:val="13"/>
                  <w:szCs w:val="13"/>
                </w:rPr>
                <w:t>V6.15.60.03B3</w:t>
              </w:r>
            </w:ins>
          </w:p>
        </w:tc>
      </w:tr>
      <w:tr w:rsidR="0052388A" w:rsidRPr="00DA5AB8" w:rsidTr="0052388A">
        <w:trPr>
          <w:trHeight w:val="300"/>
          <w:ins w:id="1461" w:author="王会00041692" w:date="2016-08-22T16:34:00Z"/>
        </w:trPr>
        <w:tc>
          <w:tcPr>
            <w:tcW w:w="959" w:type="dxa"/>
            <w:shd w:val="clear" w:color="auto" w:fill="auto"/>
            <w:hideMark/>
          </w:tcPr>
          <w:p w:rsidR="0052388A" w:rsidRPr="00D57599" w:rsidRDefault="0052388A" w:rsidP="0052388A">
            <w:pPr>
              <w:widowControl/>
              <w:rPr>
                <w:ins w:id="1462" w:author="王会00041692" w:date="2016-08-22T16:34:00Z"/>
                <w:rFonts w:ascii="微软雅黑" w:eastAsia="微软雅黑" w:hAnsi="微软雅黑" w:cs="宋体"/>
                <w:kern w:val="0"/>
                <w:sz w:val="13"/>
                <w:szCs w:val="13"/>
              </w:rPr>
            </w:pPr>
          </w:p>
        </w:tc>
        <w:tc>
          <w:tcPr>
            <w:tcW w:w="992" w:type="dxa"/>
            <w:shd w:val="clear" w:color="auto" w:fill="auto"/>
            <w:hideMark/>
          </w:tcPr>
          <w:p w:rsidR="0052388A" w:rsidRPr="00DA5AB8" w:rsidRDefault="0052388A" w:rsidP="0052388A">
            <w:pPr>
              <w:widowControl/>
              <w:rPr>
                <w:ins w:id="1463" w:author="王会00041692" w:date="2016-08-22T16:34:00Z"/>
                <w:rFonts w:ascii="微软雅黑" w:eastAsia="微软雅黑" w:hAnsi="微软雅黑" w:cs="宋体"/>
                <w:kern w:val="0"/>
                <w:sz w:val="13"/>
                <w:szCs w:val="13"/>
              </w:rPr>
            </w:pPr>
            <w:ins w:id="1464" w:author="王会00041692" w:date="2016-08-22T16:34:00Z">
              <w:r w:rsidRPr="00D57599">
                <w:rPr>
                  <w:rFonts w:hint="eastAsia"/>
                  <w:sz w:val="13"/>
                  <w:szCs w:val="13"/>
                </w:rPr>
                <w:t>value field type</w:t>
              </w:r>
            </w:ins>
          </w:p>
        </w:tc>
        <w:tc>
          <w:tcPr>
            <w:tcW w:w="992" w:type="dxa"/>
            <w:shd w:val="clear" w:color="auto" w:fill="auto"/>
            <w:hideMark/>
          </w:tcPr>
          <w:p w:rsidR="0052388A" w:rsidRPr="00D57599" w:rsidRDefault="008D26BC" w:rsidP="0052388A">
            <w:pPr>
              <w:widowControl/>
              <w:rPr>
                <w:ins w:id="1465" w:author="王会00041692" w:date="2016-08-22T16:34:00Z"/>
                <w:rFonts w:ascii="微软雅黑" w:eastAsia="微软雅黑" w:hAnsi="微软雅黑" w:cs="宋体"/>
                <w:kern w:val="0"/>
                <w:sz w:val="13"/>
                <w:szCs w:val="13"/>
              </w:rPr>
            </w:pPr>
            <w:ins w:id="1466" w:author="王会00041692" w:date="2016-08-22T16:34:00Z">
              <w:r w:rsidRPr="008D26BC">
                <w:rPr>
                  <w:sz w:val="13"/>
                  <w:szCs w:val="13"/>
                  <w:rPrChange w:id="1467" w:author="王会00041692" w:date="2016-08-22T16:34:00Z">
                    <w:rPr>
                      <w:sz w:val="32"/>
                      <w:szCs w:val="32"/>
                    </w:rPr>
                  </w:rPrChange>
                </w:rPr>
                <w:t>value</w:t>
              </w:r>
              <w:r w:rsidRPr="008D26BC">
                <w:rPr>
                  <w:rFonts w:hint="eastAsia"/>
                  <w:sz w:val="13"/>
                  <w:szCs w:val="13"/>
                  <w:rPrChange w:id="1468" w:author="王会00041692" w:date="2016-08-22T16:34:00Z">
                    <w:rPr>
                      <w:rFonts w:hint="eastAsia"/>
                      <w:sz w:val="32"/>
                      <w:szCs w:val="32"/>
                    </w:rPr>
                  </w:rPrChange>
                </w:rPr>
                <w:t>字段类型</w:t>
              </w:r>
            </w:ins>
          </w:p>
        </w:tc>
        <w:tc>
          <w:tcPr>
            <w:tcW w:w="709" w:type="dxa"/>
            <w:shd w:val="clear" w:color="auto" w:fill="auto"/>
            <w:hideMark/>
          </w:tcPr>
          <w:p w:rsidR="0052388A" w:rsidRPr="00DA5AB8" w:rsidRDefault="0052388A" w:rsidP="0052388A">
            <w:pPr>
              <w:widowControl/>
              <w:rPr>
                <w:ins w:id="1469" w:author="王会00041692" w:date="2016-08-22T16:34:00Z"/>
                <w:rFonts w:ascii="微软雅黑" w:eastAsia="微软雅黑" w:hAnsi="微软雅黑" w:cs="宋体"/>
                <w:kern w:val="0"/>
                <w:sz w:val="13"/>
                <w:szCs w:val="13"/>
              </w:rPr>
            </w:pPr>
          </w:p>
        </w:tc>
        <w:tc>
          <w:tcPr>
            <w:tcW w:w="1134" w:type="dxa"/>
            <w:shd w:val="clear" w:color="auto" w:fill="auto"/>
            <w:hideMark/>
          </w:tcPr>
          <w:p w:rsidR="0052388A" w:rsidRPr="00DA5AB8" w:rsidRDefault="0052388A" w:rsidP="0052388A">
            <w:pPr>
              <w:widowControl/>
              <w:rPr>
                <w:ins w:id="1470" w:author="王会00041692" w:date="2016-08-22T16:34:00Z"/>
                <w:rFonts w:ascii="微软雅黑" w:eastAsia="微软雅黑" w:hAnsi="微软雅黑" w:cs="宋体"/>
                <w:kern w:val="0"/>
                <w:sz w:val="13"/>
                <w:szCs w:val="13"/>
              </w:rPr>
            </w:pPr>
          </w:p>
        </w:tc>
        <w:tc>
          <w:tcPr>
            <w:tcW w:w="1559" w:type="dxa"/>
            <w:shd w:val="clear" w:color="auto" w:fill="auto"/>
          </w:tcPr>
          <w:p w:rsidR="0052388A" w:rsidRPr="00DA5AB8" w:rsidRDefault="003955B7" w:rsidP="0052388A">
            <w:pPr>
              <w:rPr>
                <w:ins w:id="1471" w:author="王会00041692" w:date="2016-08-22T16:34:00Z"/>
                <w:rFonts w:ascii="微软雅黑" w:eastAsia="微软雅黑" w:hAnsi="微软雅黑" w:cs="宋体"/>
                <w:kern w:val="0"/>
                <w:sz w:val="13"/>
                <w:szCs w:val="13"/>
              </w:rPr>
            </w:pPr>
            <w:ins w:id="1472" w:author="王会00041692" w:date="2016-08-22T16:37:00Z">
              <w:r>
                <w:rPr>
                  <w:rFonts w:ascii="微软雅黑" w:eastAsia="微软雅黑" w:hAnsi="微软雅黑" w:cs="宋体"/>
                  <w:kern w:val="0"/>
                  <w:sz w:val="13"/>
                  <w:szCs w:val="13"/>
                </w:rPr>
                <w:t>S</w:t>
              </w:r>
              <w:r>
                <w:rPr>
                  <w:rFonts w:ascii="微软雅黑" w:eastAsia="微软雅黑" w:hAnsi="微软雅黑" w:cs="宋体" w:hint="eastAsia"/>
                  <w:kern w:val="0"/>
                  <w:sz w:val="13"/>
                  <w:szCs w:val="13"/>
                </w:rPr>
                <w:t>tring</w:t>
              </w:r>
            </w:ins>
          </w:p>
        </w:tc>
        <w:tc>
          <w:tcPr>
            <w:tcW w:w="2694" w:type="dxa"/>
            <w:shd w:val="clear" w:color="auto" w:fill="auto"/>
            <w:hideMark/>
          </w:tcPr>
          <w:p w:rsidR="0052388A" w:rsidRPr="00DA5AB8" w:rsidRDefault="0052388A" w:rsidP="0052388A">
            <w:pPr>
              <w:widowControl/>
              <w:rPr>
                <w:ins w:id="1473" w:author="王会00041692" w:date="2016-08-22T16:34:00Z"/>
                <w:rFonts w:ascii="微软雅黑" w:eastAsia="微软雅黑" w:hAnsi="微软雅黑" w:cs="宋体"/>
                <w:kern w:val="0"/>
                <w:sz w:val="13"/>
                <w:szCs w:val="13"/>
              </w:rPr>
            </w:pPr>
          </w:p>
        </w:tc>
        <w:tc>
          <w:tcPr>
            <w:tcW w:w="1275" w:type="dxa"/>
            <w:shd w:val="clear" w:color="auto" w:fill="auto"/>
          </w:tcPr>
          <w:p w:rsidR="0052388A" w:rsidRPr="00DA5AB8" w:rsidRDefault="0052388A" w:rsidP="0052388A">
            <w:pPr>
              <w:widowControl/>
              <w:rPr>
                <w:ins w:id="1474" w:author="王会00041692" w:date="2016-08-22T16:34:00Z"/>
                <w:rFonts w:ascii="微软雅黑" w:eastAsia="微软雅黑" w:hAnsi="微软雅黑" w:cs="宋体"/>
                <w:kern w:val="0"/>
                <w:sz w:val="13"/>
                <w:szCs w:val="13"/>
              </w:rPr>
            </w:pPr>
            <w:ins w:id="1475" w:author="王会00041692" w:date="2016-08-22T16:34:00Z">
              <w:r w:rsidRPr="00717805">
                <w:rPr>
                  <w:rFonts w:ascii="微软雅黑" w:eastAsia="微软雅黑" w:hAnsi="微软雅黑" w:cs="宋体" w:hint="eastAsia"/>
                  <w:kern w:val="0"/>
                  <w:sz w:val="13"/>
                  <w:szCs w:val="13"/>
                </w:rPr>
                <w:t>V6.15.60.03B3</w:t>
              </w:r>
            </w:ins>
          </w:p>
        </w:tc>
      </w:tr>
    </w:tbl>
    <w:p w:rsidR="00B67E42" w:rsidRPr="00DA5AB8" w:rsidRDefault="00B67E42" w:rsidP="00B67E42">
      <w:pPr>
        <w:pStyle w:val="4"/>
        <w:rPr>
          <w:ins w:id="1476" w:author="王会00041692" w:date="2016-08-22T17:29:00Z"/>
        </w:rPr>
      </w:pPr>
      <w:ins w:id="1477" w:author="王会00041692" w:date="2016-08-22T17:29:00Z">
        <w:r>
          <w:rPr>
            <w:rFonts w:hint="eastAsia"/>
          </w:rPr>
          <w:t>示例</w:t>
        </w:r>
        <w:r w:rsidRPr="00DA5AB8">
          <w:rPr>
            <w:rFonts w:hint="eastAsia"/>
          </w:rPr>
          <w:t>说明</w:t>
        </w:r>
      </w:ins>
    </w:p>
    <w:p w:rsidR="00D57599" w:rsidRDefault="00650EC6" w:rsidP="00D57599">
      <w:pPr>
        <w:rPr>
          <w:ins w:id="1478" w:author="王会00041692" w:date="2016-08-22T16:34:00Z"/>
          <w:rFonts w:ascii="微软雅黑" w:eastAsia="微软雅黑" w:hAnsi="微软雅黑"/>
        </w:rPr>
      </w:pPr>
      <w:ins w:id="1479" w:author="王会00041692" w:date="2016-08-22T17:29:00Z">
        <w:r>
          <w:rPr>
            <w:rFonts w:ascii="微软雅黑" w:eastAsia="微软雅黑" w:hAnsi="微软雅黑"/>
            <w:noProof/>
            <w:rPrChange w:id="1480">
              <w:rPr>
                <w:noProof/>
                <w:sz w:val="32"/>
                <w:szCs w:val="32"/>
              </w:rPr>
            </w:rPrChange>
          </w:rPr>
          <w:drawing>
            <wp:inline distT="0" distB="0" distL="0" distR="0">
              <wp:extent cx="4466590" cy="6412230"/>
              <wp:effectExtent l="1905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466590" cy="6412230"/>
                      </a:xfrm>
                      <a:prstGeom prst="rect">
                        <a:avLst/>
                      </a:prstGeom>
                      <a:noFill/>
                      <a:ln w="9525">
                        <a:noFill/>
                        <a:miter lim="800000"/>
                        <a:headEnd/>
                        <a:tailEnd/>
                      </a:ln>
                    </pic:spPr>
                  </pic:pic>
                </a:graphicData>
              </a:graphic>
            </wp:inline>
          </w:drawing>
        </w:r>
      </w:ins>
    </w:p>
    <w:p w:rsidR="00882926" w:rsidRPr="00FF7520" w:rsidRDefault="00882926" w:rsidP="00882926">
      <w:pPr>
        <w:pStyle w:val="2"/>
        <w:rPr>
          <w:ins w:id="1481" w:author="王会00041692" w:date="2016-08-23T15:13:00Z"/>
          <w:rFonts w:ascii="微软雅黑" w:eastAsia="微软雅黑" w:hAnsi="微软雅黑"/>
        </w:rPr>
      </w:pPr>
      <w:ins w:id="1482" w:author="王会00041692" w:date="2016-08-23T15:13:00Z">
        <w:r>
          <w:rPr>
            <w:rFonts w:ascii="微软雅黑" w:eastAsia="微软雅黑" w:hAnsi="微软雅黑" w:hint="eastAsia"/>
          </w:rPr>
          <w:t>RDD算法jar包实现</w:t>
        </w:r>
        <w:r w:rsidRPr="00FF7520">
          <w:rPr>
            <w:rFonts w:ascii="微软雅黑" w:eastAsia="微软雅黑" w:hAnsi="微软雅黑" w:hint="eastAsia"/>
          </w:rPr>
          <w:t>说明</w:t>
        </w:r>
      </w:ins>
    </w:p>
    <w:p w:rsidR="008D26BC" w:rsidRDefault="003641AE" w:rsidP="008D26BC">
      <w:pPr>
        <w:ind w:firstLineChars="270" w:firstLine="567"/>
        <w:rPr>
          <w:ins w:id="1483" w:author="王会00041692" w:date="2016-08-23T15:41:00Z"/>
          <w:rFonts w:ascii="微软雅黑" w:eastAsia="微软雅黑" w:hAnsi="微软雅黑"/>
        </w:rPr>
        <w:pPrChange w:id="1484" w:author="王会00041692" w:date="2016-08-23T15:14:00Z">
          <w:pPr/>
        </w:pPrChange>
      </w:pPr>
      <w:ins w:id="1485" w:author="王会00041692" w:date="2016-08-23T15:14:00Z">
        <w:r>
          <w:rPr>
            <w:rFonts w:ascii="微软雅黑" w:eastAsia="微软雅黑" w:hAnsi="微软雅黑"/>
          </w:rPr>
          <w:t>S</w:t>
        </w:r>
        <w:r>
          <w:rPr>
            <w:rFonts w:ascii="微软雅黑" w:eastAsia="微软雅黑" w:hAnsi="微软雅黑" w:hint="eastAsia"/>
          </w:rPr>
          <w:t>treaming流任务</w:t>
        </w:r>
      </w:ins>
      <w:ins w:id="1486" w:author="王会00041692" w:date="2016-08-23T15:15:00Z">
        <w:r>
          <w:rPr>
            <w:rFonts w:ascii="微软雅黑" w:eastAsia="微软雅黑" w:hAnsi="微软雅黑" w:hint="eastAsia"/>
          </w:rPr>
          <w:t>算法</w:t>
        </w:r>
      </w:ins>
      <w:ins w:id="1487" w:author="王会00041692" w:date="2016-08-23T15:14:00Z">
        <w:r>
          <w:rPr>
            <w:rFonts w:ascii="微软雅黑" w:eastAsia="微软雅黑" w:hAnsi="微软雅黑" w:hint="eastAsia"/>
          </w:rPr>
          <w:t>全部以RDD jar包方式实现</w:t>
        </w:r>
      </w:ins>
      <w:ins w:id="1488" w:author="王会00041692" w:date="2016-08-23T15:15:00Z">
        <w:r>
          <w:rPr>
            <w:rFonts w:ascii="微软雅黑" w:eastAsia="微软雅黑" w:hAnsi="微软雅黑" w:hint="eastAsia"/>
          </w:rPr>
          <w:t>，</w:t>
        </w:r>
      </w:ins>
      <w:ins w:id="1489" w:author="王会00041692" w:date="2016-08-23T15:14:00Z">
        <w:r>
          <w:rPr>
            <w:rFonts w:ascii="微软雅黑" w:eastAsia="微软雅黑" w:hAnsi="微软雅黑" w:hint="eastAsia"/>
          </w:rPr>
          <w:t>包括</w:t>
        </w:r>
      </w:ins>
      <w:ins w:id="1490" w:author="王会00041692" w:date="2016-08-23T15:39:00Z">
        <w:r w:rsidR="00E70DCD">
          <w:rPr>
            <w:rFonts w:ascii="微软雅黑" w:eastAsia="微软雅黑" w:hAnsi="微软雅黑" w:hint="eastAsia"/>
          </w:rPr>
          <w:t>四</w:t>
        </w:r>
      </w:ins>
      <w:ins w:id="1491" w:author="王会00041692" w:date="2016-08-23T15:14:00Z">
        <w:r>
          <w:rPr>
            <w:rFonts w:ascii="微软雅黑" w:eastAsia="微软雅黑" w:hAnsi="微软雅黑" w:hint="eastAsia"/>
          </w:rPr>
          <w:t>种</w:t>
        </w:r>
      </w:ins>
      <w:ins w:id="1492" w:author="王会00041692" w:date="2016-08-23T15:16:00Z">
        <w:r>
          <w:rPr>
            <w:rFonts w:ascii="微软雅黑" w:eastAsia="微软雅黑" w:hAnsi="微软雅黑" w:hint="eastAsia"/>
          </w:rPr>
          <w:t>算法类型的jar包：</w:t>
        </w:r>
        <w:r w:rsidR="008D26BC" w:rsidRPr="008D26BC">
          <w:rPr>
            <w:rFonts w:ascii="微软雅黑" w:eastAsia="微软雅黑" w:hAnsi="微软雅黑"/>
            <w:rPrChange w:id="1493" w:author="王会00041692" w:date="2016-08-23T15:16:00Z">
              <w:rPr>
                <w:b/>
                <w:bCs/>
                <w:sz w:val="13"/>
                <w:szCs w:val="13"/>
              </w:rPr>
            </w:rPrChange>
          </w:rPr>
          <w:t>decoder</w:t>
        </w:r>
        <w:r w:rsidR="008D26BC" w:rsidRPr="008D26BC">
          <w:rPr>
            <w:rFonts w:ascii="微软雅黑" w:eastAsia="微软雅黑" w:hAnsi="微软雅黑" w:hint="eastAsia"/>
            <w:rPrChange w:id="1494" w:author="王会00041692" w:date="2016-08-23T15:16:00Z">
              <w:rPr>
                <w:rFonts w:hint="eastAsia"/>
                <w:b/>
                <w:bCs/>
                <w:sz w:val="13"/>
                <w:szCs w:val="13"/>
              </w:rPr>
            </w:rPrChange>
          </w:rPr>
          <w:t>、</w:t>
        </w:r>
        <w:r w:rsidR="008D26BC" w:rsidRPr="008D26BC">
          <w:rPr>
            <w:rFonts w:ascii="微软雅黑" w:eastAsia="微软雅黑" w:hAnsi="微软雅黑"/>
            <w:rPrChange w:id="1495" w:author="王会00041692" w:date="2016-08-23T15:16:00Z">
              <w:rPr>
                <w:b/>
                <w:bCs/>
                <w:sz w:val="13"/>
                <w:szCs w:val="13"/>
              </w:rPr>
            </w:rPrChange>
          </w:rPr>
          <w:t>transform</w:t>
        </w:r>
        <w:r w:rsidR="008D26BC" w:rsidRPr="008D26BC">
          <w:rPr>
            <w:rFonts w:ascii="微软雅黑" w:eastAsia="微软雅黑" w:hAnsi="微软雅黑" w:hint="eastAsia"/>
            <w:rPrChange w:id="1496" w:author="王会00041692" w:date="2016-08-23T15:16:00Z">
              <w:rPr>
                <w:rFonts w:hint="eastAsia"/>
                <w:b/>
                <w:bCs/>
                <w:sz w:val="13"/>
                <w:szCs w:val="13"/>
              </w:rPr>
            </w:rPrChange>
          </w:rPr>
          <w:t>、</w:t>
        </w:r>
        <w:r w:rsidR="008D26BC" w:rsidRPr="008D26BC">
          <w:rPr>
            <w:rFonts w:ascii="微软雅黑" w:eastAsia="微软雅黑" w:hAnsi="微软雅黑"/>
            <w:rPrChange w:id="1497" w:author="王会00041692" w:date="2016-08-23T15:16:00Z">
              <w:rPr>
                <w:b/>
                <w:bCs/>
                <w:sz w:val="13"/>
                <w:szCs w:val="13"/>
              </w:rPr>
            </w:rPrChange>
          </w:rPr>
          <w:t>output</w:t>
        </w:r>
      </w:ins>
      <w:ins w:id="1498" w:author="王会00041692" w:date="2016-08-23T15:39:00Z">
        <w:r w:rsidR="00E70DCD">
          <w:rPr>
            <w:rFonts w:ascii="微软雅黑" w:eastAsia="微软雅黑" w:hAnsi="微软雅黑" w:hint="eastAsia"/>
          </w:rPr>
          <w:t>以及辅助操作算法jar包</w:t>
        </w:r>
      </w:ins>
      <w:ins w:id="1499" w:author="王会00041692" w:date="2016-08-23T15:16:00Z">
        <w:r w:rsidR="008C364C">
          <w:rPr>
            <w:rFonts w:ascii="微软雅黑" w:eastAsia="微软雅黑" w:hAnsi="微软雅黑" w:hint="eastAsia"/>
          </w:rPr>
          <w:t>，以下分别进行说明</w:t>
        </w:r>
      </w:ins>
    </w:p>
    <w:p w:rsidR="008D26BC" w:rsidRDefault="001E466B" w:rsidP="008D26BC">
      <w:pPr>
        <w:pStyle w:val="3"/>
        <w:ind w:left="0" w:firstLine="0"/>
        <w:rPr>
          <w:ins w:id="1500" w:author="王会00041692" w:date="2016-08-22T16:34:00Z"/>
          <w:rFonts w:ascii="微软雅黑" w:eastAsia="微软雅黑" w:hAnsi="微软雅黑"/>
        </w:rPr>
        <w:pPrChange w:id="1501" w:author="王会00041692" w:date="2016-08-23T15:49:00Z">
          <w:pPr/>
        </w:pPrChange>
      </w:pPr>
      <w:ins w:id="1502" w:author="王会00041692" w:date="2016-08-23T15:41:00Z">
        <w:r>
          <w:rPr>
            <w:rFonts w:ascii="微软雅黑" w:eastAsia="微软雅黑" w:hAnsi="微软雅黑" w:hint="eastAsia"/>
          </w:rPr>
          <w:t>算法类型</w:t>
        </w:r>
      </w:ins>
      <w:ins w:id="1503" w:author="王会00041692" w:date="2016-08-23T15:49:00Z">
        <w:r>
          <w:rPr>
            <w:rFonts w:ascii="微软雅黑" w:eastAsia="微软雅黑" w:hAnsi="微软雅黑" w:hint="eastAsia"/>
          </w:rPr>
          <w:t>说明</w:t>
        </w:r>
      </w:ins>
    </w:p>
    <w:p w:rsidR="008D26BC" w:rsidRDefault="004E36EC" w:rsidP="008D26BC">
      <w:pPr>
        <w:pStyle w:val="4"/>
        <w:rPr>
          <w:ins w:id="1504" w:author="王会00041692" w:date="2016-08-23T15:17:00Z"/>
        </w:rPr>
        <w:pPrChange w:id="1505" w:author="王会00041692" w:date="2016-08-23T15:50:00Z">
          <w:pPr>
            <w:pStyle w:val="3"/>
            <w:ind w:left="0" w:firstLine="0"/>
          </w:pPr>
        </w:pPrChange>
      </w:pPr>
      <w:ins w:id="1506" w:author="王会00041692" w:date="2016-08-23T15:17:00Z">
        <w:r>
          <w:t>decoder</w:t>
        </w:r>
        <w:r w:rsidR="00EC53DC">
          <w:rPr>
            <w:rFonts w:hint="eastAsia"/>
          </w:rPr>
          <w:t>算法类型实现</w:t>
        </w:r>
        <w:r w:rsidR="00EC53DC" w:rsidRPr="00DA5AB8">
          <w:rPr>
            <w:rFonts w:hint="eastAsia"/>
          </w:rPr>
          <w:t>说明</w:t>
        </w:r>
      </w:ins>
    </w:p>
    <w:p w:rsidR="008D26BC" w:rsidRDefault="003D6E79" w:rsidP="008D26BC">
      <w:pPr>
        <w:rPr>
          <w:ins w:id="1507" w:author="王会00041692" w:date="2016-08-23T15:18:00Z"/>
          <w:color w:val="00B0F0"/>
        </w:rPr>
        <w:pPrChange w:id="1508" w:author="王会00041692" w:date="2016-08-23T15:17:00Z">
          <w:pPr>
            <w:pStyle w:val="3"/>
            <w:ind w:left="0" w:firstLine="0"/>
          </w:pPr>
        </w:pPrChange>
      </w:pPr>
      <w:ins w:id="1509" w:author="王会00041692" w:date="2016-08-23T15:18:00Z">
        <w:r>
          <w:rPr>
            <w:rFonts w:hint="eastAsia"/>
          </w:rPr>
          <w:t>适用条件：</w:t>
        </w:r>
        <w:r w:rsidRPr="005A5C16">
          <w:rPr>
            <w:rFonts w:hint="eastAsia"/>
            <w:color w:val="00B0F0"/>
          </w:rPr>
          <w:t>只有</w:t>
        </w:r>
        <w:r w:rsidRPr="005A5C16">
          <w:rPr>
            <w:rFonts w:hint="eastAsia"/>
            <w:color w:val="00B0F0"/>
          </w:rPr>
          <w:t>kafka direct</w:t>
        </w:r>
        <w:r w:rsidRPr="005A5C16">
          <w:rPr>
            <w:rFonts w:hint="eastAsia"/>
            <w:color w:val="00B0F0"/>
          </w:rPr>
          <w:t>类型的</w:t>
        </w:r>
        <w:r w:rsidRPr="005A5C16">
          <w:rPr>
            <w:rFonts w:hint="eastAsia"/>
            <w:color w:val="00B0F0"/>
          </w:rPr>
          <w:t>stream</w:t>
        </w:r>
        <w:r w:rsidRPr="005A5C16">
          <w:rPr>
            <w:rFonts w:hint="eastAsia"/>
            <w:color w:val="00B0F0"/>
          </w:rPr>
          <w:t>需要提供</w:t>
        </w:r>
      </w:ins>
    </w:p>
    <w:p w:rsidR="008D26BC" w:rsidRPr="008D26BC" w:rsidRDefault="008D26BC" w:rsidP="008D26BC">
      <w:pPr>
        <w:ind w:firstLineChars="202" w:firstLine="424"/>
        <w:rPr>
          <w:ins w:id="1510" w:author="王会00041692" w:date="2016-08-23T15:18:00Z"/>
          <w:color w:val="00B0F0"/>
          <w:rPrChange w:id="1511" w:author="王会00041692" w:date="2016-08-23T15:18:00Z">
            <w:rPr>
              <w:ins w:id="1512" w:author="王会00041692" w:date="2016-08-23T15:18:00Z"/>
            </w:rPr>
          </w:rPrChange>
        </w:rPr>
        <w:pPrChange w:id="1513" w:author="王会00041692" w:date="2016-08-23T15:19:00Z">
          <w:pPr/>
        </w:pPrChange>
      </w:pPr>
      <w:ins w:id="1514" w:author="王会00041692" w:date="2016-08-23T15:18:00Z">
        <w:r w:rsidRPr="008D26BC">
          <w:rPr>
            <w:color w:val="00B0F0"/>
            <w:rPrChange w:id="1515" w:author="王会00041692" w:date="2016-08-23T15:18:00Z">
              <w:rPr>
                <w:b/>
                <w:bCs/>
              </w:rPr>
            </w:rPrChange>
          </w:rPr>
          <w:t>decoder</w:t>
        </w:r>
        <w:r w:rsidRPr="008D26BC">
          <w:rPr>
            <w:rFonts w:hint="eastAsia"/>
            <w:color w:val="00B0F0"/>
            <w:rPrChange w:id="1516" w:author="王会00041692" w:date="2016-08-23T15:18:00Z">
              <w:rPr>
                <w:rFonts w:hint="eastAsia"/>
                <w:b/>
                <w:bCs/>
              </w:rPr>
            </w:rPrChange>
          </w:rPr>
          <w:t>算法继承于</w:t>
        </w:r>
        <w:r w:rsidRPr="008D26BC">
          <w:rPr>
            <w:color w:val="00B0F0"/>
            <w:rPrChange w:id="1517" w:author="王会00041692" w:date="2016-08-23T15:18:00Z">
              <w:rPr>
                <w:b/>
                <w:bCs/>
              </w:rPr>
            </w:rPrChange>
          </w:rPr>
          <w:t>com.zte.vmax.metadata. CreateStreamBase[K,V,KD &lt;: Decoder[K]:,VD &lt;: Decoder[V]:]</w:t>
        </w:r>
        <w:r w:rsidRPr="008D26BC">
          <w:rPr>
            <w:rFonts w:hint="eastAsia"/>
            <w:color w:val="00B0F0"/>
            <w:rPrChange w:id="1518" w:author="王会00041692" w:date="2016-08-23T15:18:00Z">
              <w:rPr>
                <w:rFonts w:hint="eastAsia"/>
                <w:b/>
                <w:bCs/>
              </w:rPr>
            </w:rPrChange>
          </w:rPr>
          <w:t>，其中</w:t>
        </w:r>
        <w:r w:rsidRPr="008D26BC">
          <w:rPr>
            <w:color w:val="00B0F0"/>
            <w:rPrChange w:id="1519" w:author="王会00041692" w:date="2016-08-23T15:18:00Z">
              <w:rPr>
                <w:b/>
                <w:bCs/>
              </w:rPr>
            </w:rPrChange>
          </w:rPr>
          <w:t>K</w:t>
        </w:r>
        <w:r w:rsidRPr="008D26BC">
          <w:rPr>
            <w:rFonts w:hint="eastAsia"/>
            <w:color w:val="00B0F0"/>
            <w:rPrChange w:id="1520" w:author="王会00041692" w:date="2016-08-23T15:18:00Z">
              <w:rPr>
                <w:rFonts w:hint="eastAsia"/>
                <w:b/>
                <w:bCs/>
              </w:rPr>
            </w:rPrChange>
          </w:rPr>
          <w:t>为解码后输出的</w:t>
        </w:r>
        <w:r w:rsidRPr="008D26BC">
          <w:rPr>
            <w:color w:val="00B0F0"/>
            <w:rPrChange w:id="1521" w:author="王会00041692" w:date="2016-08-23T15:18:00Z">
              <w:rPr>
                <w:b/>
                <w:bCs/>
              </w:rPr>
            </w:rPrChange>
          </w:rPr>
          <w:t>key</w:t>
        </w:r>
        <w:r w:rsidRPr="008D26BC">
          <w:rPr>
            <w:rFonts w:hint="eastAsia"/>
            <w:color w:val="00B0F0"/>
            <w:rPrChange w:id="1522" w:author="王会00041692" w:date="2016-08-23T15:18:00Z">
              <w:rPr>
                <w:rFonts w:hint="eastAsia"/>
                <w:b/>
                <w:bCs/>
              </w:rPr>
            </w:rPrChange>
          </w:rPr>
          <w:t>的类型，</w:t>
        </w:r>
        <w:r w:rsidRPr="008D26BC">
          <w:rPr>
            <w:color w:val="00B0F0"/>
            <w:rPrChange w:id="1523" w:author="王会00041692" w:date="2016-08-23T15:18:00Z">
              <w:rPr>
                <w:b/>
                <w:bCs/>
              </w:rPr>
            </w:rPrChange>
          </w:rPr>
          <w:t>V</w:t>
        </w:r>
        <w:r w:rsidRPr="008D26BC">
          <w:rPr>
            <w:rFonts w:hint="eastAsia"/>
            <w:color w:val="00B0F0"/>
            <w:rPrChange w:id="1524" w:author="王会00041692" w:date="2016-08-23T15:18:00Z">
              <w:rPr>
                <w:rFonts w:hint="eastAsia"/>
                <w:b/>
                <w:bCs/>
              </w:rPr>
            </w:rPrChange>
          </w:rPr>
          <w:t>为解码后输出的</w:t>
        </w:r>
        <w:r w:rsidRPr="008D26BC">
          <w:rPr>
            <w:color w:val="00B0F0"/>
            <w:rPrChange w:id="1525" w:author="王会00041692" w:date="2016-08-23T15:18:00Z">
              <w:rPr>
                <w:b/>
                <w:bCs/>
              </w:rPr>
            </w:rPrChange>
          </w:rPr>
          <w:t>value</w:t>
        </w:r>
        <w:r w:rsidRPr="008D26BC">
          <w:rPr>
            <w:rFonts w:hint="eastAsia"/>
            <w:color w:val="00B0F0"/>
            <w:rPrChange w:id="1526" w:author="王会00041692" w:date="2016-08-23T15:18:00Z">
              <w:rPr>
                <w:rFonts w:hint="eastAsia"/>
                <w:b/>
                <w:bCs/>
              </w:rPr>
            </w:rPrChange>
          </w:rPr>
          <w:t>的类型，</w:t>
        </w:r>
        <w:r w:rsidRPr="008D26BC">
          <w:rPr>
            <w:color w:val="00B0F0"/>
            <w:rPrChange w:id="1527" w:author="王会00041692" w:date="2016-08-23T15:18:00Z">
              <w:rPr>
                <w:b/>
                <w:bCs/>
              </w:rPr>
            </w:rPrChange>
          </w:rPr>
          <w:t>KD</w:t>
        </w:r>
        <w:r w:rsidRPr="008D26BC">
          <w:rPr>
            <w:rFonts w:hint="eastAsia"/>
            <w:color w:val="00B0F0"/>
            <w:rPrChange w:id="1528" w:author="王会00041692" w:date="2016-08-23T15:18:00Z">
              <w:rPr>
                <w:rFonts w:hint="eastAsia"/>
                <w:b/>
                <w:bCs/>
              </w:rPr>
            </w:rPrChange>
          </w:rPr>
          <w:t>为</w:t>
        </w:r>
        <w:r w:rsidRPr="008D26BC">
          <w:rPr>
            <w:color w:val="00B0F0"/>
            <w:rPrChange w:id="1529" w:author="王会00041692" w:date="2016-08-23T15:18:00Z">
              <w:rPr>
                <w:b/>
                <w:bCs/>
              </w:rPr>
            </w:rPrChange>
          </w:rPr>
          <w:t>key</w:t>
        </w:r>
        <w:r w:rsidRPr="008D26BC">
          <w:rPr>
            <w:rFonts w:hint="eastAsia"/>
            <w:color w:val="00B0F0"/>
            <w:rPrChange w:id="1530" w:author="王会00041692" w:date="2016-08-23T15:18:00Z">
              <w:rPr>
                <w:rFonts w:hint="eastAsia"/>
                <w:b/>
                <w:bCs/>
              </w:rPr>
            </w:rPrChange>
          </w:rPr>
          <w:t>解码类类型，</w:t>
        </w:r>
        <w:r w:rsidRPr="008D26BC">
          <w:rPr>
            <w:color w:val="00B0F0"/>
            <w:rPrChange w:id="1531" w:author="王会00041692" w:date="2016-08-23T15:18:00Z">
              <w:rPr>
                <w:b/>
                <w:bCs/>
              </w:rPr>
            </w:rPrChange>
          </w:rPr>
          <w:t>VD</w:t>
        </w:r>
        <w:r w:rsidRPr="008D26BC">
          <w:rPr>
            <w:rFonts w:hint="eastAsia"/>
            <w:color w:val="00B0F0"/>
            <w:rPrChange w:id="1532" w:author="王会00041692" w:date="2016-08-23T15:18:00Z">
              <w:rPr>
                <w:rFonts w:hint="eastAsia"/>
                <w:b/>
                <w:bCs/>
              </w:rPr>
            </w:rPrChange>
          </w:rPr>
          <w:t>为</w:t>
        </w:r>
        <w:r w:rsidRPr="008D26BC">
          <w:rPr>
            <w:color w:val="00B0F0"/>
            <w:rPrChange w:id="1533" w:author="王会00041692" w:date="2016-08-23T15:18:00Z">
              <w:rPr>
                <w:b/>
                <w:bCs/>
              </w:rPr>
            </w:rPrChange>
          </w:rPr>
          <w:t>value</w:t>
        </w:r>
        <w:r w:rsidRPr="008D26BC">
          <w:rPr>
            <w:rFonts w:hint="eastAsia"/>
            <w:color w:val="00B0F0"/>
            <w:rPrChange w:id="1534" w:author="王会00041692" w:date="2016-08-23T15:18:00Z">
              <w:rPr>
                <w:rFonts w:hint="eastAsia"/>
                <w:b/>
                <w:bCs/>
              </w:rPr>
            </w:rPrChange>
          </w:rPr>
          <w:t>界面类类型；</w:t>
        </w:r>
        <w:r w:rsidR="003D6E79" w:rsidRPr="007C1CA2">
          <w:rPr>
            <w:rFonts w:hint="eastAsia"/>
            <w:color w:val="00B0F0"/>
          </w:rPr>
          <w:t>decoder</w:t>
        </w:r>
        <w:r w:rsidR="003D6E79" w:rsidRPr="007C1CA2">
          <w:rPr>
            <w:rFonts w:hint="eastAsia"/>
            <w:color w:val="00B0F0"/>
          </w:rPr>
          <w:t>算法继承于</w:t>
        </w:r>
        <w:r w:rsidR="003D6E79" w:rsidRPr="007C1CA2">
          <w:rPr>
            <w:color w:val="00B0F0"/>
          </w:rPr>
          <w:t>com.zte.vmax.metadata. CreateStreamBase</w:t>
        </w:r>
        <w:r w:rsidR="003D6E79" w:rsidRPr="007C1CA2">
          <w:rPr>
            <w:rFonts w:hint="eastAsia"/>
            <w:color w:val="00B0F0"/>
          </w:rPr>
          <w:t>只是为了提供</w:t>
        </w:r>
        <w:r w:rsidR="003D6E79" w:rsidRPr="007C1CA2">
          <w:rPr>
            <w:rFonts w:hint="eastAsia"/>
            <w:color w:val="00B0F0"/>
          </w:rPr>
          <w:t>K</w:t>
        </w:r>
        <w:r w:rsidR="003D6E79" w:rsidRPr="007C1CA2">
          <w:rPr>
            <w:rFonts w:hint="eastAsia"/>
            <w:color w:val="00B0F0"/>
          </w:rPr>
          <w:t>，</w:t>
        </w:r>
        <w:r w:rsidR="003D6E79" w:rsidRPr="007C1CA2">
          <w:rPr>
            <w:rFonts w:hint="eastAsia"/>
            <w:color w:val="00B0F0"/>
          </w:rPr>
          <w:t>V</w:t>
        </w:r>
        <w:r w:rsidR="003D6E79" w:rsidRPr="007C1CA2">
          <w:rPr>
            <w:rFonts w:hint="eastAsia"/>
            <w:color w:val="00B0F0"/>
          </w:rPr>
          <w:t>，</w:t>
        </w:r>
        <w:r w:rsidR="003D6E79" w:rsidRPr="007C1CA2">
          <w:rPr>
            <w:rFonts w:hint="eastAsia"/>
            <w:color w:val="00B0F0"/>
          </w:rPr>
          <w:t>KD</w:t>
        </w:r>
        <w:r w:rsidR="003D6E79" w:rsidRPr="007C1CA2">
          <w:rPr>
            <w:rFonts w:hint="eastAsia"/>
            <w:color w:val="00B0F0"/>
          </w:rPr>
          <w:t>，</w:t>
        </w:r>
        <w:r w:rsidR="003D6E79" w:rsidRPr="007C1CA2">
          <w:rPr>
            <w:rFonts w:hint="eastAsia"/>
            <w:color w:val="00B0F0"/>
          </w:rPr>
          <w:t>VD</w:t>
        </w:r>
        <w:r w:rsidR="003D6E79" w:rsidRPr="007C1CA2">
          <w:rPr>
            <w:rFonts w:hint="eastAsia"/>
            <w:color w:val="00B0F0"/>
          </w:rPr>
          <w:t>类型，不需要重写任何方法</w:t>
        </w:r>
        <w:r w:rsidR="003D6E79">
          <w:rPr>
            <w:rFonts w:hint="eastAsia"/>
            <w:color w:val="00B0F0"/>
          </w:rPr>
          <w:t>（注意：子类必须是</w:t>
        </w:r>
        <w:r w:rsidR="003D6E79">
          <w:rPr>
            <w:rFonts w:hint="eastAsia"/>
            <w:color w:val="00B0F0"/>
          </w:rPr>
          <w:t>class</w:t>
        </w:r>
        <w:r w:rsidR="003D6E79">
          <w:rPr>
            <w:rFonts w:hint="eastAsia"/>
            <w:color w:val="00B0F0"/>
          </w:rPr>
          <w:t>，不能是</w:t>
        </w:r>
        <w:r w:rsidR="003D6E79">
          <w:rPr>
            <w:rFonts w:hint="eastAsia"/>
            <w:color w:val="00B0F0"/>
          </w:rPr>
          <w:t>object</w:t>
        </w:r>
        <w:r w:rsidR="003D6E79">
          <w:rPr>
            <w:rFonts w:hint="eastAsia"/>
            <w:color w:val="00B0F0"/>
          </w:rPr>
          <w:t>）</w:t>
        </w:r>
        <w:r w:rsidRPr="008D26BC">
          <w:rPr>
            <w:rFonts w:hint="eastAsia"/>
            <w:color w:val="00B0F0"/>
            <w:rPrChange w:id="1535" w:author="王会00041692" w:date="2016-08-23T15:18:00Z">
              <w:rPr>
                <w:rFonts w:hint="eastAsia"/>
                <w:b/>
                <w:bCs/>
              </w:rPr>
            </w:rPrChange>
          </w:rPr>
          <w:t>：例如：</w:t>
        </w:r>
      </w:ins>
    </w:p>
    <w:p w:rsidR="008D26BC" w:rsidRPr="008D26BC" w:rsidRDefault="008D26BC" w:rsidP="008D26BC">
      <w:pPr>
        <w:ind w:firstLineChars="202" w:firstLine="424"/>
        <w:rPr>
          <w:ins w:id="1536" w:author="王会00041692" w:date="2016-08-23T15:18:00Z"/>
          <w:color w:val="00B0F0"/>
          <w:rPrChange w:id="1537" w:author="王会00041692" w:date="2016-08-23T15:18:00Z">
            <w:rPr>
              <w:ins w:id="1538" w:author="王会00041692" w:date="2016-08-23T15:18:00Z"/>
            </w:rPr>
          </w:rPrChange>
        </w:rPr>
        <w:pPrChange w:id="1539" w:author="王会00041692" w:date="2016-08-23T15:19:00Z">
          <w:pPr/>
        </w:pPrChange>
      </w:pPr>
      <w:ins w:id="1540" w:author="王会00041692" w:date="2016-08-23T15:18:00Z">
        <w:r w:rsidRPr="008D26BC">
          <w:rPr>
            <w:color w:val="00B0F0"/>
            <w:rPrChange w:id="1541" w:author="王会00041692" w:date="2016-08-23T15:18:00Z">
              <w:rPr>
                <w:b/>
                <w:bCs/>
                <w:color w:val="00B0F0"/>
              </w:rPr>
            </w:rPrChange>
          </w:rPr>
          <w:t>class CreateStringStream extends CreateStreamBase[String,String,StringDecoder,StringDecoder]</w:t>
        </w:r>
      </w:ins>
    </w:p>
    <w:p w:rsidR="003D6E79" w:rsidRPr="003D6E79" w:rsidRDefault="008D26BC" w:rsidP="003D6E79">
      <w:pPr>
        <w:rPr>
          <w:ins w:id="1542" w:author="王会00041692" w:date="2016-08-23T15:18:00Z"/>
          <w:color w:val="00B0F0"/>
          <w:rPrChange w:id="1543" w:author="王会00041692" w:date="2016-08-23T15:18:00Z">
            <w:rPr>
              <w:ins w:id="1544" w:author="王会00041692" w:date="2016-08-23T15:18:00Z"/>
            </w:rPr>
          </w:rPrChange>
        </w:rPr>
      </w:pPr>
      <w:ins w:id="1545" w:author="王会00041692" w:date="2016-08-23T15:18:00Z">
        <w:r w:rsidRPr="008D26BC">
          <w:rPr>
            <w:color w:val="00B0F0"/>
            <w:rPrChange w:id="1546" w:author="王会00041692" w:date="2016-08-23T15:18:00Z">
              <w:rPr>
                <w:b/>
                <w:bCs/>
              </w:rPr>
            </w:rPrChange>
          </w:rPr>
          <w:t xml:space="preserve">   VK</w:t>
        </w:r>
        <w:r w:rsidRPr="008D26BC">
          <w:rPr>
            <w:rFonts w:hint="eastAsia"/>
            <w:color w:val="00B0F0"/>
            <w:rPrChange w:id="1547" w:author="王会00041692" w:date="2016-08-23T15:18:00Z">
              <w:rPr>
                <w:rFonts w:hint="eastAsia"/>
                <w:b/>
                <w:bCs/>
              </w:rPr>
            </w:rPrChange>
          </w:rPr>
          <w:t>，和</w:t>
        </w:r>
        <w:r w:rsidRPr="008D26BC">
          <w:rPr>
            <w:color w:val="00B0F0"/>
            <w:rPrChange w:id="1548" w:author="王会00041692" w:date="2016-08-23T15:18:00Z">
              <w:rPr>
                <w:b/>
                <w:bCs/>
              </w:rPr>
            </w:rPrChange>
          </w:rPr>
          <w:t>VD</w:t>
        </w:r>
        <w:r w:rsidRPr="008D26BC">
          <w:rPr>
            <w:rFonts w:hint="eastAsia"/>
            <w:color w:val="00B0F0"/>
            <w:rPrChange w:id="1549" w:author="王会00041692" w:date="2016-08-23T15:18:00Z">
              <w:rPr>
                <w:rFonts w:hint="eastAsia"/>
                <w:b/>
                <w:bCs/>
              </w:rPr>
            </w:rPrChange>
          </w:rPr>
          <w:t>也需要在</w:t>
        </w:r>
        <w:r w:rsidRPr="008D26BC">
          <w:rPr>
            <w:color w:val="00B0F0"/>
            <w:rPrChange w:id="1550" w:author="王会00041692" w:date="2016-08-23T15:18:00Z">
              <w:rPr>
                <w:b/>
                <w:bCs/>
              </w:rPr>
            </w:rPrChange>
          </w:rPr>
          <w:t>decoder jar</w:t>
        </w:r>
        <w:r w:rsidRPr="008D26BC">
          <w:rPr>
            <w:rFonts w:hint="eastAsia"/>
            <w:color w:val="00B0F0"/>
            <w:rPrChange w:id="1551" w:author="王会00041692" w:date="2016-08-23T15:18:00Z">
              <w:rPr>
                <w:rFonts w:hint="eastAsia"/>
                <w:b/>
                <w:bCs/>
              </w:rPr>
            </w:rPrChange>
          </w:rPr>
          <w:t>包中定义，并且继承于</w:t>
        </w:r>
        <w:r w:rsidRPr="008D26BC">
          <w:rPr>
            <w:color w:val="00B0F0"/>
            <w:rPrChange w:id="1552" w:author="王会00041692" w:date="2016-08-23T15:18:00Z">
              <w:rPr>
                <w:b/>
                <w:bCs/>
              </w:rPr>
            </w:rPrChange>
          </w:rPr>
          <w:t>kafka.serializer.Decoder</w:t>
        </w:r>
        <w:r w:rsidRPr="008D26BC">
          <w:rPr>
            <w:rFonts w:hint="eastAsia"/>
            <w:color w:val="00B0F0"/>
            <w:rPrChange w:id="1553" w:author="王会00041692" w:date="2016-08-23T15:18:00Z">
              <w:rPr>
                <w:rFonts w:hint="eastAsia"/>
                <w:b/>
                <w:bCs/>
              </w:rPr>
            </w:rPrChange>
          </w:rPr>
          <w:t>实现其</w:t>
        </w:r>
        <w:r w:rsidRPr="008D26BC">
          <w:rPr>
            <w:color w:val="00B0F0"/>
            <w:rPrChange w:id="1554" w:author="王会00041692" w:date="2016-08-23T15:18:00Z">
              <w:rPr>
                <w:b/>
                <w:bCs/>
              </w:rPr>
            </w:rPrChange>
          </w:rPr>
          <w:t>fromBytes(bytes: Array[Byte])</w:t>
        </w:r>
        <w:r w:rsidRPr="008D26BC">
          <w:rPr>
            <w:rFonts w:hint="eastAsia"/>
            <w:color w:val="00B0F0"/>
            <w:rPrChange w:id="1555" w:author="王会00041692" w:date="2016-08-23T15:18:00Z">
              <w:rPr>
                <w:rFonts w:hint="eastAsia"/>
                <w:b/>
                <w:bCs/>
              </w:rPr>
            </w:rPrChange>
          </w:rPr>
          <w:t>方法，例如：</w:t>
        </w:r>
        <w:r w:rsidRPr="008D26BC">
          <w:rPr>
            <w:color w:val="00B0F0"/>
            <w:rPrChange w:id="1556" w:author="王会00041692" w:date="2016-08-23T15:18:00Z">
              <w:rPr>
                <w:b/>
                <w:bCs/>
                <w:color w:val="00B0F0"/>
              </w:rPr>
            </w:rPrChange>
          </w:rPr>
          <w:t>class StringDecoder(props: VerifiableProperties = null) extends Decoder[String]</w:t>
        </w:r>
        <w:r w:rsidRPr="008D26BC">
          <w:rPr>
            <w:rFonts w:hint="eastAsia"/>
            <w:color w:val="00B0F0"/>
            <w:rPrChange w:id="1557" w:author="王会00041692" w:date="2016-08-23T15:18:00Z">
              <w:rPr>
                <w:rFonts w:hint="eastAsia"/>
                <w:b/>
                <w:bCs/>
              </w:rPr>
            </w:rPrChange>
          </w:rPr>
          <w:t>；</w:t>
        </w:r>
      </w:ins>
    </w:p>
    <w:p w:rsidR="003D6E79" w:rsidRDefault="003D6E79" w:rsidP="003D6E79">
      <w:pPr>
        <w:rPr>
          <w:ins w:id="1558" w:author="王会00041692" w:date="2016-08-23T15:18:00Z"/>
        </w:rPr>
      </w:pPr>
      <w:ins w:id="1559" w:author="王会00041692" w:date="2016-08-23T15:18:00Z">
        <w:r>
          <w:rPr>
            <w:rFonts w:hint="eastAsia"/>
          </w:rPr>
          <w:t xml:space="preserve">   </w:t>
        </w:r>
        <w:r>
          <w:rPr>
            <w:rFonts w:hint="eastAsia"/>
          </w:rPr>
          <w:t>特别说明：</w:t>
        </w:r>
      </w:ins>
    </w:p>
    <w:p w:rsidR="008D26BC" w:rsidRDefault="003D6E79" w:rsidP="008D26BC">
      <w:pPr>
        <w:ind w:firstLine="142"/>
        <w:rPr>
          <w:ins w:id="1560" w:author="王会00041692" w:date="2016-08-24T09:44:00Z"/>
          <w:color w:val="00B0F0"/>
        </w:rPr>
        <w:pPrChange w:id="1561" w:author="王会00041692" w:date="2016-08-24T09:44:00Z">
          <w:pPr>
            <w:pStyle w:val="3"/>
            <w:ind w:left="0" w:firstLine="0"/>
          </w:pPr>
        </w:pPrChange>
      </w:pPr>
      <w:ins w:id="1562" w:author="王会00041692" w:date="2016-08-23T15:18:00Z">
        <w:r w:rsidRPr="00AA4A97">
          <w:rPr>
            <w:rFonts w:hint="eastAsia"/>
            <w:b/>
            <w:color w:val="00B0F0"/>
          </w:rPr>
          <w:t>1</w:t>
        </w:r>
        <w:r w:rsidRPr="00AA4A97">
          <w:rPr>
            <w:rFonts w:hint="eastAsia"/>
            <w:b/>
            <w:color w:val="00B0F0"/>
          </w:rPr>
          <w:t>、对于输入输出的</w:t>
        </w:r>
        <w:r w:rsidRPr="00AA4A97">
          <w:rPr>
            <w:rFonts w:hint="eastAsia"/>
            <w:b/>
            <w:color w:val="00B0F0"/>
          </w:rPr>
          <w:t>key</w:t>
        </w:r>
        <w:r w:rsidRPr="00AA4A97">
          <w:rPr>
            <w:rFonts w:hint="eastAsia"/>
            <w:b/>
            <w:color w:val="00B0F0"/>
          </w:rPr>
          <w:t>和</w:t>
        </w:r>
        <w:r w:rsidRPr="00AA4A97">
          <w:rPr>
            <w:rFonts w:hint="eastAsia"/>
            <w:b/>
            <w:color w:val="00B0F0"/>
          </w:rPr>
          <w:t>value</w:t>
        </w:r>
        <w:r w:rsidRPr="00AA4A97">
          <w:rPr>
            <w:rFonts w:hint="eastAsia"/>
            <w:b/>
            <w:color w:val="00B0F0"/>
          </w:rPr>
          <w:t>都是</w:t>
        </w:r>
        <w:r w:rsidRPr="00AA4A97">
          <w:rPr>
            <w:rFonts w:hint="eastAsia"/>
            <w:b/>
            <w:color w:val="00B0F0"/>
          </w:rPr>
          <w:t>string</w:t>
        </w:r>
        <w:r w:rsidRPr="00AA4A97">
          <w:rPr>
            <w:rFonts w:hint="eastAsia"/>
            <w:b/>
            <w:color w:val="00B0F0"/>
          </w:rPr>
          <w:t>类型，而且不需要进行字段筛选的</w:t>
        </w:r>
        <w:r w:rsidRPr="00AA4A97">
          <w:rPr>
            <w:rFonts w:hint="eastAsia"/>
            <w:b/>
            <w:color w:val="00B0F0"/>
          </w:rPr>
          <w:t>decoder</w:t>
        </w:r>
        <w:r w:rsidRPr="00AA4A97">
          <w:rPr>
            <w:rFonts w:hint="eastAsia"/>
            <w:b/>
            <w:color w:val="00B0F0"/>
          </w:rPr>
          <w:t>，是不需要定义解码</w:t>
        </w:r>
        <w:r w:rsidRPr="00AA4A97">
          <w:rPr>
            <w:rFonts w:hint="eastAsia"/>
            <w:b/>
            <w:color w:val="00B0F0"/>
          </w:rPr>
          <w:t>jar</w:t>
        </w:r>
        <w:r w:rsidRPr="00AA4A97">
          <w:rPr>
            <w:rFonts w:hint="eastAsia"/>
            <w:b/>
            <w:color w:val="00B0F0"/>
          </w:rPr>
          <w:t>包的，当不定义</w:t>
        </w:r>
        <w:r w:rsidRPr="00AA4A97">
          <w:rPr>
            <w:rFonts w:hint="eastAsia"/>
            <w:b/>
            <w:color w:val="00B0F0"/>
          </w:rPr>
          <w:t>jar</w:t>
        </w:r>
        <w:r w:rsidRPr="00AA4A97">
          <w:rPr>
            <w:rFonts w:hint="eastAsia"/>
            <w:b/>
            <w:color w:val="00B0F0"/>
          </w:rPr>
          <w:t>包时，算法</w:t>
        </w:r>
        <w:r w:rsidRPr="00AA4A97">
          <w:rPr>
            <w:rFonts w:hint="eastAsia"/>
            <w:b/>
            <w:color w:val="00B0F0"/>
          </w:rPr>
          <w:t>xml</w:t>
        </w:r>
        <w:r w:rsidRPr="00AA4A97">
          <w:rPr>
            <w:rFonts w:hint="eastAsia"/>
            <w:b/>
            <w:color w:val="00B0F0"/>
          </w:rPr>
          <w:t>中</w:t>
        </w:r>
        <w:r w:rsidRPr="00AA4A97">
          <w:rPr>
            <w:rFonts w:hint="eastAsia"/>
            <w:b/>
            <w:color w:val="00B0F0"/>
          </w:rPr>
          <w:t>class</w:t>
        </w:r>
        <w:r w:rsidRPr="00AA4A97">
          <w:rPr>
            <w:rFonts w:hint="eastAsia"/>
            <w:b/>
            <w:color w:val="00B0F0"/>
          </w:rPr>
          <w:t>和</w:t>
        </w:r>
        <w:r w:rsidRPr="00AA4A97">
          <w:rPr>
            <w:rFonts w:hint="eastAsia"/>
            <w:b/>
            <w:color w:val="00B0F0"/>
          </w:rPr>
          <w:t>jarpath</w:t>
        </w:r>
        <w:r w:rsidRPr="00AA4A97">
          <w:rPr>
            <w:rFonts w:hint="eastAsia"/>
            <w:b/>
            <w:color w:val="00B0F0"/>
          </w:rPr>
          <w:t>字段填空；</w:t>
        </w:r>
      </w:ins>
    </w:p>
    <w:p w:rsidR="008D26BC" w:rsidRPr="008D26BC" w:rsidRDefault="003D6E79" w:rsidP="008D26BC">
      <w:pPr>
        <w:ind w:firstLine="142"/>
        <w:rPr>
          <w:ins w:id="1563" w:author="王会00041692" w:date="2016-08-23T15:17:00Z"/>
          <w:color w:val="00B0F0"/>
          <w:rPrChange w:id="1564" w:author="王会00041692" w:date="2016-08-24T09:44:00Z">
            <w:rPr>
              <w:ins w:id="1565" w:author="王会00041692" w:date="2016-08-23T15:17:00Z"/>
              <w:rFonts w:ascii="微软雅黑" w:eastAsia="微软雅黑" w:hAnsi="微软雅黑"/>
            </w:rPr>
          </w:rPrChange>
        </w:rPr>
        <w:pPrChange w:id="1566" w:author="王会00041692" w:date="2016-08-24T09:44:00Z">
          <w:pPr>
            <w:pStyle w:val="3"/>
            <w:ind w:left="0" w:firstLine="0"/>
          </w:pPr>
        </w:pPrChange>
      </w:pPr>
      <w:ins w:id="1567" w:author="王会00041692" w:date="2016-08-23T15:18:00Z">
        <w:r w:rsidRPr="00AA4A97">
          <w:rPr>
            <w:rFonts w:hint="eastAsia"/>
            <w:b/>
            <w:color w:val="00B0F0"/>
          </w:rPr>
          <w:t>2</w:t>
        </w:r>
        <w:r w:rsidRPr="00AA4A97">
          <w:rPr>
            <w:rFonts w:hint="eastAsia"/>
            <w:b/>
            <w:color w:val="00B0F0"/>
          </w:rPr>
          <w:t>、当一个</w:t>
        </w:r>
        <w:r w:rsidRPr="00AA4A97">
          <w:rPr>
            <w:rFonts w:hint="eastAsia"/>
            <w:b/>
            <w:color w:val="00B0F0"/>
          </w:rPr>
          <w:t>task</w:t>
        </w:r>
        <w:r w:rsidRPr="00AA4A97">
          <w:rPr>
            <w:rFonts w:hint="eastAsia"/>
            <w:b/>
            <w:color w:val="00B0F0"/>
          </w:rPr>
          <w:t>需要接入多个流时，需要定义多个</w:t>
        </w:r>
        <w:r w:rsidRPr="00AA4A97">
          <w:rPr>
            <w:rFonts w:hint="eastAsia"/>
            <w:b/>
            <w:color w:val="00B0F0"/>
          </w:rPr>
          <w:t>decoder</w:t>
        </w:r>
        <w:r w:rsidRPr="00AA4A97">
          <w:rPr>
            <w:rFonts w:hint="eastAsia"/>
            <w:b/>
            <w:color w:val="00B0F0"/>
          </w:rPr>
          <w:t>算法，其算法名称</w:t>
        </w:r>
        <w:r w:rsidRPr="00AA4A97">
          <w:rPr>
            <w:b/>
            <w:color w:val="00B0F0"/>
          </w:rPr>
          <w:t>algorithm name</w:t>
        </w:r>
        <w:r w:rsidRPr="00AA4A97">
          <w:rPr>
            <w:rFonts w:hint="eastAsia"/>
            <w:b/>
            <w:color w:val="00B0F0"/>
          </w:rPr>
          <w:t>、输出名称</w:t>
        </w:r>
        <w:r w:rsidRPr="00AA4A97">
          <w:rPr>
            <w:rFonts w:hint="eastAsia"/>
            <w:b/>
            <w:color w:val="00B0F0"/>
          </w:rPr>
          <w:t>o</w:t>
        </w:r>
        <w:r w:rsidRPr="00AA4A97">
          <w:rPr>
            <w:b/>
            <w:color w:val="00B0F0"/>
          </w:rPr>
          <w:t>utput</w:t>
        </w:r>
        <w:r w:rsidRPr="00AA4A97">
          <w:rPr>
            <w:rFonts w:hint="eastAsia"/>
            <w:b/>
            <w:color w:val="00B0F0"/>
          </w:rPr>
          <w:t xml:space="preserve"> </w:t>
        </w:r>
        <w:r w:rsidRPr="00AA4A97">
          <w:rPr>
            <w:b/>
            <w:color w:val="00B0F0"/>
          </w:rPr>
          <w:t>name</w:t>
        </w:r>
        <w:r w:rsidRPr="00AA4A97">
          <w:rPr>
            <w:rFonts w:hint="eastAsia"/>
            <w:b/>
            <w:color w:val="00B0F0"/>
          </w:rPr>
          <w:t>不能相同</w:t>
        </w:r>
        <w:r w:rsidRPr="00AA4A97">
          <w:rPr>
            <w:rFonts w:hint="eastAsia"/>
            <w:b/>
            <w:color w:val="00B0F0"/>
          </w:rPr>
          <w:t>;</w:t>
        </w:r>
      </w:ins>
    </w:p>
    <w:p w:rsidR="008D26BC" w:rsidRDefault="004E36EC" w:rsidP="008D26BC">
      <w:pPr>
        <w:pStyle w:val="4"/>
        <w:rPr>
          <w:ins w:id="1568" w:author="王会00041692" w:date="2016-08-23T15:19:00Z"/>
        </w:rPr>
        <w:pPrChange w:id="1569" w:author="王会00041692" w:date="2016-08-23T15:50:00Z">
          <w:pPr>
            <w:pStyle w:val="3"/>
            <w:ind w:left="0" w:firstLine="0"/>
          </w:pPr>
        </w:pPrChange>
      </w:pPr>
      <w:ins w:id="1570" w:author="王会00041692" w:date="2016-08-23T15:17:00Z">
        <w:r>
          <w:rPr>
            <w:rFonts w:hint="eastAsia"/>
          </w:rPr>
          <w:t>transform</w:t>
        </w:r>
        <w:r>
          <w:rPr>
            <w:rFonts w:hint="eastAsia"/>
          </w:rPr>
          <w:t>算法类型实现</w:t>
        </w:r>
        <w:r w:rsidRPr="00DA5AB8">
          <w:rPr>
            <w:rFonts w:hint="eastAsia"/>
          </w:rPr>
          <w:t>说明</w:t>
        </w:r>
      </w:ins>
    </w:p>
    <w:p w:rsidR="008D26BC" w:rsidRDefault="00BF2778" w:rsidP="008D26BC">
      <w:pPr>
        <w:ind w:firstLineChars="202" w:firstLine="424"/>
        <w:rPr>
          <w:ins w:id="1571" w:author="王会00041692" w:date="2016-08-23T15:19:00Z"/>
        </w:rPr>
        <w:pPrChange w:id="1572" w:author="王会00041692" w:date="2016-08-24T09:45:00Z">
          <w:pPr/>
        </w:pPrChange>
      </w:pPr>
      <w:ins w:id="1573" w:author="王会00041692" w:date="2016-08-23T15:19:00Z">
        <w:r>
          <w:rPr>
            <w:rFonts w:hint="eastAsia"/>
          </w:rPr>
          <w:t>transform</w:t>
        </w:r>
        <w:r>
          <w:rPr>
            <w:rFonts w:hint="eastAsia"/>
          </w:rPr>
          <w:t>算法继承于</w:t>
        </w:r>
        <w:r w:rsidRPr="00AB6C3F">
          <w:t>com.zte.vmax.metadata.</w:t>
        </w:r>
        <w:r w:rsidRPr="007E726C">
          <w:t>StreamingTransformBase[I,O]</w:t>
        </w:r>
        <w:r>
          <w:rPr>
            <w:rFonts w:hint="eastAsia"/>
          </w:rPr>
          <w:t>，重写其</w:t>
        </w:r>
        <w:r w:rsidRPr="00C734B7">
          <w:t>transformDStream(in: List[DStream[I]]): List[DStream[O]]</w:t>
        </w:r>
        <w:r>
          <w:rPr>
            <w:rFonts w:hint="eastAsia"/>
          </w:rPr>
          <w:t>方法，其中</w:t>
        </w:r>
        <w:r>
          <w:rPr>
            <w:rFonts w:hint="eastAsia"/>
          </w:rPr>
          <w:t>I</w:t>
        </w:r>
        <w:r>
          <w:rPr>
            <w:rFonts w:hint="eastAsia"/>
          </w:rPr>
          <w:t>为输入</w:t>
        </w:r>
        <w:r>
          <w:rPr>
            <w:rFonts w:hint="eastAsia"/>
          </w:rPr>
          <w:t>DStream</w:t>
        </w:r>
        <w:r>
          <w:rPr>
            <w:rFonts w:hint="eastAsia"/>
          </w:rPr>
          <w:t>的类型，</w:t>
        </w:r>
        <w:r>
          <w:rPr>
            <w:rFonts w:hint="eastAsia"/>
          </w:rPr>
          <w:t>O</w:t>
        </w:r>
        <w:r>
          <w:rPr>
            <w:rFonts w:hint="eastAsia"/>
          </w:rPr>
          <w:t>为输出</w:t>
        </w:r>
        <w:r>
          <w:rPr>
            <w:rFonts w:hint="eastAsia"/>
          </w:rPr>
          <w:t>DStream</w:t>
        </w:r>
        <w:r>
          <w:rPr>
            <w:rFonts w:hint="eastAsia"/>
          </w:rPr>
          <w:t>的类型</w:t>
        </w:r>
        <w:r>
          <w:rPr>
            <w:rFonts w:hint="eastAsia"/>
            <w:color w:val="00B0F0"/>
          </w:rPr>
          <w:t>（注意：子类必须是</w:t>
        </w:r>
        <w:r>
          <w:rPr>
            <w:rFonts w:hint="eastAsia"/>
            <w:color w:val="00B0F0"/>
          </w:rPr>
          <w:t>class</w:t>
        </w:r>
        <w:r>
          <w:rPr>
            <w:rFonts w:hint="eastAsia"/>
            <w:color w:val="00B0F0"/>
          </w:rPr>
          <w:t>，不能是</w:t>
        </w:r>
        <w:r>
          <w:rPr>
            <w:rFonts w:hint="eastAsia"/>
            <w:color w:val="00B0F0"/>
          </w:rPr>
          <w:t>object</w:t>
        </w:r>
        <w:r>
          <w:rPr>
            <w:rFonts w:hint="eastAsia"/>
            <w:color w:val="00B0F0"/>
          </w:rPr>
          <w:t>）</w:t>
        </w:r>
        <w:r>
          <w:rPr>
            <w:rFonts w:hint="eastAsia"/>
          </w:rPr>
          <w:t>，例如：</w:t>
        </w:r>
      </w:ins>
    </w:p>
    <w:p w:rsidR="008D26BC" w:rsidRDefault="00BF2778" w:rsidP="008D26BC">
      <w:pPr>
        <w:ind w:firstLineChars="202" w:firstLine="424"/>
        <w:rPr>
          <w:ins w:id="1574" w:author="王会00041692" w:date="2016-08-23T15:19:00Z"/>
        </w:rPr>
        <w:pPrChange w:id="1575" w:author="王会00041692" w:date="2016-08-24T09:45:00Z">
          <w:pPr/>
        </w:pPrChange>
      </w:pPr>
      <w:ins w:id="1576" w:author="王会00041692" w:date="2016-08-23T15:19:00Z">
        <w:r>
          <w:rPr>
            <w:rFonts w:hint="eastAsia"/>
          </w:rPr>
          <w:t xml:space="preserve">class xxxTransform extends </w:t>
        </w:r>
        <w:r w:rsidRPr="007E726C">
          <w:t>StreamingTransformBase</w:t>
        </w:r>
        <w:r>
          <w:rPr>
            <w:rFonts w:hint="eastAsia"/>
          </w:rPr>
          <w:t>[String,String]</w:t>
        </w:r>
      </w:ins>
    </w:p>
    <w:p w:rsidR="008D26BC" w:rsidRDefault="00BF2778" w:rsidP="008D26BC">
      <w:pPr>
        <w:ind w:firstLineChars="202" w:firstLine="424"/>
        <w:rPr>
          <w:ins w:id="1577" w:author="王会00041692" w:date="2016-08-23T15:19:00Z"/>
        </w:rPr>
        <w:pPrChange w:id="1578" w:author="王会00041692" w:date="2016-08-24T09:45:00Z">
          <w:pPr/>
        </w:pPrChange>
      </w:pPr>
      <w:ins w:id="1579" w:author="王会00041692" w:date="2016-08-23T15:19:00Z">
        <w:r>
          <w:rPr>
            <w:rFonts w:hint="eastAsia"/>
          </w:rPr>
          <w:t>特别说明：</w:t>
        </w:r>
      </w:ins>
    </w:p>
    <w:p w:rsidR="008D26BC" w:rsidRPr="008D26BC" w:rsidRDefault="00BF2778" w:rsidP="008D26BC">
      <w:pPr>
        <w:rPr>
          <w:ins w:id="1580" w:author="王会00041692" w:date="2016-08-23T15:17:00Z"/>
          <w:rPrChange w:id="1581" w:author="王会00041692" w:date="2016-08-23T15:19:00Z">
            <w:rPr>
              <w:ins w:id="1582" w:author="王会00041692" w:date="2016-08-23T15:17:00Z"/>
              <w:rFonts w:ascii="微软雅黑" w:eastAsia="微软雅黑" w:hAnsi="微软雅黑"/>
            </w:rPr>
          </w:rPrChange>
        </w:rPr>
        <w:pPrChange w:id="1583" w:author="王会00041692" w:date="2016-08-24T09:45:00Z">
          <w:pPr>
            <w:pStyle w:val="3"/>
            <w:ind w:left="0" w:firstLine="0"/>
          </w:pPr>
        </w:pPrChange>
      </w:pPr>
      <w:ins w:id="1584" w:author="王会00041692" w:date="2016-08-23T15:19:00Z">
        <w:r w:rsidRPr="00AA4A97">
          <w:rPr>
            <w:rFonts w:hint="eastAsia"/>
            <w:b/>
            <w:color w:val="00B0F0"/>
          </w:rPr>
          <w:t>1</w:t>
        </w:r>
        <w:r w:rsidRPr="00AA4A97">
          <w:rPr>
            <w:rFonts w:hint="eastAsia"/>
            <w:b/>
            <w:color w:val="00B0F0"/>
          </w:rPr>
          <w:t>、当一个算法有多个输出时，其</w:t>
        </w:r>
        <w:r w:rsidRPr="00AA4A97">
          <w:rPr>
            <w:b/>
            <w:color w:val="00B0F0"/>
          </w:rPr>
          <w:t>transformDStream</w:t>
        </w:r>
        <w:r w:rsidRPr="00AA4A97">
          <w:rPr>
            <w:rFonts w:hint="eastAsia"/>
            <w:b/>
            <w:color w:val="00B0F0"/>
          </w:rPr>
          <w:t>函数的输出顺序必须与算法</w:t>
        </w:r>
        <w:r w:rsidRPr="00AA4A97">
          <w:rPr>
            <w:rFonts w:hint="eastAsia"/>
            <w:b/>
            <w:color w:val="00B0F0"/>
          </w:rPr>
          <w:t>xml</w:t>
        </w:r>
        <w:r w:rsidRPr="00AA4A97">
          <w:rPr>
            <w:rFonts w:hint="eastAsia"/>
            <w:b/>
            <w:color w:val="00B0F0"/>
          </w:rPr>
          <w:t>中配置的输出顺序一致</w:t>
        </w:r>
      </w:ins>
    </w:p>
    <w:p w:rsidR="008D26BC" w:rsidRDefault="004E36EC" w:rsidP="008D26BC">
      <w:pPr>
        <w:pStyle w:val="4"/>
        <w:rPr>
          <w:ins w:id="1585" w:author="王会00041692" w:date="2016-08-23T15:17:00Z"/>
        </w:rPr>
        <w:pPrChange w:id="1586" w:author="王会00041692" w:date="2016-08-23T15:50:00Z">
          <w:pPr>
            <w:pStyle w:val="3"/>
            <w:ind w:left="0" w:firstLine="0"/>
          </w:pPr>
        </w:pPrChange>
      </w:pPr>
      <w:ins w:id="1587" w:author="王会00041692" w:date="2016-08-23T15:17:00Z">
        <w:r>
          <w:rPr>
            <w:rFonts w:hint="eastAsia"/>
          </w:rPr>
          <w:t>output</w:t>
        </w:r>
        <w:r>
          <w:rPr>
            <w:rFonts w:hint="eastAsia"/>
          </w:rPr>
          <w:t>算法类型实现</w:t>
        </w:r>
        <w:r w:rsidRPr="00DA5AB8">
          <w:rPr>
            <w:rFonts w:hint="eastAsia"/>
          </w:rPr>
          <w:t>说明</w:t>
        </w:r>
      </w:ins>
    </w:p>
    <w:p w:rsidR="008D26BC" w:rsidRDefault="00BF2778" w:rsidP="008D26BC">
      <w:pPr>
        <w:ind w:firstLineChars="202" w:firstLine="424"/>
        <w:rPr>
          <w:ins w:id="1588" w:author="王会00041692" w:date="2016-08-23T15:19:00Z"/>
        </w:rPr>
        <w:pPrChange w:id="1589" w:author="王会00041692" w:date="2016-08-24T09:45:00Z">
          <w:pPr/>
        </w:pPrChange>
      </w:pPr>
      <w:ins w:id="1590" w:author="王会00041692" w:date="2016-08-23T15:19:00Z">
        <w:r>
          <w:rPr>
            <w:rFonts w:hint="eastAsia"/>
          </w:rPr>
          <w:t>output</w:t>
        </w:r>
        <w:r>
          <w:rPr>
            <w:rFonts w:hint="eastAsia"/>
          </w:rPr>
          <w:t>算法继承于</w:t>
        </w:r>
        <w:r w:rsidRPr="00AB6C3F">
          <w:t>com.zte.vmax.metadata.</w:t>
        </w:r>
        <w:r w:rsidRPr="00E17B0A">
          <w:t>StreamingOutputBase[I</w:t>
        </w:r>
        <w:r>
          <w:rPr>
            <w:rFonts w:hint="eastAsia"/>
          </w:rPr>
          <w:t>]</w:t>
        </w:r>
        <w:r>
          <w:rPr>
            <w:rFonts w:hint="eastAsia"/>
          </w:rPr>
          <w:t>，重写其</w:t>
        </w:r>
        <w:r w:rsidRPr="00D2742D">
          <w:t>outputDStream(in: List[DStream[I]]): Unit</w:t>
        </w:r>
        <w:r>
          <w:rPr>
            <w:rFonts w:hint="eastAsia"/>
          </w:rPr>
          <w:t>方法，其中</w:t>
        </w:r>
        <w:r>
          <w:rPr>
            <w:rFonts w:hint="eastAsia"/>
          </w:rPr>
          <w:t>I</w:t>
        </w:r>
        <w:r>
          <w:rPr>
            <w:rFonts w:hint="eastAsia"/>
          </w:rPr>
          <w:t>为输入</w:t>
        </w:r>
        <w:r>
          <w:rPr>
            <w:rFonts w:hint="eastAsia"/>
          </w:rPr>
          <w:t>DStream</w:t>
        </w:r>
        <w:r>
          <w:rPr>
            <w:rFonts w:hint="eastAsia"/>
          </w:rPr>
          <w:t>的类型</w:t>
        </w:r>
        <w:r>
          <w:rPr>
            <w:rFonts w:hint="eastAsia"/>
            <w:color w:val="00B0F0"/>
          </w:rPr>
          <w:t>（注意：子类必须是</w:t>
        </w:r>
        <w:r>
          <w:rPr>
            <w:rFonts w:hint="eastAsia"/>
            <w:color w:val="00B0F0"/>
          </w:rPr>
          <w:t>class</w:t>
        </w:r>
        <w:r>
          <w:rPr>
            <w:rFonts w:hint="eastAsia"/>
            <w:color w:val="00B0F0"/>
          </w:rPr>
          <w:t>，不能是</w:t>
        </w:r>
        <w:r>
          <w:rPr>
            <w:rFonts w:hint="eastAsia"/>
            <w:color w:val="00B0F0"/>
          </w:rPr>
          <w:t>object</w:t>
        </w:r>
        <w:r>
          <w:rPr>
            <w:rFonts w:hint="eastAsia"/>
            <w:color w:val="00B0F0"/>
          </w:rPr>
          <w:t>）</w:t>
        </w:r>
        <w:r>
          <w:rPr>
            <w:rFonts w:hint="eastAsia"/>
          </w:rPr>
          <w:t>，例如：</w:t>
        </w:r>
        <w:r>
          <w:rPr>
            <w:rFonts w:hint="eastAsia"/>
          </w:rPr>
          <w:t xml:space="preserve">class xxxOutput extends </w:t>
        </w:r>
        <w:r w:rsidRPr="00E17B0A">
          <w:t>StreamingOutputBase</w:t>
        </w:r>
        <w:r>
          <w:rPr>
            <w:rFonts w:hint="eastAsia"/>
          </w:rPr>
          <w:t>[String]</w:t>
        </w:r>
      </w:ins>
    </w:p>
    <w:p w:rsidR="008D26BC" w:rsidRDefault="00E70DCD" w:rsidP="008D26BC">
      <w:pPr>
        <w:pStyle w:val="4"/>
        <w:rPr>
          <w:ins w:id="1591" w:author="王会00041692" w:date="2016-08-23T15:40:00Z"/>
        </w:rPr>
        <w:pPrChange w:id="1592" w:author="王会00041692" w:date="2016-08-23T15:50:00Z">
          <w:pPr>
            <w:pStyle w:val="3"/>
            <w:ind w:left="0" w:firstLine="0"/>
          </w:pPr>
        </w:pPrChange>
      </w:pPr>
      <w:ins w:id="1593" w:author="王会00041692" w:date="2016-08-23T15:40:00Z">
        <w:r>
          <w:rPr>
            <w:rFonts w:hint="eastAsia"/>
          </w:rPr>
          <w:t>辅助操作算法类型实现</w:t>
        </w:r>
        <w:r w:rsidRPr="00DA5AB8">
          <w:rPr>
            <w:rFonts w:hint="eastAsia"/>
          </w:rPr>
          <w:t>说明</w:t>
        </w:r>
      </w:ins>
    </w:p>
    <w:p w:rsidR="008D26BC" w:rsidRDefault="00332DA8" w:rsidP="008D26BC">
      <w:pPr>
        <w:ind w:firstLineChars="202" w:firstLine="424"/>
        <w:rPr>
          <w:ins w:id="1594" w:author="王会00041692" w:date="2016-08-23T15:40:00Z"/>
        </w:rPr>
        <w:pPrChange w:id="1595" w:author="王会00041692" w:date="2016-08-24T09:45:00Z">
          <w:pPr/>
        </w:pPrChange>
      </w:pPr>
      <w:ins w:id="1596" w:author="王会00041692" w:date="2016-08-23T15:40:00Z">
        <w:r>
          <w:rPr>
            <w:rFonts w:hint="eastAsia"/>
          </w:rPr>
          <w:t>辅助操作算法继承于</w:t>
        </w:r>
        <w:r w:rsidRPr="00AB6C3F">
          <w:t>com.zte.vmax.metadata</w:t>
        </w:r>
        <w:r>
          <w:rPr>
            <w:rFonts w:hint="eastAsia"/>
          </w:rPr>
          <w:t>.</w:t>
        </w:r>
        <w:r w:rsidRPr="00FE2E55">
          <w:t>StreamingAuxOperation</w:t>
        </w:r>
        <w:r>
          <w:rPr>
            <w:rFonts w:hint="eastAsia"/>
          </w:rPr>
          <w:t>，重写其</w:t>
        </w:r>
        <w:r w:rsidRPr="00FE2E55">
          <w:t>beforeStreamCreate()</w:t>
        </w:r>
        <w:r>
          <w:rPr>
            <w:rFonts w:hint="eastAsia"/>
          </w:rPr>
          <w:t>和</w:t>
        </w:r>
        <w:r w:rsidRPr="00FE2E55">
          <w:t>afterStreamStop()</w:t>
        </w:r>
        <w:r>
          <w:rPr>
            <w:rFonts w:hint="eastAsia"/>
          </w:rPr>
          <w:t>方法，可以只重写其中的一个；</w:t>
        </w:r>
        <w:r>
          <w:rPr>
            <w:rFonts w:hint="eastAsia"/>
            <w:color w:val="00B0F0"/>
          </w:rPr>
          <w:t>（注意：子类必须是</w:t>
        </w:r>
        <w:r>
          <w:rPr>
            <w:rFonts w:hint="eastAsia"/>
            <w:color w:val="00B0F0"/>
          </w:rPr>
          <w:t>class</w:t>
        </w:r>
        <w:r>
          <w:rPr>
            <w:rFonts w:hint="eastAsia"/>
            <w:color w:val="00B0F0"/>
          </w:rPr>
          <w:t>，不能是</w:t>
        </w:r>
        <w:r>
          <w:rPr>
            <w:rFonts w:hint="eastAsia"/>
            <w:color w:val="00B0F0"/>
          </w:rPr>
          <w:t>object</w:t>
        </w:r>
        <w:r>
          <w:rPr>
            <w:rFonts w:hint="eastAsia"/>
            <w:color w:val="00B0F0"/>
          </w:rPr>
          <w:t>）</w:t>
        </w:r>
        <w:r>
          <w:rPr>
            <w:rFonts w:hint="eastAsia"/>
          </w:rPr>
          <w:t>，例如：</w:t>
        </w:r>
        <w:r>
          <w:rPr>
            <w:rFonts w:hint="eastAsia"/>
          </w:rPr>
          <w:t xml:space="preserve">class xxxOperation extends </w:t>
        </w:r>
        <w:r w:rsidRPr="00FE2E55">
          <w:t>StreamingAuxOperation</w:t>
        </w:r>
      </w:ins>
    </w:p>
    <w:p w:rsidR="008D26BC" w:rsidRDefault="00C57FCD" w:rsidP="008D26BC">
      <w:pPr>
        <w:pStyle w:val="3"/>
        <w:ind w:left="0" w:firstLine="0"/>
        <w:rPr>
          <w:ins w:id="1597" w:author="王会00041692" w:date="2016-08-23T15:51:00Z"/>
          <w:rFonts w:ascii="微软雅黑" w:eastAsia="微软雅黑" w:hAnsi="微软雅黑"/>
        </w:rPr>
        <w:pPrChange w:id="1598" w:author="王会00041692" w:date="2016-08-23T15:51:00Z">
          <w:pPr/>
        </w:pPrChange>
      </w:pPr>
      <w:ins w:id="1599" w:author="王会00041692" w:date="2016-08-23T15:51:00Z">
        <w:r>
          <w:rPr>
            <w:rFonts w:ascii="微软雅黑" w:eastAsia="微软雅黑" w:hAnsi="微软雅黑" w:hint="eastAsia"/>
          </w:rPr>
          <w:t>接口说明</w:t>
        </w:r>
      </w:ins>
    </w:p>
    <w:p w:rsidR="008D26BC" w:rsidRPr="008D26BC" w:rsidRDefault="0084021D" w:rsidP="008D26BC">
      <w:pPr>
        <w:pStyle w:val="4"/>
        <w:rPr>
          <w:ins w:id="1600" w:author="王会00041692" w:date="2016-08-23T15:51:00Z"/>
          <w:rPrChange w:id="1601" w:author="王会00041692" w:date="2016-08-23T15:51:00Z">
            <w:rPr>
              <w:ins w:id="1602" w:author="王会00041692" w:date="2016-08-23T15:51:00Z"/>
              <w:rFonts w:ascii="微软雅黑" w:eastAsia="微软雅黑" w:hAnsi="微软雅黑"/>
            </w:rPr>
          </w:rPrChange>
        </w:rPr>
        <w:pPrChange w:id="1603" w:author="王会00041692" w:date="2016-08-23T15:52:00Z">
          <w:pPr/>
        </w:pPrChange>
      </w:pPr>
      <w:ins w:id="1604" w:author="王会00041692" w:date="2016-08-23T15:52:00Z">
        <w:r>
          <w:rPr>
            <w:rFonts w:hint="eastAsia"/>
          </w:rPr>
          <w:t>参数信息获取接口</w:t>
        </w:r>
      </w:ins>
    </w:p>
    <w:p w:rsidR="008D26BC" w:rsidRDefault="00C57FCD" w:rsidP="008D26BC">
      <w:pPr>
        <w:ind w:firstLineChars="201" w:firstLine="424"/>
        <w:rPr>
          <w:ins w:id="1605" w:author="王会00041692" w:date="2016-08-23T15:51:00Z"/>
          <w:b/>
          <w:color w:val="00B0F0"/>
        </w:rPr>
        <w:pPrChange w:id="1606" w:author="王会00041692" w:date="2016-08-23T15:53:00Z">
          <w:pPr/>
        </w:pPrChange>
      </w:pPr>
      <w:ins w:id="1607" w:author="王会00041692" w:date="2016-08-23T15:51:00Z">
        <w:r w:rsidRPr="007C00CA">
          <w:rPr>
            <w:rFonts w:hint="eastAsia"/>
            <w:b/>
            <w:color w:val="00B0F0"/>
          </w:rPr>
          <w:t>transform</w:t>
        </w:r>
        <w:r>
          <w:rPr>
            <w:rFonts w:hint="eastAsia"/>
            <w:b/>
            <w:color w:val="00B0F0"/>
          </w:rPr>
          <w:t>、</w:t>
        </w:r>
        <w:r w:rsidRPr="007C00CA">
          <w:rPr>
            <w:rFonts w:hint="eastAsia"/>
            <w:b/>
            <w:color w:val="00B0F0"/>
          </w:rPr>
          <w:t>output</w:t>
        </w:r>
        <w:r>
          <w:rPr>
            <w:rFonts w:hint="eastAsia"/>
            <w:b/>
            <w:color w:val="00B0F0"/>
          </w:rPr>
          <w:t>、辅助操作</w:t>
        </w:r>
        <w:r>
          <w:rPr>
            <w:rFonts w:hint="eastAsia"/>
            <w:b/>
            <w:color w:val="00B0F0"/>
          </w:rPr>
          <w:t xml:space="preserve"> </w:t>
        </w:r>
        <w:r w:rsidRPr="007C00CA">
          <w:rPr>
            <w:rFonts w:hint="eastAsia"/>
            <w:b/>
            <w:color w:val="00B0F0"/>
          </w:rPr>
          <w:t>类型算法中</w:t>
        </w:r>
        <w:r w:rsidRPr="007C00CA">
          <w:rPr>
            <w:rFonts w:hint="eastAsia"/>
            <w:b/>
            <w:color w:val="00B0F0"/>
          </w:rPr>
          <w:t>ssc</w:t>
        </w:r>
        <w:r w:rsidRPr="007C00CA">
          <w:rPr>
            <w:rFonts w:hint="eastAsia"/>
            <w:b/>
            <w:color w:val="00B0F0"/>
          </w:rPr>
          <w:t>、</w:t>
        </w:r>
        <w:r w:rsidRPr="007C00CA">
          <w:rPr>
            <w:rFonts w:hint="eastAsia"/>
            <w:b/>
            <w:color w:val="00B0F0"/>
          </w:rPr>
          <w:t>hc</w:t>
        </w:r>
        <w:r w:rsidRPr="007C00CA">
          <w:rPr>
            <w:rFonts w:hint="eastAsia"/>
            <w:b/>
            <w:color w:val="00B0F0"/>
          </w:rPr>
          <w:t>、</w:t>
        </w:r>
        <w:r w:rsidRPr="007C00CA">
          <w:rPr>
            <w:rFonts w:hint="eastAsia"/>
            <w:b/>
            <w:color w:val="00B0F0"/>
          </w:rPr>
          <w:t>gbase</w:t>
        </w:r>
        <w:r>
          <w:rPr>
            <w:rFonts w:hint="eastAsia"/>
            <w:b/>
            <w:color w:val="00B0F0"/>
          </w:rPr>
          <w:t>、</w:t>
        </w:r>
        <w:r>
          <w:rPr>
            <w:rFonts w:hint="eastAsia"/>
            <w:b/>
            <w:color w:val="00B0F0"/>
          </w:rPr>
          <w:t>taskinfo</w:t>
        </w:r>
        <w:r>
          <w:rPr>
            <w:rFonts w:hint="eastAsia"/>
            <w:b/>
            <w:color w:val="00B0F0"/>
          </w:rPr>
          <w:t>、</w:t>
        </w:r>
        <w:r>
          <w:rPr>
            <w:rFonts w:hint="eastAsia"/>
            <w:b/>
            <w:color w:val="00B0F0"/>
          </w:rPr>
          <w:t>taskConfig</w:t>
        </w:r>
        <w:r w:rsidRPr="007C00CA">
          <w:rPr>
            <w:rFonts w:hint="eastAsia"/>
            <w:b/>
            <w:color w:val="00B0F0"/>
          </w:rPr>
          <w:t>信息的获取：</w:t>
        </w:r>
      </w:ins>
    </w:p>
    <w:p w:rsidR="008D26BC" w:rsidRDefault="00C57FCD" w:rsidP="008D26BC">
      <w:pPr>
        <w:ind w:firstLineChars="202" w:firstLine="424"/>
        <w:rPr>
          <w:ins w:id="1608" w:author="王会00041692" w:date="2016-08-23T15:51:00Z"/>
        </w:rPr>
        <w:pPrChange w:id="1609" w:author="王会00041692" w:date="2016-08-23T15:53:00Z">
          <w:pPr/>
        </w:pPrChange>
      </w:pPr>
      <w:ins w:id="1610" w:author="王会00041692" w:date="2016-08-23T15:51:00Z">
        <w:r>
          <w:rPr>
            <w:rFonts w:hint="eastAsia"/>
          </w:rPr>
          <w:t xml:space="preserve">ssc:  </w:t>
        </w:r>
        <w:r w:rsidRPr="008947A6">
          <w:t>getStreamingEnv</w:t>
        </w:r>
        <w:r>
          <w:rPr>
            <w:rFonts w:hint="eastAsia"/>
          </w:rPr>
          <w:t xml:space="preserve">.ssc  </w:t>
        </w:r>
        <w:r>
          <w:rPr>
            <w:rFonts w:hint="eastAsia"/>
          </w:rPr>
          <w:t>或者</w:t>
        </w:r>
        <w:r w:rsidRPr="008947A6">
          <w:t>getStreamingEnv</w:t>
        </w:r>
        <w:r>
          <w:rPr>
            <w:rFonts w:hint="eastAsia"/>
          </w:rPr>
          <w:t>.</w:t>
        </w:r>
        <w:r w:rsidRPr="008947A6">
          <w:t xml:space="preserve"> sparkStreamingContext</w:t>
        </w:r>
      </w:ins>
    </w:p>
    <w:p w:rsidR="008D26BC" w:rsidRDefault="00C57FCD" w:rsidP="008D26BC">
      <w:pPr>
        <w:ind w:firstLineChars="202" w:firstLine="424"/>
        <w:rPr>
          <w:ins w:id="1611" w:author="王会00041692" w:date="2016-08-23T15:51:00Z"/>
        </w:rPr>
        <w:pPrChange w:id="1612" w:author="王会00041692" w:date="2016-08-23T15:53:00Z">
          <w:pPr/>
        </w:pPrChange>
      </w:pPr>
      <w:ins w:id="1613" w:author="王会00041692" w:date="2016-08-23T15:51:00Z">
        <w:r>
          <w:rPr>
            <w:rFonts w:hint="eastAsia"/>
          </w:rPr>
          <w:t xml:space="preserve">hc:  </w:t>
        </w:r>
        <w:r w:rsidRPr="008947A6">
          <w:t>getStreamingEnv</w:t>
        </w:r>
        <w:r>
          <w:rPr>
            <w:rFonts w:hint="eastAsia"/>
          </w:rPr>
          <w:t xml:space="preserve">.hc   </w:t>
        </w:r>
        <w:r>
          <w:rPr>
            <w:rFonts w:hint="eastAsia"/>
          </w:rPr>
          <w:t>或者</w:t>
        </w:r>
        <w:r w:rsidRPr="008947A6">
          <w:t>getStreamingEnv</w:t>
        </w:r>
        <w:r>
          <w:rPr>
            <w:rFonts w:hint="eastAsia"/>
          </w:rPr>
          <w:t>.</w:t>
        </w:r>
        <w:r w:rsidRPr="008947A6">
          <w:t>hiveContext</w:t>
        </w:r>
      </w:ins>
    </w:p>
    <w:p w:rsidR="008D26BC" w:rsidRDefault="00C57FCD" w:rsidP="008D26BC">
      <w:pPr>
        <w:ind w:firstLineChars="202" w:firstLine="424"/>
        <w:rPr>
          <w:ins w:id="1614" w:author="王会00041692" w:date="2016-08-23T15:51:00Z"/>
        </w:rPr>
        <w:pPrChange w:id="1615" w:author="王会00041692" w:date="2016-08-23T15:53:00Z">
          <w:pPr/>
        </w:pPrChange>
      </w:pPr>
      <w:ins w:id="1616" w:author="王会00041692" w:date="2016-08-23T15:51:00Z">
        <w:r>
          <w:rPr>
            <w:rFonts w:hint="eastAsia"/>
          </w:rPr>
          <w:t xml:space="preserve">gbase: </w:t>
        </w:r>
        <w:r w:rsidRPr="008947A6">
          <w:t>getStreamingEnv</w:t>
        </w:r>
        <w:r>
          <w:rPr>
            <w:rFonts w:hint="eastAsia"/>
          </w:rPr>
          <w:t>.</w:t>
        </w:r>
        <w:r w:rsidRPr="008947A6">
          <w:t xml:space="preserve"> gbaseInfo</w:t>
        </w:r>
        <w:r>
          <w:rPr>
            <w:rFonts w:hint="eastAsia"/>
          </w:rPr>
          <w:t xml:space="preserve"> </w:t>
        </w:r>
        <w:r>
          <w:rPr>
            <w:rFonts w:hint="eastAsia"/>
          </w:rPr>
          <w:t>或者</w:t>
        </w:r>
        <w:r w:rsidRPr="008947A6">
          <w:t>getStreamingEnv</w:t>
        </w:r>
        <w:r>
          <w:rPr>
            <w:rFonts w:hint="eastAsia"/>
          </w:rPr>
          <w:t>.</w:t>
        </w:r>
        <w:r w:rsidRPr="008947A6">
          <w:t xml:space="preserve"> gbase</w:t>
        </w:r>
      </w:ins>
    </w:p>
    <w:p w:rsidR="008D26BC" w:rsidRDefault="00C57FCD" w:rsidP="008D26BC">
      <w:pPr>
        <w:ind w:firstLineChars="202" w:firstLine="424"/>
        <w:rPr>
          <w:ins w:id="1617" w:author="王会00041692" w:date="2016-08-23T15:53:00Z"/>
        </w:rPr>
        <w:pPrChange w:id="1618" w:author="王会00041692" w:date="2016-08-23T15:53:00Z">
          <w:pPr/>
        </w:pPrChange>
      </w:pPr>
      <w:ins w:id="1619" w:author="王会00041692" w:date="2016-08-23T15:51:00Z">
        <w:r>
          <w:rPr>
            <w:rFonts w:hint="eastAsia"/>
          </w:rPr>
          <w:t xml:space="preserve">log:  </w:t>
        </w:r>
        <w:r w:rsidRPr="008947A6">
          <w:t>getStreamingEnv</w:t>
        </w:r>
        <w:r>
          <w:rPr>
            <w:rFonts w:hint="eastAsia"/>
          </w:rPr>
          <w:t>.</w:t>
        </w:r>
        <w:r w:rsidRPr="006169B6">
          <w:t xml:space="preserve"> logger</w:t>
        </w:r>
        <w:r>
          <w:rPr>
            <w:rFonts w:hint="eastAsia"/>
          </w:rPr>
          <w:t xml:space="preserve"> </w:t>
        </w:r>
        <w:r>
          <w:rPr>
            <w:rFonts w:hint="eastAsia"/>
          </w:rPr>
          <w:t>用来写日志</w:t>
        </w:r>
      </w:ins>
    </w:p>
    <w:p w:rsidR="008D26BC" w:rsidRDefault="00AE2E96" w:rsidP="008D26BC">
      <w:pPr>
        <w:ind w:firstLineChars="202" w:firstLine="424"/>
        <w:rPr>
          <w:ins w:id="1620" w:author="王会00041692" w:date="2016-08-23T15:51:00Z"/>
        </w:rPr>
        <w:pPrChange w:id="1621" w:author="王会00041692" w:date="2016-08-23T15:53:00Z">
          <w:pPr/>
        </w:pPrChange>
      </w:pPr>
      <w:ins w:id="1622" w:author="王会00041692" w:date="2016-08-23T15:53:00Z">
        <w:r w:rsidRPr="00AE5930">
          <w:t>taskConfig</w:t>
        </w:r>
        <w:r>
          <w:rPr>
            <w:rFonts w:hint="eastAsia"/>
          </w:rPr>
          <w:t xml:space="preserve">: </w:t>
        </w:r>
        <w:r w:rsidRPr="008947A6">
          <w:t>getStreamingEnv</w:t>
        </w:r>
        <w:r>
          <w:rPr>
            <w:rFonts w:hint="eastAsia"/>
          </w:rPr>
          <w:t>.</w:t>
        </w:r>
        <w:r w:rsidRPr="00AE5930">
          <w:t xml:space="preserve"> taskConfig</w:t>
        </w:r>
        <w:r>
          <w:rPr>
            <w:rFonts w:hint="eastAsia"/>
          </w:rPr>
          <w:t xml:space="preserve">  </w:t>
        </w:r>
        <w:r>
          <w:rPr>
            <w:rFonts w:hint="eastAsia"/>
          </w:rPr>
          <w:t>任务</w:t>
        </w:r>
        <w:r>
          <w:rPr>
            <w:rFonts w:hint="eastAsia"/>
          </w:rPr>
          <w:t>/</w:t>
        </w:r>
        <w:r>
          <w:rPr>
            <w:rFonts w:hint="eastAsia"/>
          </w:rPr>
          <w:t>算法自定义配置</w:t>
        </w:r>
      </w:ins>
    </w:p>
    <w:p w:rsidR="008D26BC" w:rsidRDefault="00C57FCD" w:rsidP="008D26BC">
      <w:pPr>
        <w:ind w:firstLineChars="202" w:firstLine="424"/>
        <w:rPr>
          <w:ins w:id="1623" w:author="王会00041692" w:date="2016-08-23T15:51:00Z"/>
        </w:rPr>
        <w:pPrChange w:id="1624" w:author="王会00041692" w:date="2016-08-23T15:53:00Z">
          <w:pPr/>
        </w:pPrChange>
      </w:pPr>
      <w:ins w:id="1625" w:author="王会00041692" w:date="2016-08-23T15:51:00Z">
        <w:r w:rsidRPr="006E666D">
          <w:t>taskInfo</w:t>
        </w:r>
        <w:r>
          <w:rPr>
            <w:rFonts w:hint="eastAsia"/>
          </w:rPr>
          <w:t xml:space="preserve">: </w:t>
        </w:r>
        <w:r w:rsidRPr="008947A6">
          <w:t>getStreamingEnv</w:t>
        </w:r>
        <w:r>
          <w:rPr>
            <w:rFonts w:hint="eastAsia"/>
          </w:rPr>
          <w:t>.</w:t>
        </w:r>
        <w:r w:rsidRPr="006E666D">
          <w:t xml:space="preserve"> taskInfo</w:t>
        </w:r>
      </w:ins>
    </w:p>
    <w:p w:rsidR="00C57FCD" w:rsidRDefault="00C57FCD" w:rsidP="00C57FCD">
      <w:pPr>
        <w:rPr>
          <w:ins w:id="1626" w:author="王会00041692" w:date="2016-08-23T15:51:00Z"/>
        </w:rPr>
      </w:pPr>
      <w:ins w:id="1627" w:author="王会00041692" w:date="2016-08-23T15:51:00Z">
        <w:r>
          <w:rPr>
            <w:rFonts w:hint="eastAsia"/>
          </w:rPr>
          <w:t xml:space="preserve">    </w:t>
        </w:r>
        <w:r>
          <w:rPr>
            <w:rFonts w:hint="eastAsia"/>
          </w:rPr>
          <w:t>目前</w:t>
        </w:r>
        <w:r>
          <w:rPr>
            <w:rFonts w:hint="eastAsia"/>
          </w:rPr>
          <w:t>taskinfo</w:t>
        </w:r>
        <w:r>
          <w:rPr>
            <w:rFonts w:hint="eastAsia"/>
          </w:rPr>
          <w:t>中包含了</w:t>
        </w:r>
        <w:r w:rsidRPr="00730AA2">
          <w:rPr>
            <w:rFonts w:hint="eastAsia"/>
            <w:b/>
            <w:color w:val="00B0F0"/>
          </w:rPr>
          <w:t>数据源的窗口大小和每次滑动大小</w:t>
        </w:r>
        <w:r>
          <w:rPr>
            <w:rFonts w:hint="eastAsia"/>
          </w:rPr>
          <w:t>，以数据源的名称作为索引</w:t>
        </w:r>
      </w:ins>
      <w:ins w:id="1628" w:author="王会00041692" w:date="2016-08-23T15:53:00Z">
        <w:r w:rsidR="00582AA7">
          <w:rPr>
            <w:rFonts w:hint="eastAsia"/>
          </w:rPr>
          <w:t>。</w:t>
        </w:r>
      </w:ins>
      <w:ins w:id="1629" w:author="王会00041692" w:date="2016-08-23T15:51:00Z">
        <w:r>
          <w:rPr>
            <w:rFonts w:hint="eastAsia"/>
          </w:rPr>
          <w:t>例如流任务</w:t>
        </w:r>
        <w:r>
          <w:rPr>
            <w:rFonts w:hint="eastAsia"/>
          </w:rPr>
          <w:t>xml</w:t>
        </w:r>
        <w:r>
          <w:rPr>
            <w:rFonts w:hint="eastAsia"/>
          </w:rPr>
          <w:t>中配置了两个数据源，</w:t>
        </w:r>
        <w:r w:rsidRPr="000274AC">
          <w:t>datasource name</w:t>
        </w:r>
        <w:r>
          <w:rPr>
            <w:rFonts w:hint="eastAsia"/>
          </w:rPr>
          <w:t>分别配置为</w:t>
        </w:r>
        <w:r>
          <w:rPr>
            <w:rFonts w:hint="eastAsia"/>
          </w:rPr>
          <w:t>"source1"</w:t>
        </w:r>
        <w:r>
          <w:rPr>
            <w:rFonts w:hint="eastAsia"/>
          </w:rPr>
          <w:t>、</w:t>
        </w:r>
        <w:r>
          <w:rPr>
            <w:rFonts w:hint="eastAsia"/>
          </w:rPr>
          <w:t>"source2"</w:t>
        </w:r>
        <w:r>
          <w:rPr>
            <w:rFonts w:hint="eastAsia"/>
          </w:rPr>
          <w:t>，其</w:t>
        </w:r>
        <w:r>
          <w:rPr>
            <w:rFonts w:hint="eastAsia"/>
          </w:rPr>
          <w:t>(</w:t>
        </w:r>
        <w:r w:rsidRPr="00150F41">
          <w:t>windowduration</w:t>
        </w:r>
        <w:r>
          <w:rPr>
            <w:rFonts w:hint="eastAsia"/>
          </w:rPr>
          <w:t>,</w:t>
        </w:r>
        <w:r w:rsidRPr="006E666D">
          <w:t xml:space="preserve"> </w:t>
        </w:r>
        <w:r w:rsidRPr="00150F41">
          <w:t>slideduration</w:t>
        </w:r>
        <w:r>
          <w:rPr>
            <w:rFonts w:hint="eastAsia"/>
          </w:rPr>
          <w:t>)</w:t>
        </w:r>
        <w:r>
          <w:rPr>
            <w:rFonts w:hint="eastAsia"/>
          </w:rPr>
          <w:t>分别配置为：</w:t>
        </w:r>
        <w:r>
          <w:rPr>
            <w:rFonts w:hint="eastAsia"/>
          </w:rPr>
          <w:t>(10,5)  (15,10)</w:t>
        </w:r>
        <w:r>
          <w:rPr>
            <w:rFonts w:hint="eastAsia"/>
          </w:rPr>
          <w:t>，则</w:t>
        </w:r>
        <w:r>
          <w:rPr>
            <w:rFonts w:hint="eastAsia"/>
          </w:rPr>
          <w:t>taskInfo</w:t>
        </w:r>
        <w:r>
          <w:rPr>
            <w:rFonts w:hint="eastAsia"/>
          </w:rPr>
          <w:t>中的</w:t>
        </w:r>
        <w:r w:rsidRPr="006E666D">
          <w:t>dataSourceInfo</w:t>
        </w:r>
        <w:r>
          <w:rPr>
            <w:rFonts w:hint="eastAsia"/>
          </w:rPr>
          <w:t>信息为：</w:t>
        </w:r>
        <w:r>
          <w:rPr>
            <w:rFonts w:hint="eastAsia"/>
          </w:rPr>
          <w:t>List(("source1",10,5),</w:t>
        </w:r>
        <w:r w:rsidRPr="006E666D">
          <w:rPr>
            <w:rFonts w:hint="eastAsia"/>
          </w:rPr>
          <w:t xml:space="preserve"> </w:t>
        </w:r>
        <w:r>
          <w:rPr>
            <w:rFonts w:hint="eastAsia"/>
          </w:rPr>
          <w:t>("source2",15,10))</w:t>
        </w:r>
      </w:ins>
    </w:p>
    <w:p w:rsidR="008D26BC" w:rsidRDefault="0084021D" w:rsidP="008D26BC">
      <w:pPr>
        <w:pStyle w:val="4"/>
        <w:rPr>
          <w:ins w:id="1630" w:author="王会00041692" w:date="2016-08-23T15:51:00Z"/>
        </w:rPr>
        <w:pPrChange w:id="1631" w:author="王会00041692" w:date="2016-08-23T15:52:00Z">
          <w:pPr/>
        </w:pPrChange>
      </w:pPr>
      <w:ins w:id="1632" w:author="王会00041692" w:date="2016-08-23T15:52:00Z">
        <w:r>
          <w:rPr>
            <w:rFonts w:hint="eastAsia"/>
          </w:rPr>
          <w:t>输入输出表信息获取接口</w:t>
        </w:r>
      </w:ins>
    </w:p>
    <w:p w:rsidR="008D26BC" w:rsidRDefault="00C57FCD" w:rsidP="008D26BC">
      <w:pPr>
        <w:ind w:firstLineChars="201" w:firstLine="424"/>
        <w:rPr>
          <w:ins w:id="1633" w:author="王会00041692" w:date="2016-08-23T15:51:00Z"/>
          <w:b/>
          <w:color w:val="00B0F0"/>
        </w:rPr>
        <w:pPrChange w:id="1634" w:author="王会00041692" w:date="2016-08-23T15:54:00Z">
          <w:pPr/>
        </w:pPrChange>
      </w:pPr>
      <w:ins w:id="1635" w:author="王会00041692" w:date="2016-08-23T15:51:00Z">
        <w:r w:rsidRPr="007C00CA">
          <w:rPr>
            <w:rFonts w:hint="eastAsia"/>
            <w:b/>
            <w:color w:val="00B0F0"/>
          </w:rPr>
          <w:t>transform</w:t>
        </w:r>
        <w:r>
          <w:rPr>
            <w:rFonts w:hint="eastAsia"/>
            <w:b/>
            <w:color w:val="00B0F0"/>
          </w:rPr>
          <w:t>、</w:t>
        </w:r>
        <w:r w:rsidRPr="007C00CA">
          <w:rPr>
            <w:rFonts w:hint="eastAsia"/>
            <w:b/>
            <w:color w:val="00B0F0"/>
          </w:rPr>
          <w:t>output</w:t>
        </w:r>
        <w:r>
          <w:rPr>
            <w:rFonts w:hint="eastAsia"/>
            <w:b/>
            <w:color w:val="00B0F0"/>
          </w:rPr>
          <w:t>类型算法中</w:t>
        </w:r>
        <w:r>
          <w:rPr>
            <w:rFonts w:hint="eastAsia"/>
            <w:b/>
            <w:color w:val="00B0F0"/>
          </w:rPr>
          <w:t xml:space="preserve"> </w:t>
        </w:r>
        <w:r>
          <w:rPr>
            <w:rFonts w:hint="eastAsia"/>
            <w:b/>
            <w:color w:val="00B0F0"/>
          </w:rPr>
          <w:t>输入输出表信息的获取：</w:t>
        </w:r>
      </w:ins>
    </w:p>
    <w:p w:rsidR="008D26BC" w:rsidRPr="008D26BC" w:rsidRDefault="008D26BC" w:rsidP="008D26BC">
      <w:pPr>
        <w:ind w:firstLineChars="201" w:firstLine="424"/>
        <w:rPr>
          <w:ins w:id="1636" w:author="王会00041692" w:date="2016-08-23T15:51:00Z"/>
          <w:b/>
          <w:color w:val="00B0F0"/>
          <w:rPrChange w:id="1637" w:author="王会00041692" w:date="2016-08-23T15:54:00Z">
            <w:rPr>
              <w:ins w:id="1638" w:author="王会00041692" w:date="2016-08-23T15:51:00Z"/>
            </w:rPr>
          </w:rPrChange>
        </w:rPr>
        <w:pPrChange w:id="1639" w:author="王会00041692" w:date="2016-08-23T15:54:00Z">
          <w:pPr/>
        </w:pPrChange>
      </w:pPr>
      <w:ins w:id="1640" w:author="王会00041692" w:date="2016-08-23T15:51:00Z">
        <w:r w:rsidRPr="008D26BC">
          <w:rPr>
            <w:rFonts w:hint="eastAsia"/>
            <w:b/>
            <w:color w:val="00B0F0"/>
            <w:rPrChange w:id="1641" w:author="王会00041692" w:date="2016-08-23T15:54:00Z">
              <w:rPr>
                <w:rFonts w:hint="eastAsia"/>
                <w:b/>
                <w:bCs/>
              </w:rPr>
            </w:rPrChange>
          </w:rPr>
          <w:t>调用</w:t>
        </w:r>
        <w:r w:rsidRPr="008D26BC">
          <w:rPr>
            <w:b/>
            <w:color w:val="00B0F0"/>
            <w:rPrChange w:id="1642" w:author="王会00041692" w:date="2016-08-23T15:54:00Z">
              <w:rPr>
                <w:b/>
                <w:bCs/>
              </w:rPr>
            </w:rPrChange>
          </w:rPr>
          <w:t>getAlgInfo</w:t>
        </w:r>
        <w:r w:rsidRPr="008D26BC">
          <w:rPr>
            <w:rFonts w:hint="eastAsia"/>
            <w:b/>
            <w:color w:val="00B0F0"/>
            <w:rPrChange w:id="1643" w:author="王会00041692" w:date="2016-08-23T15:54:00Z">
              <w:rPr>
                <w:rFonts w:hint="eastAsia"/>
                <w:b/>
                <w:bCs/>
              </w:rPr>
            </w:rPrChange>
          </w:rPr>
          <w:t>，返回</w:t>
        </w:r>
        <w:r w:rsidRPr="008D26BC">
          <w:rPr>
            <w:b/>
            <w:color w:val="00B0F0"/>
            <w:rPrChange w:id="1644" w:author="王会00041692" w:date="2016-08-23T15:54:00Z">
              <w:rPr>
                <w:b/>
                <w:bCs/>
              </w:rPr>
            </w:rPrChange>
          </w:rPr>
          <w:t>xml</w:t>
        </w:r>
        <w:r w:rsidRPr="008D26BC">
          <w:rPr>
            <w:rFonts w:hint="eastAsia"/>
            <w:b/>
            <w:color w:val="00B0F0"/>
            <w:rPrChange w:id="1645" w:author="王会00041692" w:date="2016-08-23T15:54:00Z">
              <w:rPr>
                <w:rFonts w:hint="eastAsia"/>
                <w:b/>
                <w:bCs/>
              </w:rPr>
            </w:rPrChange>
          </w:rPr>
          <w:t>中配置的算法信息：包括算法名、类型、输入、输出</w:t>
        </w:r>
      </w:ins>
    </w:p>
    <w:p w:rsidR="008D26BC" w:rsidRPr="008D26BC" w:rsidRDefault="008D26BC" w:rsidP="008D26BC">
      <w:pPr>
        <w:ind w:firstLineChars="201" w:firstLine="424"/>
        <w:rPr>
          <w:ins w:id="1646" w:author="王会00041692" w:date="2016-08-23T15:51:00Z"/>
          <w:b/>
          <w:color w:val="00B0F0"/>
          <w:rPrChange w:id="1647" w:author="王会00041692" w:date="2016-08-23T15:54:00Z">
            <w:rPr>
              <w:ins w:id="1648" w:author="王会00041692" w:date="2016-08-23T15:51:00Z"/>
            </w:rPr>
          </w:rPrChange>
        </w:rPr>
        <w:pPrChange w:id="1649" w:author="王会00041692" w:date="2016-08-23T15:54:00Z">
          <w:pPr/>
        </w:pPrChange>
      </w:pPr>
      <w:ins w:id="1650" w:author="王会00041692" w:date="2016-08-23T15:51:00Z">
        <w:r w:rsidRPr="008D26BC">
          <w:rPr>
            <w:b/>
            <w:color w:val="00B0F0"/>
            <w:rPrChange w:id="1651" w:author="王会00041692" w:date="2016-08-23T15:54:00Z">
              <w:rPr>
                <w:b/>
                <w:bCs/>
              </w:rPr>
            </w:rPrChange>
          </w:rPr>
          <w:t>AlgInfoForApp(algName:String,algType:String,input:List[TableInfo],</w:t>
        </w:r>
      </w:ins>
      <w:ins w:id="1652" w:author="王会00041692" w:date="2016-08-23T16:00:00Z">
        <w:r w:rsidR="00A26AA5">
          <w:rPr>
            <w:rFonts w:hint="eastAsia"/>
            <w:b/>
            <w:color w:val="00B0F0"/>
          </w:rPr>
          <w:t xml:space="preserve"> </w:t>
        </w:r>
      </w:ins>
      <w:ins w:id="1653" w:author="王会00041692" w:date="2016-08-23T15:51:00Z">
        <w:r w:rsidRPr="008D26BC">
          <w:rPr>
            <w:b/>
            <w:color w:val="00B0F0"/>
            <w:rPrChange w:id="1654" w:author="王会00041692" w:date="2016-08-23T15:54:00Z">
              <w:rPr>
                <w:b/>
                <w:bCs/>
              </w:rPr>
            </w:rPrChange>
          </w:rPr>
          <w:t>output:List[TableInfo])</w:t>
        </w:r>
      </w:ins>
    </w:p>
    <w:p w:rsidR="008D26BC" w:rsidRPr="008D26BC" w:rsidRDefault="008D26BC" w:rsidP="008D26BC">
      <w:pPr>
        <w:ind w:firstLineChars="201" w:firstLine="424"/>
        <w:rPr>
          <w:ins w:id="1655" w:author="王会00041692" w:date="2016-08-23T15:51:00Z"/>
          <w:b/>
          <w:color w:val="00B0F0"/>
          <w:rPrChange w:id="1656" w:author="王会00041692" w:date="2016-08-23T15:54:00Z">
            <w:rPr>
              <w:ins w:id="1657" w:author="王会00041692" w:date="2016-08-23T15:51:00Z"/>
            </w:rPr>
          </w:rPrChange>
        </w:rPr>
        <w:pPrChange w:id="1658" w:author="王会00041692" w:date="2016-08-23T15:54:00Z">
          <w:pPr/>
        </w:pPrChange>
      </w:pPr>
      <w:ins w:id="1659" w:author="王会00041692" w:date="2016-08-23T15:51:00Z">
        <w:r w:rsidRPr="008D26BC">
          <w:rPr>
            <w:rFonts w:hint="eastAsia"/>
            <w:b/>
            <w:color w:val="00B0F0"/>
            <w:rPrChange w:id="1660" w:author="王会00041692" w:date="2016-08-23T15:54:00Z">
              <w:rPr>
                <w:rFonts w:hint="eastAsia"/>
                <w:b/>
                <w:bCs/>
              </w:rPr>
            </w:rPrChange>
          </w:rPr>
          <w:t>其中输入输出信息包括：名称（类型于表名）、类型、数据库名称、表字段（字段名，类型）</w:t>
        </w:r>
      </w:ins>
    </w:p>
    <w:p w:rsidR="008D26BC" w:rsidRPr="008D26BC" w:rsidRDefault="008D26BC" w:rsidP="008D26BC">
      <w:pPr>
        <w:ind w:firstLineChars="201" w:firstLine="424"/>
        <w:rPr>
          <w:ins w:id="1661" w:author="王会00041692" w:date="2016-08-23T15:51:00Z"/>
          <w:b/>
          <w:color w:val="00B0F0"/>
          <w:rPrChange w:id="1662" w:author="王会00041692" w:date="2016-08-23T15:54:00Z">
            <w:rPr>
              <w:ins w:id="1663" w:author="王会00041692" w:date="2016-08-23T15:51:00Z"/>
            </w:rPr>
          </w:rPrChange>
        </w:rPr>
        <w:pPrChange w:id="1664" w:author="王会00041692" w:date="2016-08-23T15:54:00Z">
          <w:pPr/>
        </w:pPrChange>
      </w:pPr>
      <w:ins w:id="1665" w:author="王会00041692" w:date="2016-08-23T15:51:00Z">
        <w:r w:rsidRPr="008D26BC">
          <w:rPr>
            <w:b/>
            <w:color w:val="00B0F0"/>
            <w:rPrChange w:id="1666" w:author="王会00041692" w:date="2016-08-23T15:54:00Z">
              <w:rPr>
                <w:b/>
                <w:bCs/>
              </w:rPr>
            </w:rPrChange>
          </w:rPr>
          <w:t>TableInfo(name: String, rddType: String, dbName: String, streamingRddTable: StreamingRddTable)</w:t>
        </w:r>
      </w:ins>
    </w:p>
    <w:p w:rsidR="008D26BC" w:rsidRPr="008D26BC" w:rsidRDefault="008D26BC" w:rsidP="008D26BC">
      <w:pPr>
        <w:ind w:firstLineChars="201" w:firstLine="424"/>
        <w:rPr>
          <w:ins w:id="1667" w:author="王会00041692" w:date="2016-08-23T15:51:00Z"/>
          <w:b/>
          <w:color w:val="00B0F0"/>
          <w:rPrChange w:id="1668" w:author="王会00041692" w:date="2016-08-23T15:54:00Z">
            <w:rPr>
              <w:ins w:id="1669" w:author="王会00041692" w:date="2016-08-23T15:51:00Z"/>
            </w:rPr>
          </w:rPrChange>
        </w:rPr>
        <w:pPrChange w:id="1670" w:author="王会00041692" w:date="2016-08-23T15:54:00Z">
          <w:pPr/>
        </w:pPrChange>
      </w:pPr>
      <w:ins w:id="1671" w:author="王会00041692" w:date="2016-08-23T15:51:00Z">
        <w:r w:rsidRPr="008D26BC">
          <w:rPr>
            <w:b/>
            <w:color w:val="00B0F0"/>
            <w:rPrChange w:id="1672" w:author="王会00041692" w:date="2016-08-23T15:54:00Z">
              <w:rPr>
                <w:b/>
                <w:bCs/>
              </w:rPr>
            </w:rPrChange>
          </w:rPr>
          <w:t>StreamingRddTable(tableName: String, key: List[RddField], value: List[RddField])</w:t>
        </w:r>
      </w:ins>
    </w:p>
    <w:p w:rsidR="008D26BC" w:rsidRPr="008D26BC" w:rsidRDefault="008D26BC" w:rsidP="008D26BC">
      <w:pPr>
        <w:ind w:firstLineChars="201" w:firstLine="424"/>
        <w:rPr>
          <w:ins w:id="1673" w:author="王会00041692" w:date="2016-08-23T15:51:00Z"/>
          <w:b/>
          <w:color w:val="00B0F0"/>
          <w:rPrChange w:id="1674" w:author="王会00041692" w:date="2016-08-23T15:54:00Z">
            <w:rPr>
              <w:ins w:id="1675" w:author="王会00041692" w:date="2016-08-23T15:51:00Z"/>
            </w:rPr>
          </w:rPrChange>
        </w:rPr>
        <w:pPrChange w:id="1676" w:author="王会00041692" w:date="2016-08-23T15:54:00Z">
          <w:pPr/>
        </w:pPrChange>
      </w:pPr>
      <w:ins w:id="1677" w:author="王会00041692" w:date="2016-08-23T15:51:00Z">
        <w:r w:rsidRPr="008D26BC">
          <w:rPr>
            <w:b/>
            <w:color w:val="00B0F0"/>
            <w:rPrChange w:id="1678" w:author="王会00041692" w:date="2016-08-23T15:54:00Z">
              <w:rPr>
                <w:b/>
                <w:bCs/>
              </w:rPr>
            </w:rPrChange>
          </w:rPr>
          <w:t>RddField(name: String, fieldType: String)</w:t>
        </w:r>
      </w:ins>
    </w:p>
    <w:p w:rsidR="00F14CF4" w:rsidRPr="00F14CF4" w:rsidRDefault="00F14CF4">
      <w:pPr>
        <w:rPr>
          <w:ins w:id="1679" w:author="王会00041692" w:date="2016-08-22T16:19:00Z"/>
          <w:rPrChange w:id="1680" w:author="王会00041692" w:date="2016-08-23T15:51:00Z">
            <w:rPr>
              <w:ins w:id="1681" w:author="王会00041692" w:date="2016-08-22T16:19:00Z"/>
              <w:rFonts w:ascii="微软雅黑" w:eastAsia="微软雅黑" w:hAnsi="微软雅黑"/>
            </w:rPr>
          </w:rPrChange>
        </w:rPr>
      </w:pPr>
    </w:p>
    <w:p w:rsidR="002C11BE" w:rsidRPr="00DA5AB8" w:rsidRDefault="002C11BE" w:rsidP="00437536">
      <w:pPr>
        <w:pStyle w:val="1"/>
        <w:rPr>
          <w:rFonts w:ascii="微软雅黑" w:eastAsia="微软雅黑" w:hAnsi="微软雅黑"/>
        </w:rPr>
      </w:pPr>
      <w:r w:rsidRPr="00DA5AB8">
        <w:rPr>
          <w:rFonts w:ascii="微软雅黑" w:eastAsia="微软雅黑" w:hAnsi="微软雅黑" w:hint="eastAsia"/>
        </w:rPr>
        <w:t>注意事项</w:t>
      </w:r>
    </w:p>
    <w:p w:rsidR="002C11BE" w:rsidRPr="00DA5AB8" w:rsidRDefault="005E32BA" w:rsidP="00D65492">
      <w:pPr>
        <w:pStyle w:val="2"/>
        <w:rPr>
          <w:rFonts w:ascii="微软雅黑" w:eastAsia="微软雅黑" w:hAnsi="微软雅黑"/>
          <w:sz w:val="28"/>
          <w:szCs w:val="28"/>
        </w:rPr>
      </w:pPr>
      <w:r w:rsidRPr="00DA5AB8">
        <w:rPr>
          <w:rStyle w:val="ad"/>
          <w:rFonts w:ascii="微软雅黑" w:eastAsia="微软雅黑" w:hAnsi="微软雅黑" w:hint="eastAsia"/>
        </w:rPr>
        <w:t>任务</w:t>
      </w:r>
      <w:r w:rsidRPr="00DA5AB8">
        <w:rPr>
          <w:rFonts w:ascii="微软雅黑" w:eastAsia="微软雅黑" w:hAnsi="微软雅黑" w:hint="eastAsia"/>
        </w:rPr>
        <w:t>设计标准</w:t>
      </w:r>
    </w:p>
    <w:p w:rsidR="002C11BE" w:rsidRPr="00DA5AB8" w:rsidRDefault="002C11BE" w:rsidP="00D158EB">
      <w:pPr>
        <w:pStyle w:val="a9"/>
        <w:numPr>
          <w:ilvl w:val="0"/>
          <w:numId w:val="2"/>
        </w:numPr>
        <w:autoSpaceDE w:val="0"/>
        <w:autoSpaceDN w:val="0"/>
        <w:adjustRightInd w:val="0"/>
        <w:ind w:firstLineChars="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一个清洗任务只输出一张表，只支持spark上清洗，不支持sybase/hbase清洗</w:t>
      </w:r>
    </w:p>
    <w:p w:rsidR="002C11BE" w:rsidRPr="00DA5AB8" w:rsidRDefault="002C11BE" w:rsidP="00D158EB">
      <w:pPr>
        <w:pStyle w:val="a9"/>
        <w:numPr>
          <w:ilvl w:val="0"/>
          <w:numId w:val="2"/>
        </w:numPr>
        <w:autoSpaceDE w:val="0"/>
        <w:autoSpaceDN w:val="0"/>
        <w:adjustRightInd w:val="0"/>
        <w:ind w:firstLineChars="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spark-&gt;sybase/hbase/webgis拆成两个清洗任务</w:t>
      </w:r>
    </w:p>
    <w:p w:rsidR="002C11BE" w:rsidRPr="00DA5AB8" w:rsidRDefault="002C11BE" w:rsidP="001621BC">
      <w:pPr>
        <w:autoSpaceDE w:val="0"/>
        <w:autoSpaceDN w:val="0"/>
        <w:adjustRightInd w:val="0"/>
        <w:ind w:firstLineChars="150" w:firstLine="315"/>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1）spark-</w:t>
      </w:r>
      <w:r w:rsidR="00D2642B" w:rsidRPr="00DA5AB8">
        <w:rPr>
          <w:rFonts w:ascii="微软雅黑" w:eastAsia="微软雅黑" w:hAnsi="微软雅黑" w:cs="宋体" w:hint="eastAsia"/>
          <w:bCs/>
          <w:color w:val="000000"/>
          <w:kern w:val="0"/>
          <w:szCs w:val="21"/>
        </w:rPr>
        <w:t>&gt;</w:t>
      </w:r>
      <w:r w:rsidRPr="00DA5AB8">
        <w:rPr>
          <w:rFonts w:ascii="微软雅黑" w:eastAsia="微软雅黑" w:hAnsi="微软雅黑" w:cs="宋体" w:hint="eastAsia"/>
          <w:bCs/>
          <w:color w:val="000000"/>
          <w:kern w:val="0"/>
          <w:szCs w:val="21"/>
        </w:rPr>
        <w:t>spark</w:t>
      </w:r>
    </w:p>
    <w:p w:rsidR="0076241C" w:rsidRPr="00DA5AB8" w:rsidRDefault="002C11BE" w:rsidP="00D2642B">
      <w:pPr>
        <w:autoSpaceDE w:val="0"/>
        <w:autoSpaceDN w:val="0"/>
        <w:adjustRightInd w:val="0"/>
        <w:ind w:firstLineChars="150" w:firstLine="315"/>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2）spark生成sybase/webgis/hbase文件，这个任务无</w:t>
      </w:r>
      <w:r w:rsidR="00D2642B" w:rsidRPr="00DA5AB8">
        <w:rPr>
          <w:rFonts w:ascii="微软雅黑" w:eastAsia="微软雅黑" w:hAnsi="微软雅黑" w:cs="宋体" w:hint="eastAsia"/>
          <w:bCs/>
          <w:color w:val="000000"/>
          <w:kern w:val="0"/>
          <w:szCs w:val="21"/>
        </w:rPr>
        <w:t>算法实体（实体由元数据完成），</w:t>
      </w:r>
    </w:p>
    <w:p w:rsidR="002C11BE" w:rsidRPr="00DA5AB8" w:rsidRDefault="00D2642B" w:rsidP="0076241C">
      <w:pPr>
        <w:autoSpaceDE w:val="0"/>
        <w:autoSpaceDN w:val="0"/>
        <w:adjustRightInd w:val="0"/>
        <w:ind w:firstLineChars="300" w:firstLine="63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只需写算法xml</w:t>
      </w:r>
    </w:p>
    <w:p w:rsidR="002C11BE" w:rsidRPr="00DA5AB8" w:rsidRDefault="002C11BE" w:rsidP="00D158EB">
      <w:pPr>
        <w:pStyle w:val="a9"/>
        <w:numPr>
          <w:ilvl w:val="0"/>
          <w:numId w:val="3"/>
        </w:numPr>
        <w:autoSpaceDE w:val="0"/>
        <w:autoSpaceDN w:val="0"/>
        <w:adjustRightInd w:val="0"/>
        <w:ind w:firstLineChars="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临时表：只被一个清洗任务使用则放到清洗任务内，被多个清洗任务使用则提成正式表有单独的清洗任务生成这张表</w:t>
      </w:r>
    </w:p>
    <w:p w:rsidR="006B36AC" w:rsidRPr="00DA5AB8" w:rsidRDefault="002C11BE" w:rsidP="00D158EB">
      <w:pPr>
        <w:pStyle w:val="a9"/>
        <w:numPr>
          <w:ilvl w:val="0"/>
          <w:numId w:val="3"/>
        </w:numPr>
        <w:autoSpaceDE w:val="0"/>
        <w:autoSpaceDN w:val="0"/>
        <w:adjustRightInd w:val="0"/>
        <w:ind w:firstLineChars="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定时执行任务（非数据驱动任务），</w:t>
      </w:r>
    </w:p>
    <w:p w:rsidR="002C11BE" w:rsidRPr="00DA5AB8" w:rsidRDefault="002C11BE" w:rsidP="006B36AC">
      <w:pPr>
        <w:pStyle w:val="a9"/>
        <w:autoSpaceDE w:val="0"/>
        <w:autoSpaceDN w:val="0"/>
        <w:adjustRightInd w:val="0"/>
        <w:ind w:left="360" w:firstLineChars="0" w:firstLine="0"/>
        <w:jc w:val="left"/>
        <w:rPr>
          <w:rFonts w:ascii="微软雅黑" w:eastAsia="微软雅黑" w:hAnsi="微软雅黑" w:cs="宋体"/>
          <w:bCs/>
          <w:color w:val="000000"/>
          <w:kern w:val="0"/>
          <w:szCs w:val="21"/>
        </w:rPr>
      </w:pPr>
      <w:r w:rsidRPr="00DA5AB8">
        <w:rPr>
          <w:rFonts w:ascii="微软雅黑" w:eastAsia="微软雅黑" w:hAnsi="微软雅黑" w:cs="宋体" w:hint="eastAsia"/>
          <w:bCs/>
          <w:color w:val="000000"/>
          <w:kern w:val="0"/>
          <w:szCs w:val="21"/>
        </w:rPr>
        <w:t>如sybase-&gt;sybase</w:t>
      </w:r>
      <w:r w:rsidR="006B36AC" w:rsidRPr="00DA5AB8">
        <w:rPr>
          <w:rFonts w:ascii="微软雅黑" w:eastAsia="微软雅黑" w:hAnsi="微软雅黑" w:cs="宋体" w:hint="eastAsia"/>
          <w:bCs/>
          <w:color w:val="000000"/>
          <w:kern w:val="0"/>
          <w:szCs w:val="21"/>
        </w:rPr>
        <w:t>任务，需采用</w:t>
      </w:r>
      <w:r w:rsidRPr="00DA5AB8">
        <w:rPr>
          <w:rFonts w:ascii="微软雅黑" w:eastAsia="微软雅黑" w:hAnsi="微软雅黑" w:cs="宋体" w:hint="eastAsia"/>
          <w:bCs/>
          <w:color w:val="000000"/>
          <w:kern w:val="0"/>
          <w:szCs w:val="21"/>
        </w:rPr>
        <w:t>定时周期任务，算法自己打jar包，算法xml填写注意</w:t>
      </w:r>
    </w:p>
    <w:p w:rsidR="00C857DD" w:rsidRPr="00DA5AB8" w:rsidRDefault="002C11BE" w:rsidP="00C857DD">
      <w:pPr>
        <w:autoSpaceDE w:val="0"/>
        <w:autoSpaceDN w:val="0"/>
        <w:adjustRightInd w:val="0"/>
        <w:ind w:firstLineChars="150" w:firstLine="315"/>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&lt;algorithminfo subtype="sybasetimedrivejar"&gt;</w:t>
      </w:r>
      <w:r w:rsidR="006B36AC" w:rsidRPr="00DA5AB8">
        <w:rPr>
          <w:rFonts w:ascii="微软雅黑" w:eastAsia="微软雅黑" w:hAnsi="微软雅黑" w:cs="宋体" w:hint="eastAsia"/>
          <w:color w:val="000000"/>
          <w:kern w:val="0"/>
          <w:szCs w:val="21"/>
        </w:rPr>
        <w:t>，示例如下：</w:t>
      </w:r>
    </w:p>
    <w:p w:rsidR="006B36AC" w:rsidRPr="00DA5AB8" w:rsidRDefault="006B36AC" w:rsidP="00C857DD">
      <w:pPr>
        <w:autoSpaceDE w:val="0"/>
        <w:autoSpaceDN w:val="0"/>
        <w:adjustRightInd w:val="0"/>
        <w:ind w:firstLineChars="150" w:firstLine="315"/>
        <w:jc w:val="left"/>
        <w:rPr>
          <w:rFonts w:ascii="微软雅黑" w:eastAsia="微软雅黑" w:hAnsi="微软雅黑" w:cs="宋体"/>
          <w:color w:val="000000"/>
          <w:kern w:val="0"/>
          <w:szCs w:val="21"/>
        </w:rPr>
      </w:pPr>
      <w:r w:rsidRPr="00DA5AB8">
        <w:rPr>
          <w:rFonts w:ascii="微软雅黑" w:eastAsia="微软雅黑" w:hAnsi="微软雅黑" w:cs="宋体"/>
          <w:noProof/>
          <w:color w:val="000000"/>
          <w:kern w:val="0"/>
          <w:szCs w:val="21"/>
        </w:rPr>
        <w:drawing>
          <wp:inline distT="0" distB="0" distL="0" distR="0">
            <wp:extent cx="5274310" cy="2297264"/>
            <wp:effectExtent l="19050" t="0" r="254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274310" cy="2297264"/>
                    </a:xfrm>
                    <a:prstGeom prst="rect">
                      <a:avLst/>
                    </a:prstGeom>
                    <a:noFill/>
                    <a:ln w="9525">
                      <a:noFill/>
                      <a:miter lim="800000"/>
                      <a:headEnd/>
                      <a:tailEnd/>
                    </a:ln>
                  </pic:spPr>
                </pic:pic>
              </a:graphicData>
            </a:graphic>
          </wp:inline>
        </w:drawing>
      </w:r>
    </w:p>
    <w:p w:rsidR="002C11BE" w:rsidRPr="00DA5AB8" w:rsidRDefault="00647E14" w:rsidP="00D65492">
      <w:pPr>
        <w:pStyle w:val="2"/>
        <w:rPr>
          <w:rFonts w:ascii="微软雅黑" w:eastAsia="微软雅黑" w:hAnsi="微软雅黑"/>
        </w:rPr>
      </w:pPr>
      <w:r w:rsidRPr="00DA5AB8">
        <w:rPr>
          <w:rFonts w:ascii="微软雅黑" w:eastAsia="微软雅黑" w:hAnsi="微软雅黑" w:hint="eastAsia"/>
        </w:rPr>
        <w:t>开发</w:t>
      </w:r>
      <w:r w:rsidR="00FA5135" w:rsidRPr="00DA5AB8">
        <w:rPr>
          <w:rFonts w:ascii="微软雅黑" w:eastAsia="微软雅黑" w:hAnsi="微软雅黑" w:hint="eastAsia"/>
        </w:rPr>
        <w:t>注意事项</w:t>
      </w:r>
    </w:p>
    <w:p w:rsidR="00C857DD" w:rsidRPr="00DA5AB8" w:rsidRDefault="00C857DD" w:rsidP="001643ED">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b/>
          <w:bCs/>
          <w:color w:val="000000"/>
          <w:kern w:val="0"/>
          <w:szCs w:val="21"/>
        </w:rPr>
        <w:t>1</w:t>
      </w:r>
      <w:r w:rsidRPr="00DA5AB8">
        <w:rPr>
          <w:rFonts w:ascii="微软雅黑" w:eastAsia="微软雅黑" w:hAnsi="微软雅黑" w:cs="宋体" w:hint="eastAsia"/>
          <w:b/>
          <w:bCs/>
          <w:color w:val="000000"/>
          <w:kern w:val="0"/>
          <w:szCs w:val="21"/>
        </w:rPr>
        <w:t>、</w:t>
      </w:r>
      <w:r w:rsidRPr="00DA5AB8">
        <w:rPr>
          <w:rFonts w:ascii="微软雅黑" w:eastAsia="微软雅黑" w:hAnsi="微软雅黑" w:cs="宋体"/>
          <w:b/>
          <w:bCs/>
          <w:color w:val="000000"/>
          <w:kern w:val="0"/>
          <w:szCs w:val="21"/>
        </w:rPr>
        <w:t>spark</w:t>
      </w:r>
      <w:r w:rsidRPr="00DA5AB8">
        <w:rPr>
          <w:rFonts w:ascii="微软雅黑" w:eastAsia="微软雅黑" w:hAnsi="微软雅黑" w:cs="宋体" w:hint="eastAsia"/>
          <w:b/>
          <w:bCs/>
          <w:color w:val="000000"/>
          <w:kern w:val="0"/>
          <w:szCs w:val="21"/>
        </w:rPr>
        <w:t>同步到</w:t>
      </w:r>
      <w:r w:rsidRPr="00DA5AB8">
        <w:rPr>
          <w:rFonts w:ascii="微软雅黑" w:eastAsia="微软雅黑" w:hAnsi="微软雅黑" w:cs="宋体"/>
          <w:b/>
          <w:bCs/>
          <w:color w:val="000000"/>
          <w:kern w:val="0"/>
          <w:szCs w:val="21"/>
        </w:rPr>
        <w:t>sybase</w:t>
      </w:r>
      <w:r w:rsidRPr="00DA5AB8">
        <w:rPr>
          <w:rFonts w:ascii="微软雅黑" w:eastAsia="微软雅黑" w:hAnsi="微软雅黑" w:cs="宋体" w:hint="eastAsia"/>
          <w:b/>
          <w:bCs/>
          <w:color w:val="000000"/>
          <w:kern w:val="0"/>
          <w:szCs w:val="21"/>
        </w:rPr>
        <w:t>流程</w:t>
      </w:r>
      <w:r w:rsidRPr="00DA5AB8">
        <w:rPr>
          <w:rFonts w:ascii="微软雅黑" w:eastAsia="微软雅黑" w:hAnsi="微软雅黑" w:cs="宋体" w:hint="eastAsia"/>
          <w:color w:val="000000"/>
          <w:kern w:val="0"/>
          <w:szCs w:val="21"/>
        </w:rPr>
        <w:t>：</w:t>
      </w:r>
    </w:p>
    <w:p w:rsidR="00C857DD" w:rsidRPr="00DA5AB8" w:rsidRDefault="001643ED" w:rsidP="001733E8">
      <w:pPr>
        <w:autoSpaceDE w:val="0"/>
        <w:autoSpaceDN w:val="0"/>
        <w:adjustRightInd w:val="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r w:rsidR="00C857DD" w:rsidRPr="00DA5AB8">
        <w:rPr>
          <w:rFonts w:ascii="微软雅黑" w:eastAsia="微软雅黑" w:hAnsi="微软雅黑" w:cs="宋体"/>
          <w:color w:val="000000"/>
          <w:kern w:val="0"/>
          <w:szCs w:val="21"/>
        </w:rPr>
        <w:t>spark-&gt;</w:t>
      </w:r>
      <w:r w:rsidR="00C857DD" w:rsidRPr="00DA5AB8">
        <w:rPr>
          <w:rFonts w:ascii="微软雅黑" w:eastAsia="微软雅黑" w:hAnsi="微软雅黑" w:cs="宋体" w:hint="eastAsia"/>
          <w:color w:val="000000"/>
          <w:kern w:val="0"/>
          <w:szCs w:val="21"/>
        </w:rPr>
        <w:t>文件</w:t>
      </w:r>
      <w:r w:rsidR="00C857DD" w:rsidRPr="00DA5AB8">
        <w:rPr>
          <w:rFonts w:ascii="微软雅黑" w:eastAsia="微软雅黑" w:hAnsi="微软雅黑" w:cs="宋体"/>
          <w:color w:val="000000"/>
          <w:kern w:val="0"/>
          <w:szCs w:val="21"/>
        </w:rPr>
        <w:t>-&gt;sybase</w:t>
      </w:r>
      <w:r w:rsidR="00C857DD" w:rsidRPr="00DA5AB8">
        <w:rPr>
          <w:rFonts w:ascii="微软雅黑" w:eastAsia="微软雅黑" w:hAnsi="微软雅黑" w:cs="宋体" w:hint="eastAsia"/>
          <w:color w:val="000000"/>
          <w:kern w:val="0"/>
          <w:szCs w:val="21"/>
        </w:rPr>
        <w:t>，其中生成文件和文件同步到</w:t>
      </w:r>
      <w:r w:rsidR="00C857DD" w:rsidRPr="00DA5AB8">
        <w:rPr>
          <w:rFonts w:ascii="微软雅黑" w:eastAsia="微软雅黑" w:hAnsi="微软雅黑" w:cs="宋体"/>
          <w:color w:val="000000"/>
          <w:kern w:val="0"/>
          <w:szCs w:val="21"/>
        </w:rPr>
        <w:t>sybase</w:t>
      </w:r>
      <w:r w:rsidR="00C857DD" w:rsidRPr="00DA5AB8">
        <w:rPr>
          <w:rFonts w:ascii="微软雅黑" w:eastAsia="微软雅黑" w:hAnsi="微软雅黑" w:cs="宋体" w:hint="eastAsia"/>
          <w:color w:val="000000"/>
          <w:kern w:val="0"/>
          <w:szCs w:val="21"/>
        </w:rPr>
        <w:t>过程由平台</w:t>
      </w:r>
      <w:r w:rsidR="00350B67" w:rsidRPr="00DA5AB8">
        <w:rPr>
          <w:rFonts w:ascii="微软雅黑" w:eastAsia="微软雅黑" w:hAnsi="微软雅黑" w:cs="宋体" w:hint="eastAsia"/>
          <w:color w:val="000000"/>
          <w:kern w:val="0"/>
          <w:szCs w:val="21"/>
        </w:rPr>
        <w:t>定时统一</w:t>
      </w:r>
      <w:r w:rsidR="00C857DD" w:rsidRPr="00DA5AB8">
        <w:rPr>
          <w:rFonts w:ascii="微软雅黑" w:eastAsia="微软雅黑" w:hAnsi="微软雅黑" w:cs="宋体" w:hint="eastAsia"/>
          <w:color w:val="000000"/>
          <w:kern w:val="0"/>
          <w:szCs w:val="21"/>
        </w:rPr>
        <w:t>完成，业务需要识</w:t>
      </w:r>
      <w:r w:rsidR="00BB7A73" w:rsidRPr="00DA5AB8">
        <w:rPr>
          <w:rFonts w:ascii="微软雅黑" w:eastAsia="微软雅黑" w:hAnsi="微软雅黑" w:cs="宋体" w:hint="eastAsia"/>
          <w:color w:val="000000"/>
          <w:kern w:val="0"/>
          <w:szCs w:val="21"/>
        </w:rPr>
        <w:t>别</w:t>
      </w:r>
      <w:r w:rsidR="00C857DD" w:rsidRPr="00DA5AB8">
        <w:rPr>
          <w:rFonts w:ascii="微软雅黑" w:eastAsia="微软雅黑" w:hAnsi="微软雅黑" w:cs="宋体" w:hint="eastAsia"/>
          <w:color w:val="000000"/>
          <w:kern w:val="0"/>
          <w:szCs w:val="21"/>
        </w:rPr>
        <w:t>是哪张</w:t>
      </w:r>
      <w:r w:rsidR="00C857DD" w:rsidRPr="00DA5AB8">
        <w:rPr>
          <w:rFonts w:ascii="微软雅黑" w:eastAsia="微软雅黑" w:hAnsi="微软雅黑" w:cs="宋体"/>
          <w:color w:val="000000"/>
          <w:kern w:val="0"/>
          <w:szCs w:val="21"/>
        </w:rPr>
        <w:t>spark</w:t>
      </w:r>
      <w:r w:rsidR="00C857DD" w:rsidRPr="00DA5AB8">
        <w:rPr>
          <w:rFonts w:ascii="微软雅黑" w:eastAsia="微软雅黑" w:hAnsi="微软雅黑" w:cs="宋体" w:hint="eastAsia"/>
          <w:color w:val="000000"/>
          <w:kern w:val="0"/>
          <w:szCs w:val="21"/>
        </w:rPr>
        <w:t>表要同步到</w:t>
      </w:r>
      <w:r w:rsidR="00C857DD" w:rsidRPr="00DA5AB8">
        <w:rPr>
          <w:rFonts w:ascii="微软雅黑" w:eastAsia="微软雅黑" w:hAnsi="微软雅黑" w:cs="宋体"/>
          <w:color w:val="000000"/>
          <w:kern w:val="0"/>
          <w:szCs w:val="21"/>
        </w:rPr>
        <w:t>sybase</w:t>
      </w:r>
      <w:r w:rsidR="00C857DD" w:rsidRPr="00DA5AB8">
        <w:rPr>
          <w:rFonts w:ascii="微软雅黑" w:eastAsia="微软雅黑" w:hAnsi="微软雅黑" w:cs="宋体" w:hint="eastAsia"/>
          <w:color w:val="000000"/>
          <w:kern w:val="0"/>
          <w:szCs w:val="21"/>
        </w:rPr>
        <w:t>即可。</w:t>
      </w:r>
    </w:p>
    <w:p w:rsidR="00C857DD" w:rsidRPr="00DA5AB8" w:rsidRDefault="001643ED" w:rsidP="001733E8">
      <w:pPr>
        <w:autoSpaceDE w:val="0"/>
        <w:autoSpaceDN w:val="0"/>
        <w:adjustRightInd w:val="0"/>
        <w:ind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 </w:t>
      </w:r>
      <w:r w:rsidR="00C857DD" w:rsidRPr="001643ED">
        <w:rPr>
          <w:rFonts w:ascii="微软雅黑" w:eastAsia="微软雅黑" w:hAnsi="微软雅黑" w:cs="宋体" w:hint="eastAsia"/>
          <w:color w:val="FF0000"/>
          <w:kern w:val="0"/>
          <w:szCs w:val="21"/>
        </w:rPr>
        <w:t>案例：</w:t>
      </w:r>
      <w:r w:rsidR="00C857DD" w:rsidRPr="00DA5AB8">
        <w:rPr>
          <w:rFonts w:ascii="微软雅黑" w:eastAsia="微软雅黑" w:hAnsi="微软雅黑" w:cs="宋体"/>
          <w:color w:val="000000"/>
          <w:kern w:val="0"/>
          <w:szCs w:val="21"/>
        </w:rPr>
        <w:t>spark</w:t>
      </w:r>
      <w:r w:rsidR="00C857DD" w:rsidRPr="00DA5AB8">
        <w:rPr>
          <w:rFonts w:ascii="微软雅黑" w:eastAsia="微软雅黑" w:hAnsi="微软雅黑" w:cs="宋体" w:hint="eastAsia"/>
          <w:color w:val="000000"/>
          <w:kern w:val="0"/>
          <w:szCs w:val="21"/>
        </w:rPr>
        <w:t>同步到</w:t>
      </w:r>
      <w:r w:rsidR="00C857DD" w:rsidRPr="00DA5AB8">
        <w:rPr>
          <w:rFonts w:ascii="微软雅黑" w:eastAsia="微软雅黑" w:hAnsi="微软雅黑" w:cs="宋体"/>
          <w:color w:val="000000"/>
          <w:kern w:val="0"/>
          <w:szCs w:val="21"/>
        </w:rPr>
        <w:t>sybase</w:t>
      </w:r>
      <w:r w:rsidR="00C857DD" w:rsidRPr="00DA5AB8">
        <w:rPr>
          <w:rFonts w:ascii="微软雅黑" w:eastAsia="微软雅黑" w:hAnsi="微软雅黑" w:cs="宋体" w:hint="eastAsia"/>
          <w:color w:val="000000"/>
          <w:kern w:val="0"/>
          <w:szCs w:val="21"/>
        </w:rPr>
        <w:t>过程中，又做了一些关联的处理，如</w:t>
      </w:r>
      <w:r w:rsidR="00C857DD" w:rsidRPr="00DA5AB8">
        <w:rPr>
          <w:rFonts w:ascii="微软雅黑" w:eastAsia="微软雅黑" w:hAnsi="微软雅黑" w:cs="宋体"/>
          <w:color w:val="000000"/>
          <w:kern w:val="0"/>
          <w:szCs w:val="21"/>
        </w:rPr>
        <w:t>spark</w:t>
      </w:r>
      <w:r w:rsidR="00C857DD" w:rsidRPr="00DA5AB8">
        <w:rPr>
          <w:rFonts w:ascii="微软雅黑" w:eastAsia="微软雅黑" w:hAnsi="微软雅黑" w:cs="宋体" w:hint="eastAsia"/>
          <w:color w:val="000000"/>
          <w:kern w:val="0"/>
          <w:szCs w:val="21"/>
        </w:rPr>
        <w:t>生成表</w:t>
      </w:r>
      <w:r w:rsidR="00C857DD" w:rsidRPr="00DA5AB8">
        <w:rPr>
          <w:rFonts w:ascii="微软雅黑" w:eastAsia="微软雅黑" w:hAnsi="微软雅黑" w:cs="宋体"/>
          <w:color w:val="000000"/>
          <w:kern w:val="0"/>
          <w:szCs w:val="21"/>
        </w:rPr>
        <w:t>a</w:t>
      </w:r>
      <w:r w:rsidR="00C857DD" w:rsidRPr="00DA5AB8">
        <w:rPr>
          <w:rFonts w:ascii="微软雅黑" w:eastAsia="微软雅黑" w:hAnsi="微软雅黑" w:cs="宋体" w:hint="eastAsia"/>
          <w:color w:val="000000"/>
          <w:kern w:val="0"/>
          <w:szCs w:val="21"/>
        </w:rPr>
        <w:t>，表</w:t>
      </w:r>
      <w:r w:rsidR="00C857DD" w:rsidRPr="00DA5AB8">
        <w:rPr>
          <w:rFonts w:ascii="微软雅黑" w:eastAsia="微软雅黑" w:hAnsi="微软雅黑" w:cs="宋体"/>
          <w:color w:val="000000"/>
          <w:kern w:val="0"/>
          <w:szCs w:val="21"/>
        </w:rPr>
        <w:t>a</w:t>
      </w:r>
      <w:r w:rsidR="00C857DD" w:rsidRPr="00DA5AB8">
        <w:rPr>
          <w:rFonts w:ascii="微软雅黑" w:eastAsia="微软雅黑" w:hAnsi="微软雅黑" w:cs="宋体" w:hint="eastAsia"/>
          <w:color w:val="000000"/>
          <w:kern w:val="0"/>
          <w:szCs w:val="21"/>
        </w:rPr>
        <w:t>和</w:t>
      </w:r>
      <w:r w:rsidR="00C857DD" w:rsidRPr="00DA5AB8">
        <w:rPr>
          <w:rFonts w:ascii="微软雅黑" w:eastAsia="微软雅黑" w:hAnsi="微软雅黑" w:cs="宋体"/>
          <w:color w:val="000000"/>
          <w:kern w:val="0"/>
          <w:szCs w:val="21"/>
        </w:rPr>
        <w:t>b</w:t>
      </w:r>
      <w:r w:rsidR="00C857DD" w:rsidRPr="00DA5AB8">
        <w:rPr>
          <w:rFonts w:ascii="微软雅黑" w:eastAsia="微软雅黑" w:hAnsi="微软雅黑" w:cs="宋体" w:hint="eastAsia"/>
          <w:color w:val="000000"/>
          <w:kern w:val="0"/>
          <w:szCs w:val="21"/>
        </w:rPr>
        <w:t>关联直接生成文件，文件同步到</w:t>
      </w:r>
      <w:r w:rsidR="00C857DD" w:rsidRPr="00DA5AB8">
        <w:rPr>
          <w:rFonts w:ascii="微软雅黑" w:eastAsia="微软雅黑" w:hAnsi="微软雅黑" w:cs="宋体"/>
          <w:color w:val="000000"/>
          <w:kern w:val="0"/>
          <w:szCs w:val="21"/>
        </w:rPr>
        <w:t>sybase</w:t>
      </w:r>
    </w:p>
    <w:p w:rsidR="00C857DD" w:rsidRPr="00DA5AB8" w:rsidRDefault="001643ED" w:rsidP="001733E8">
      <w:pPr>
        <w:autoSpaceDE w:val="0"/>
        <w:autoSpaceDN w:val="0"/>
        <w:adjustRightInd w:val="0"/>
        <w:ind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 xml:space="preserve"> </w:t>
      </w:r>
      <w:r w:rsidR="00C857DD" w:rsidRPr="001643ED">
        <w:rPr>
          <w:rFonts w:ascii="微软雅黑" w:eastAsia="微软雅黑" w:hAnsi="微软雅黑" w:cs="宋体" w:hint="eastAsia"/>
          <w:color w:val="FF0000"/>
          <w:kern w:val="0"/>
          <w:szCs w:val="21"/>
        </w:rPr>
        <w:t>修改方式：</w:t>
      </w:r>
      <w:r w:rsidR="00C857DD" w:rsidRPr="00DA5AB8">
        <w:rPr>
          <w:rFonts w:ascii="微软雅黑" w:eastAsia="微软雅黑" w:hAnsi="微软雅黑" w:cs="宋体" w:hint="eastAsia"/>
          <w:color w:val="000000"/>
          <w:kern w:val="0"/>
          <w:szCs w:val="21"/>
        </w:rPr>
        <w:t>表</w:t>
      </w:r>
      <w:r w:rsidR="00C857DD" w:rsidRPr="00DA5AB8">
        <w:rPr>
          <w:rFonts w:ascii="微软雅黑" w:eastAsia="微软雅黑" w:hAnsi="微软雅黑" w:cs="宋体"/>
          <w:color w:val="000000"/>
          <w:kern w:val="0"/>
          <w:szCs w:val="21"/>
        </w:rPr>
        <w:t>a</w:t>
      </w:r>
      <w:r w:rsidR="00C857DD" w:rsidRPr="00DA5AB8">
        <w:rPr>
          <w:rFonts w:ascii="微软雅黑" w:eastAsia="微软雅黑" w:hAnsi="微软雅黑" w:cs="宋体" w:hint="eastAsia"/>
          <w:color w:val="000000"/>
          <w:kern w:val="0"/>
          <w:szCs w:val="21"/>
        </w:rPr>
        <w:t>和</w:t>
      </w:r>
      <w:r w:rsidR="00C857DD" w:rsidRPr="00DA5AB8">
        <w:rPr>
          <w:rFonts w:ascii="微软雅黑" w:eastAsia="微软雅黑" w:hAnsi="微软雅黑" w:cs="宋体"/>
          <w:color w:val="000000"/>
          <w:kern w:val="0"/>
          <w:szCs w:val="21"/>
        </w:rPr>
        <w:t>b</w:t>
      </w:r>
      <w:r w:rsidR="00C857DD" w:rsidRPr="00DA5AB8">
        <w:rPr>
          <w:rFonts w:ascii="微软雅黑" w:eastAsia="微软雅黑" w:hAnsi="微软雅黑" w:cs="宋体" w:hint="eastAsia"/>
          <w:color w:val="000000"/>
          <w:kern w:val="0"/>
          <w:szCs w:val="21"/>
        </w:rPr>
        <w:t>生成个表</w:t>
      </w:r>
      <w:r w:rsidR="00C857DD" w:rsidRPr="00DA5AB8">
        <w:rPr>
          <w:rFonts w:ascii="微软雅黑" w:eastAsia="微软雅黑" w:hAnsi="微软雅黑" w:cs="宋体"/>
          <w:color w:val="000000"/>
          <w:kern w:val="0"/>
          <w:szCs w:val="21"/>
        </w:rPr>
        <w:t>c</w:t>
      </w:r>
      <w:r w:rsidR="00C857DD" w:rsidRPr="00DA5AB8">
        <w:rPr>
          <w:rFonts w:ascii="微软雅黑" w:eastAsia="微软雅黑" w:hAnsi="微软雅黑" w:cs="宋体" w:hint="eastAsia"/>
          <w:color w:val="000000"/>
          <w:kern w:val="0"/>
          <w:szCs w:val="21"/>
        </w:rPr>
        <w:t>，但是表</w:t>
      </w:r>
      <w:r w:rsidR="00C857DD" w:rsidRPr="00DA5AB8">
        <w:rPr>
          <w:rFonts w:ascii="微软雅黑" w:eastAsia="微软雅黑" w:hAnsi="微软雅黑" w:cs="宋体"/>
          <w:color w:val="000000"/>
          <w:kern w:val="0"/>
          <w:szCs w:val="21"/>
        </w:rPr>
        <w:t>c</w:t>
      </w:r>
      <w:r w:rsidR="00C857DD" w:rsidRPr="00DA5AB8">
        <w:rPr>
          <w:rFonts w:ascii="微软雅黑" w:eastAsia="微软雅黑" w:hAnsi="微软雅黑" w:cs="宋体" w:hint="eastAsia"/>
          <w:color w:val="000000"/>
          <w:kern w:val="0"/>
          <w:szCs w:val="21"/>
        </w:rPr>
        <w:t>的名字不能影响</w:t>
      </w:r>
      <w:r w:rsidR="00C857DD" w:rsidRPr="00DA5AB8">
        <w:rPr>
          <w:rFonts w:ascii="微软雅黑" w:eastAsia="微软雅黑" w:hAnsi="微软雅黑" w:cs="宋体"/>
          <w:color w:val="000000"/>
          <w:kern w:val="0"/>
          <w:szCs w:val="21"/>
        </w:rPr>
        <w:t>sybase</w:t>
      </w:r>
      <w:r w:rsidR="00C857DD" w:rsidRPr="00DA5AB8">
        <w:rPr>
          <w:rFonts w:ascii="微软雅黑" w:eastAsia="微软雅黑" w:hAnsi="微软雅黑" w:cs="宋体" w:hint="eastAsia"/>
          <w:color w:val="000000"/>
          <w:kern w:val="0"/>
          <w:szCs w:val="21"/>
        </w:rPr>
        <w:t>表名，即不影响</w:t>
      </w:r>
      <w:r w:rsidR="00C857DD" w:rsidRPr="00DA5AB8">
        <w:rPr>
          <w:rFonts w:ascii="微软雅黑" w:eastAsia="微软雅黑" w:hAnsi="微软雅黑" w:cs="宋体"/>
          <w:color w:val="000000"/>
          <w:kern w:val="0"/>
          <w:szCs w:val="21"/>
        </w:rPr>
        <w:t>web</w:t>
      </w:r>
      <w:r w:rsidR="00C857DD" w:rsidRPr="00DA5AB8">
        <w:rPr>
          <w:rFonts w:ascii="微软雅黑" w:eastAsia="微软雅黑" w:hAnsi="微软雅黑" w:cs="宋体" w:hint="eastAsia"/>
          <w:color w:val="000000"/>
          <w:kern w:val="0"/>
          <w:szCs w:val="21"/>
        </w:rPr>
        <w:t>查询。</w:t>
      </w:r>
    </w:p>
    <w:p w:rsidR="00C857DD" w:rsidRPr="00DA5AB8" w:rsidRDefault="001643ED" w:rsidP="001733E8">
      <w:pPr>
        <w:autoSpaceDE w:val="0"/>
        <w:autoSpaceDN w:val="0"/>
        <w:adjustRightInd w:val="0"/>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2）</w:t>
      </w:r>
      <w:r w:rsidR="00C857DD" w:rsidRPr="00DA5AB8">
        <w:rPr>
          <w:rFonts w:ascii="微软雅黑" w:eastAsia="微软雅黑" w:hAnsi="微软雅黑" w:cs="宋体" w:hint="eastAsia"/>
          <w:color w:val="000000"/>
          <w:kern w:val="0"/>
          <w:szCs w:val="21"/>
        </w:rPr>
        <w:t>由于导出成sybase文件后，sybase入库之前需要删除重复数据。如果sybase表的时间字段不是标准的，需要在sybase汇总表中填写时间的字段信息，目前利用汇总表中的两个属性</w:t>
      </w:r>
      <w:r w:rsidR="00C857DD" w:rsidRPr="00DA5AB8">
        <w:rPr>
          <w:rFonts w:ascii="微软雅黑" w:eastAsia="微软雅黑" w:hAnsi="微软雅黑" w:cs="宋体"/>
          <w:color w:val="000000"/>
          <w:kern w:val="0"/>
          <w:szCs w:val="21"/>
        </w:rPr>
        <w:t>partitionfield</w:t>
      </w:r>
      <w:r w:rsidR="00C857DD" w:rsidRPr="00DA5AB8">
        <w:rPr>
          <w:rFonts w:ascii="微软雅黑" w:eastAsia="微软雅黑" w:hAnsi="微软雅黑" w:cs="宋体" w:hint="eastAsia"/>
          <w:color w:val="000000"/>
          <w:kern w:val="0"/>
          <w:szCs w:val="21"/>
        </w:rPr>
        <w:t>和</w:t>
      </w:r>
      <w:r w:rsidR="00C857DD" w:rsidRPr="00DA5AB8">
        <w:rPr>
          <w:rFonts w:ascii="微软雅黑" w:eastAsia="微软雅黑" w:hAnsi="微软雅黑" w:cs="宋体"/>
          <w:color w:val="000000"/>
          <w:kern w:val="0"/>
          <w:szCs w:val="21"/>
        </w:rPr>
        <w:t>partitionfieldtype</w:t>
      </w:r>
      <w:r w:rsidR="00C857DD" w:rsidRPr="00DA5AB8">
        <w:rPr>
          <w:rFonts w:ascii="微软雅黑" w:eastAsia="微软雅黑" w:hAnsi="微软雅黑" w:cs="宋体" w:hint="eastAsia"/>
          <w:color w:val="000000"/>
          <w:kern w:val="0"/>
          <w:szCs w:val="21"/>
        </w:rPr>
        <w:t>来填写。例如，如果是周和月的表有多个时间信息，则用逗号分隔：</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 w:val="13"/>
          <w:szCs w:val="13"/>
        </w:rPr>
        <w:t xml:space="preserve">&lt;field fieldname="terminalanalysis_voice_qoe_day" tablename="terminalanalysis_voice_qoe_day" tabletype="sybase" classify="union" source="vmax" timegranularity="1day" version="v1.0" description="" createtime="2015-12-09" storedtype="" dbname="zxvmax" location="" </w:t>
      </w:r>
      <w:r w:rsidRPr="00DA5AB8">
        <w:rPr>
          <w:rFonts w:ascii="微软雅黑" w:eastAsia="微软雅黑" w:hAnsi="微软雅黑" w:cs="宋体"/>
          <w:color w:val="FF0000"/>
          <w:kern w:val="0"/>
          <w:sz w:val="13"/>
          <w:szCs w:val="13"/>
        </w:rPr>
        <w:t>partitionfield="day" partitionfieldtype="timestamp"</w:t>
      </w:r>
      <w:r w:rsidRPr="00DA5AB8">
        <w:rPr>
          <w:rFonts w:ascii="微软雅黑" w:eastAsia="微软雅黑" w:hAnsi="微软雅黑" w:cs="宋体"/>
          <w:color w:val="0067B4" w:themeColor="text2"/>
          <w:kern w:val="0"/>
          <w:sz w:val="13"/>
          <w:szCs w:val="13"/>
        </w:rPr>
        <w:t xml:space="preserve"> </w:t>
      </w:r>
      <w:r w:rsidRPr="00DA5AB8">
        <w:rPr>
          <w:rFonts w:ascii="微软雅黑" w:eastAsia="微软雅黑" w:hAnsi="微软雅黑" w:cs="宋体"/>
          <w:color w:val="000000"/>
          <w:kern w:val="0"/>
          <w:sz w:val="13"/>
          <w:szCs w:val="13"/>
        </w:rPr>
        <w:t>isexternal="0"/&gt;</w:t>
      </w:r>
    </w:p>
    <w:p w:rsidR="00C857DD" w:rsidRPr="00DA5AB8" w:rsidRDefault="00C857DD" w:rsidP="001643ED">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b/>
          <w:bCs/>
          <w:color w:val="000000"/>
          <w:kern w:val="0"/>
          <w:szCs w:val="21"/>
        </w:rPr>
        <w:t>2</w:t>
      </w:r>
      <w:r w:rsidRPr="00DA5AB8">
        <w:rPr>
          <w:rFonts w:ascii="微软雅黑" w:eastAsia="微软雅黑" w:hAnsi="微软雅黑" w:cs="宋体" w:hint="eastAsia"/>
          <w:b/>
          <w:bCs/>
          <w:color w:val="000000"/>
          <w:kern w:val="0"/>
          <w:szCs w:val="21"/>
        </w:rPr>
        <w:t>、</w:t>
      </w:r>
      <w:r w:rsidRPr="00DA5AB8">
        <w:rPr>
          <w:rFonts w:ascii="微软雅黑" w:eastAsia="微软雅黑" w:hAnsi="微软雅黑" w:cs="宋体"/>
          <w:b/>
          <w:bCs/>
          <w:color w:val="000000"/>
          <w:kern w:val="0"/>
          <w:szCs w:val="21"/>
        </w:rPr>
        <w:t>spark</w:t>
      </w:r>
      <w:r w:rsidRPr="00DA5AB8">
        <w:rPr>
          <w:rFonts w:ascii="微软雅黑" w:eastAsia="微软雅黑" w:hAnsi="微软雅黑" w:cs="宋体" w:hint="eastAsia"/>
          <w:b/>
          <w:bCs/>
          <w:color w:val="000000"/>
          <w:kern w:val="0"/>
          <w:szCs w:val="21"/>
        </w:rPr>
        <w:t>同步到</w:t>
      </w:r>
      <w:r w:rsidRPr="00DA5AB8">
        <w:rPr>
          <w:rFonts w:ascii="微软雅黑" w:eastAsia="微软雅黑" w:hAnsi="微软雅黑" w:cs="宋体"/>
          <w:b/>
          <w:bCs/>
          <w:color w:val="000000"/>
          <w:kern w:val="0"/>
          <w:szCs w:val="21"/>
        </w:rPr>
        <w:t>webgis</w:t>
      </w:r>
      <w:r w:rsidRPr="00DA5AB8">
        <w:rPr>
          <w:rFonts w:ascii="微软雅黑" w:eastAsia="微软雅黑" w:hAnsi="微软雅黑" w:cs="宋体" w:hint="eastAsia"/>
          <w:b/>
          <w:bCs/>
          <w:color w:val="000000"/>
          <w:kern w:val="0"/>
          <w:szCs w:val="21"/>
        </w:rPr>
        <w:t>流程</w:t>
      </w:r>
      <w:r w:rsidRPr="00DA5AB8">
        <w:rPr>
          <w:rFonts w:ascii="微软雅黑" w:eastAsia="微软雅黑" w:hAnsi="微软雅黑" w:cs="宋体" w:hint="eastAsia"/>
          <w:color w:val="000000"/>
          <w:kern w:val="0"/>
          <w:szCs w:val="21"/>
        </w:rPr>
        <w:t>（专指有预处理文件的形式，</w:t>
      </w:r>
      <w:r w:rsidRPr="00DA5AB8">
        <w:rPr>
          <w:rFonts w:ascii="微软雅黑" w:eastAsia="微软雅黑" w:hAnsi="微软雅黑" w:cs="宋体"/>
          <w:color w:val="000000"/>
          <w:kern w:val="0"/>
          <w:szCs w:val="21"/>
        </w:rPr>
        <w:t>web</w:t>
      </w:r>
      <w:r w:rsidRPr="00DA5AB8">
        <w:rPr>
          <w:rFonts w:ascii="微软雅黑" w:eastAsia="微软雅黑" w:hAnsi="微软雅黑" w:cs="宋体" w:hint="eastAsia"/>
          <w:color w:val="000000"/>
          <w:kern w:val="0"/>
          <w:szCs w:val="21"/>
        </w:rPr>
        <w:t>查询触发直接生成的</w:t>
      </w:r>
      <w:r w:rsidRPr="00DA5AB8">
        <w:rPr>
          <w:rFonts w:ascii="微软雅黑" w:eastAsia="微软雅黑" w:hAnsi="微软雅黑" w:cs="宋体"/>
          <w:color w:val="000000"/>
          <w:kern w:val="0"/>
          <w:szCs w:val="21"/>
        </w:rPr>
        <w:t>webgis</w:t>
      </w:r>
      <w:r w:rsidRPr="00DA5AB8">
        <w:rPr>
          <w:rFonts w:ascii="微软雅黑" w:eastAsia="微软雅黑" w:hAnsi="微软雅黑" w:cs="宋体" w:hint="eastAsia"/>
          <w:color w:val="000000"/>
          <w:kern w:val="0"/>
          <w:szCs w:val="21"/>
        </w:rPr>
        <w:t>文件不在此处理）：</w:t>
      </w:r>
      <w:r w:rsidRPr="00DA5AB8">
        <w:rPr>
          <w:rFonts w:ascii="微软雅黑" w:eastAsia="微软雅黑" w:hAnsi="微软雅黑" w:cs="宋体"/>
          <w:color w:val="000000"/>
          <w:kern w:val="0"/>
          <w:szCs w:val="21"/>
        </w:rPr>
        <w:t>spark-&gt;</w:t>
      </w:r>
      <w:r w:rsidRPr="00DA5AB8">
        <w:rPr>
          <w:rFonts w:ascii="微软雅黑" w:eastAsia="微软雅黑" w:hAnsi="微软雅黑" w:cs="宋体" w:hint="eastAsia"/>
          <w:color w:val="000000"/>
          <w:kern w:val="0"/>
          <w:szCs w:val="21"/>
        </w:rPr>
        <w:t>文件</w:t>
      </w:r>
      <w:r w:rsidRPr="00DA5AB8">
        <w:rPr>
          <w:rFonts w:ascii="微软雅黑" w:eastAsia="微软雅黑" w:hAnsi="微软雅黑" w:cs="宋体"/>
          <w:color w:val="000000"/>
          <w:kern w:val="0"/>
          <w:szCs w:val="21"/>
        </w:rPr>
        <w:t>-&gt;webgis</w:t>
      </w:r>
      <w:r w:rsidRPr="00DA5AB8">
        <w:rPr>
          <w:rFonts w:ascii="微软雅黑" w:eastAsia="微软雅黑" w:hAnsi="微软雅黑" w:cs="宋体" w:hint="eastAsia"/>
          <w:color w:val="000000"/>
          <w:kern w:val="0"/>
          <w:szCs w:val="21"/>
        </w:rPr>
        <w:t>，其中生成文件和文件同步到webgis过程平台</w:t>
      </w:r>
      <w:r w:rsidR="00244F03" w:rsidRPr="00DA5AB8">
        <w:rPr>
          <w:rFonts w:ascii="微软雅黑" w:eastAsia="微软雅黑" w:hAnsi="微软雅黑" w:cs="宋体" w:hint="eastAsia"/>
          <w:color w:val="000000"/>
          <w:kern w:val="0"/>
          <w:szCs w:val="21"/>
        </w:rPr>
        <w:t>统一定时完成</w:t>
      </w:r>
      <w:r w:rsidRPr="00DA5AB8">
        <w:rPr>
          <w:rFonts w:ascii="微软雅黑" w:eastAsia="微软雅黑" w:hAnsi="微软雅黑" w:cs="宋体" w:hint="eastAsia"/>
          <w:color w:val="000000"/>
          <w:kern w:val="0"/>
          <w:szCs w:val="21"/>
        </w:rPr>
        <w:t>，但是业务需要识别出是哪张</w:t>
      </w:r>
      <w:r w:rsidRPr="00DA5AB8">
        <w:rPr>
          <w:rFonts w:ascii="微软雅黑" w:eastAsia="微软雅黑" w:hAnsi="微软雅黑" w:cs="宋体"/>
          <w:color w:val="000000"/>
          <w:kern w:val="0"/>
          <w:szCs w:val="21"/>
        </w:rPr>
        <w:t>spark</w:t>
      </w:r>
      <w:r w:rsidRPr="00DA5AB8">
        <w:rPr>
          <w:rFonts w:ascii="微软雅黑" w:eastAsia="微软雅黑" w:hAnsi="微软雅黑" w:cs="宋体" w:hint="eastAsia"/>
          <w:color w:val="000000"/>
          <w:kern w:val="0"/>
          <w:szCs w:val="21"/>
        </w:rPr>
        <w:t>表要同步到</w:t>
      </w:r>
      <w:r w:rsidRPr="00DA5AB8">
        <w:rPr>
          <w:rFonts w:ascii="微软雅黑" w:eastAsia="微软雅黑" w:hAnsi="微软雅黑" w:cs="宋体"/>
          <w:color w:val="000000"/>
          <w:kern w:val="0"/>
          <w:szCs w:val="21"/>
        </w:rPr>
        <w:t>webgis</w:t>
      </w:r>
      <w:r w:rsidRPr="00DA5AB8">
        <w:rPr>
          <w:rFonts w:ascii="微软雅黑" w:eastAsia="微软雅黑" w:hAnsi="微软雅黑" w:cs="宋体" w:hint="eastAsia"/>
          <w:color w:val="000000"/>
          <w:kern w:val="0"/>
          <w:szCs w:val="21"/>
        </w:rPr>
        <w:t>。</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971221">
        <w:rPr>
          <w:rFonts w:ascii="微软雅黑" w:eastAsia="微软雅黑" w:hAnsi="微软雅黑" w:cs="宋体" w:hint="eastAsia"/>
          <w:color w:val="FF0000"/>
          <w:kern w:val="0"/>
          <w:szCs w:val="21"/>
        </w:rPr>
        <w:t>案例：</w:t>
      </w:r>
      <w:r w:rsidRPr="00DA5AB8">
        <w:rPr>
          <w:rFonts w:ascii="微软雅黑" w:eastAsia="微软雅黑" w:hAnsi="微软雅黑" w:cs="宋体"/>
          <w:color w:val="000000"/>
          <w:kern w:val="0"/>
          <w:szCs w:val="21"/>
        </w:rPr>
        <w:t>spark</w:t>
      </w:r>
      <w:r w:rsidRPr="00DA5AB8">
        <w:rPr>
          <w:rFonts w:ascii="微软雅黑" w:eastAsia="微软雅黑" w:hAnsi="微软雅黑" w:cs="宋体" w:hint="eastAsia"/>
          <w:color w:val="000000"/>
          <w:kern w:val="0"/>
          <w:szCs w:val="21"/>
        </w:rPr>
        <w:t>同步到</w:t>
      </w:r>
      <w:r w:rsidRPr="00DA5AB8">
        <w:rPr>
          <w:rFonts w:ascii="微软雅黑" w:eastAsia="微软雅黑" w:hAnsi="微软雅黑" w:cs="宋体"/>
          <w:color w:val="000000"/>
          <w:kern w:val="0"/>
          <w:szCs w:val="21"/>
        </w:rPr>
        <w:t>webgis</w:t>
      </w:r>
      <w:r w:rsidRPr="00DA5AB8">
        <w:rPr>
          <w:rFonts w:ascii="微软雅黑" w:eastAsia="微软雅黑" w:hAnsi="微软雅黑" w:cs="宋体" w:hint="eastAsia"/>
          <w:color w:val="000000"/>
          <w:kern w:val="0"/>
          <w:szCs w:val="21"/>
        </w:rPr>
        <w:t>过程中，又做了一些关联的处理，如</w:t>
      </w:r>
      <w:r w:rsidRPr="00DA5AB8">
        <w:rPr>
          <w:rFonts w:ascii="微软雅黑" w:eastAsia="微软雅黑" w:hAnsi="微软雅黑" w:cs="宋体"/>
          <w:color w:val="000000"/>
          <w:kern w:val="0"/>
          <w:szCs w:val="21"/>
        </w:rPr>
        <w:t>spark</w:t>
      </w:r>
      <w:r w:rsidRPr="00DA5AB8">
        <w:rPr>
          <w:rFonts w:ascii="微软雅黑" w:eastAsia="微软雅黑" w:hAnsi="微软雅黑" w:cs="宋体" w:hint="eastAsia"/>
          <w:color w:val="000000"/>
          <w:kern w:val="0"/>
          <w:szCs w:val="21"/>
        </w:rPr>
        <w:t>生成表</w:t>
      </w:r>
      <w:r w:rsidRPr="00DA5AB8">
        <w:rPr>
          <w:rFonts w:ascii="微软雅黑" w:eastAsia="微软雅黑" w:hAnsi="微软雅黑" w:cs="宋体"/>
          <w:color w:val="000000"/>
          <w:kern w:val="0"/>
          <w:szCs w:val="21"/>
        </w:rPr>
        <w:t>a</w:t>
      </w:r>
      <w:r w:rsidRPr="00DA5AB8">
        <w:rPr>
          <w:rFonts w:ascii="微软雅黑" w:eastAsia="微软雅黑" w:hAnsi="微软雅黑" w:cs="宋体" w:hint="eastAsia"/>
          <w:color w:val="000000"/>
          <w:kern w:val="0"/>
          <w:szCs w:val="21"/>
        </w:rPr>
        <w:t>，表</w:t>
      </w:r>
      <w:r w:rsidRPr="00DA5AB8">
        <w:rPr>
          <w:rFonts w:ascii="微软雅黑" w:eastAsia="微软雅黑" w:hAnsi="微软雅黑" w:cs="宋体"/>
          <w:color w:val="000000"/>
          <w:kern w:val="0"/>
          <w:szCs w:val="21"/>
        </w:rPr>
        <w:t>a</w:t>
      </w:r>
      <w:r w:rsidRPr="00DA5AB8">
        <w:rPr>
          <w:rFonts w:ascii="微软雅黑" w:eastAsia="微软雅黑" w:hAnsi="微软雅黑" w:cs="宋体" w:hint="eastAsia"/>
          <w:color w:val="000000"/>
          <w:kern w:val="0"/>
          <w:szCs w:val="21"/>
        </w:rPr>
        <w:t>和</w:t>
      </w:r>
      <w:r w:rsidRPr="00DA5AB8">
        <w:rPr>
          <w:rFonts w:ascii="微软雅黑" w:eastAsia="微软雅黑" w:hAnsi="微软雅黑" w:cs="宋体"/>
          <w:color w:val="000000"/>
          <w:kern w:val="0"/>
          <w:szCs w:val="21"/>
        </w:rPr>
        <w:t>b</w:t>
      </w:r>
      <w:r w:rsidRPr="00DA5AB8">
        <w:rPr>
          <w:rFonts w:ascii="微软雅黑" w:eastAsia="微软雅黑" w:hAnsi="微软雅黑" w:cs="宋体" w:hint="eastAsia"/>
          <w:color w:val="000000"/>
          <w:kern w:val="0"/>
          <w:szCs w:val="21"/>
        </w:rPr>
        <w:t>关联直接生成文件，文件同步到</w:t>
      </w:r>
      <w:r w:rsidRPr="00DA5AB8">
        <w:rPr>
          <w:rFonts w:ascii="微软雅黑" w:eastAsia="微软雅黑" w:hAnsi="微软雅黑" w:cs="宋体"/>
          <w:color w:val="000000"/>
          <w:kern w:val="0"/>
          <w:szCs w:val="21"/>
        </w:rPr>
        <w:t>webgis</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971221">
        <w:rPr>
          <w:rFonts w:ascii="微软雅黑" w:eastAsia="微软雅黑" w:hAnsi="微软雅黑" w:cs="宋体" w:hint="eastAsia"/>
          <w:color w:val="FF0000"/>
          <w:kern w:val="0"/>
          <w:szCs w:val="21"/>
        </w:rPr>
        <w:t>修改方式：</w:t>
      </w:r>
      <w:r w:rsidRPr="00DA5AB8">
        <w:rPr>
          <w:rFonts w:ascii="微软雅黑" w:eastAsia="微软雅黑" w:hAnsi="微软雅黑" w:cs="宋体" w:hint="eastAsia"/>
          <w:color w:val="000000"/>
          <w:kern w:val="0"/>
          <w:szCs w:val="21"/>
        </w:rPr>
        <w:t>表</w:t>
      </w:r>
      <w:r w:rsidRPr="00DA5AB8">
        <w:rPr>
          <w:rFonts w:ascii="微软雅黑" w:eastAsia="微软雅黑" w:hAnsi="微软雅黑" w:cs="宋体"/>
          <w:color w:val="000000"/>
          <w:kern w:val="0"/>
          <w:szCs w:val="21"/>
        </w:rPr>
        <w:t>a</w:t>
      </w:r>
      <w:r w:rsidRPr="00DA5AB8">
        <w:rPr>
          <w:rFonts w:ascii="微软雅黑" w:eastAsia="微软雅黑" w:hAnsi="微软雅黑" w:cs="宋体" w:hint="eastAsia"/>
          <w:color w:val="000000"/>
          <w:kern w:val="0"/>
          <w:szCs w:val="21"/>
        </w:rPr>
        <w:t>和</w:t>
      </w:r>
      <w:r w:rsidRPr="00DA5AB8">
        <w:rPr>
          <w:rFonts w:ascii="微软雅黑" w:eastAsia="微软雅黑" w:hAnsi="微软雅黑" w:cs="宋体"/>
          <w:color w:val="000000"/>
          <w:kern w:val="0"/>
          <w:szCs w:val="21"/>
        </w:rPr>
        <w:t>b</w:t>
      </w:r>
      <w:r w:rsidRPr="00DA5AB8">
        <w:rPr>
          <w:rFonts w:ascii="微软雅黑" w:eastAsia="微软雅黑" w:hAnsi="微软雅黑" w:cs="宋体" w:hint="eastAsia"/>
          <w:color w:val="000000"/>
          <w:kern w:val="0"/>
          <w:szCs w:val="21"/>
        </w:rPr>
        <w:t>生成个表</w:t>
      </w:r>
      <w:r w:rsidRPr="00DA5AB8">
        <w:rPr>
          <w:rFonts w:ascii="微软雅黑" w:eastAsia="微软雅黑" w:hAnsi="微软雅黑" w:cs="宋体"/>
          <w:color w:val="000000"/>
          <w:kern w:val="0"/>
          <w:szCs w:val="21"/>
        </w:rPr>
        <w:t>c</w:t>
      </w:r>
      <w:r w:rsidRPr="00DA5AB8">
        <w:rPr>
          <w:rFonts w:ascii="微软雅黑" w:eastAsia="微软雅黑" w:hAnsi="微软雅黑" w:cs="宋体" w:hint="eastAsia"/>
          <w:color w:val="000000"/>
          <w:kern w:val="0"/>
          <w:szCs w:val="21"/>
        </w:rPr>
        <w:t>，但是表</w:t>
      </w:r>
      <w:r w:rsidRPr="00DA5AB8">
        <w:rPr>
          <w:rFonts w:ascii="微软雅黑" w:eastAsia="微软雅黑" w:hAnsi="微软雅黑" w:cs="宋体"/>
          <w:color w:val="000000"/>
          <w:kern w:val="0"/>
          <w:szCs w:val="21"/>
        </w:rPr>
        <w:t>c</w:t>
      </w:r>
      <w:r w:rsidRPr="00DA5AB8">
        <w:rPr>
          <w:rFonts w:ascii="微软雅黑" w:eastAsia="微软雅黑" w:hAnsi="微软雅黑" w:cs="宋体" w:hint="eastAsia"/>
          <w:color w:val="000000"/>
          <w:kern w:val="0"/>
          <w:szCs w:val="21"/>
        </w:rPr>
        <w:t>的名字不能影响</w:t>
      </w:r>
      <w:r w:rsidRPr="00DA5AB8">
        <w:rPr>
          <w:rFonts w:ascii="微软雅黑" w:eastAsia="微软雅黑" w:hAnsi="微软雅黑" w:cs="宋体"/>
          <w:color w:val="000000"/>
          <w:kern w:val="0"/>
          <w:szCs w:val="21"/>
        </w:rPr>
        <w:t>webgis</w:t>
      </w:r>
      <w:r w:rsidRPr="00DA5AB8">
        <w:rPr>
          <w:rFonts w:ascii="微软雅黑" w:eastAsia="微软雅黑" w:hAnsi="微软雅黑" w:cs="宋体" w:hint="eastAsia"/>
          <w:color w:val="000000"/>
          <w:kern w:val="0"/>
          <w:szCs w:val="21"/>
        </w:rPr>
        <w:t>文件名，即不影响</w:t>
      </w:r>
      <w:r w:rsidRPr="00DA5AB8">
        <w:rPr>
          <w:rFonts w:ascii="微软雅黑" w:eastAsia="微软雅黑" w:hAnsi="微软雅黑" w:cs="宋体"/>
          <w:color w:val="000000"/>
          <w:kern w:val="0"/>
          <w:szCs w:val="21"/>
        </w:rPr>
        <w:t>web</w:t>
      </w:r>
      <w:r w:rsidRPr="00DA5AB8">
        <w:rPr>
          <w:rFonts w:ascii="微软雅黑" w:eastAsia="微软雅黑" w:hAnsi="微软雅黑" w:cs="宋体" w:hint="eastAsia"/>
          <w:color w:val="000000"/>
          <w:kern w:val="0"/>
          <w:szCs w:val="21"/>
        </w:rPr>
        <w:t>查询。</w:t>
      </w:r>
      <w:r w:rsidRPr="00DA5AB8">
        <w:rPr>
          <w:rFonts w:ascii="微软雅黑" w:eastAsia="微软雅黑" w:hAnsi="微软雅黑" w:cs="宋体"/>
          <w:color w:val="000000"/>
          <w:kern w:val="0"/>
          <w:szCs w:val="21"/>
        </w:rPr>
        <w:t xml:space="preserve">   </w:t>
      </w:r>
    </w:p>
    <w:p w:rsidR="00C857DD" w:rsidRPr="00DA5AB8" w:rsidRDefault="00C857DD" w:rsidP="001643ED">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b/>
          <w:bCs/>
          <w:color w:val="000000"/>
          <w:kern w:val="0"/>
          <w:szCs w:val="21"/>
        </w:rPr>
        <w:t>3</w:t>
      </w:r>
      <w:r w:rsidRPr="00DA5AB8">
        <w:rPr>
          <w:rFonts w:ascii="微软雅黑" w:eastAsia="微软雅黑" w:hAnsi="微软雅黑" w:cs="宋体" w:hint="eastAsia"/>
          <w:b/>
          <w:bCs/>
          <w:color w:val="000000"/>
          <w:kern w:val="0"/>
          <w:szCs w:val="21"/>
        </w:rPr>
        <w:t>、</w:t>
      </w:r>
      <w:r w:rsidRPr="00DA5AB8">
        <w:rPr>
          <w:rFonts w:ascii="微软雅黑" w:eastAsia="微软雅黑" w:hAnsi="微软雅黑" w:cs="宋体"/>
          <w:b/>
          <w:bCs/>
          <w:color w:val="000000"/>
          <w:kern w:val="0"/>
          <w:szCs w:val="21"/>
        </w:rPr>
        <w:t>cache</w:t>
      </w:r>
      <w:r w:rsidRPr="00DA5AB8">
        <w:rPr>
          <w:rFonts w:ascii="微软雅黑" w:eastAsia="微软雅黑" w:hAnsi="微软雅黑" w:cs="宋体" w:hint="eastAsia"/>
          <w:b/>
          <w:bCs/>
          <w:color w:val="000000"/>
          <w:kern w:val="0"/>
          <w:szCs w:val="21"/>
        </w:rPr>
        <w:t>问题</w:t>
      </w:r>
      <w:r w:rsidRPr="00DA5AB8">
        <w:rPr>
          <w:rFonts w:ascii="微软雅黑" w:eastAsia="微软雅黑" w:hAnsi="微软雅黑" w:cs="宋体" w:hint="eastAsia"/>
          <w:color w:val="000000"/>
          <w:kern w:val="0"/>
          <w:szCs w:val="21"/>
        </w:rPr>
        <w:t>：梳理</w:t>
      </w:r>
      <w:r w:rsidRPr="00DA5AB8">
        <w:rPr>
          <w:rFonts w:ascii="微软雅黑" w:eastAsia="微软雅黑" w:hAnsi="微软雅黑" w:cs="宋体"/>
          <w:color w:val="000000"/>
          <w:kern w:val="0"/>
          <w:szCs w:val="21"/>
        </w:rPr>
        <w:t>etl</w:t>
      </w:r>
      <w:r w:rsidRPr="00DA5AB8">
        <w:rPr>
          <w:rFonts w:ascii="微软雅黑" w:eastAsia="微软雅黑" w:hAnsi="微软雅黑" w:cs="宋体" w:hint="eastAsia"/>
          <w:color w:val="000000"/>
          <w:kern w:val="0"/>
          <w:szCs w:val="21"/>
        </w:rPr>
        <w:t>时，识别出那些清洗有</w:t>
      </w:r>
      <w:r w:rsidRPr="00DA5AB8">
        <w:rPr>
          <w:rFonts w:ascii="微软雅黑" w:eastAsia="微软雅黑" w:hAnsi="微软雅黑" w:cs="宋体"/>
          <w:color w:val="000000"/>
          <w:kern w:val="0"/>
          <w:szCs w:val="21"/>
        </w:rPr>
        <w:t>cache</w:t>
      </w:r>
      <w:r w:rsidRPr="00DA5AB8">
        <w:rPr>
          <w:rFonts w:ascii="微软雅黑" w:eastAsia="微软雅黑" w:hAnsi="微软雅黑" w:cs="宋体" w:hint="eastAsia"/>
          <w:color w:val="000000"/>
          <w:kern w:val="0"/>
          <w:szCs w:val="21"/>
        </w:rPr>
        <w:t>操作即可（要在</w:t>
      </w:r>
      <w:r w:rsidRPr="00DA5AB8">
        <w:rPr>
          <w:rFonts w:ascii="微软雅黑" w:eastAsia="微软雅黑" w:hAnsi="微软雅黑" w:cs="宋体"/>
          <w:color w:val="000000"/>
          <w:kern w:val="0"/>
          <w:szCs w:val="21"/>
        </w:rPr>
        <w:t>excel</w:t>
      </w:r>
      <w:r w:rsidRPr="00DA5AB8">
        <w:rPr>
          <w:rFonts w:ascii="微软雅黑" w:eastAsia="微软雅黑" w:hAnsi="微软雅黑" w:cs="宋体" w:hint="eastAsia"/>
          <w:color w:val="000000"/>
          <w:kern w:val="0"/>
          <w:szCs w:val="21"/>
        </w:rPr>
        <w:t>表中标识出），</w:t>
      </w:r>
      <w:r w:rsidR="00FB263F" w:rsidRPr="00DA5AB8">
        <w:rPr>
          <w:rFonts w:ascii="微软雅黑" w:eastAsia="微软雅黑" w:hAnsi="微软雅黑" w:cs="宋体" w:hint="eastAsia"/>
          <w:color w:val="000000"/>
          <w:kern w:val="0"/>
          <w:szCs w:val="21"/>
        </w:rPr>
        <w:t>缺省配置为不</w:t>
      </w:r>
      <w:r w:rsidRPr="00DA5AB8">
        <w:rPr>
          <w:rFonts w:ascii="微软雅黑" w:eastAsia="微软雅黑" w:hAnsi="微软雅黑" w:cs="宋体"/>
          <w:color w:val="000000"/>
          <w:kern w:val="0"/>
          <w:szCs w:val="21"/>
        </w:rPr>
        <w:t>cache</w:t>
      </w:r>
      <w:r w:rsidR="00FB263F" w:rsidRPr="00DA5AB8">
        <w:rPr>
          <w:rFonts w:ascii="微软雅黑" w:eastAsia="微软雅黑" w:hAnsi="微软雅黑" w:cs="宋体" w:hint="eastAsia"/>
          <w:color w:val="000000"/>
          <w:kern w:val="0"/>
          <w:szCs w:val="21"/>
        </w:rPr>
        <w:t>。</w:t>
      </w:r>
    </w:p>
    <w:p w:rsidR="00C857DD" w:rsidRPr="00DA5AB8" w:rsidRDefault="00FB263F" w:rsidP="009F74A5">
      <w:pPr>
        <w:autoSpaceDE w:val="0"/>
        <w:autoSpaceDN w:val="0"/>
        <w:adjustRightInd w:val="0"/>
        <w:jc w:val="left"/>
        <w:rPr>
          <w:rFonts w:ascii="微软雅黑" w:eastAsia="微软雅黑" w:hAnsi="微软雅黑" w:cs="宋体"/>
          <w:b/>
          <w:bCs/>
          <w:color w:val="000000"/>
          <w:kern w:val="0"/>
          <w:szCs w:val="21"/>
        </w:rPr>
      </w:pPr>
      <w:r w:rsidRPr="00DA5AB8">
        <w:rPr>
          <w:rFonts w:ascii="微软雅黑" w:eastAsia="微软雅黑" w:hAnsi="微软雅黑" w:cs="宋体" w:hint="eastAsia"/>
          <w:b/>
          <w:bCs/>
          <w:color w:val="000000"/>
          <w:kern w:val="0"/>
          <w:szCs w:val="21"/>
        </w:rPr>
        <w:t>4</w:t>
      </w:r>
      <w:r w:rsidR="00C857DD" w:rsidRPr="00DA5AB8">
        <w:rPr>
          <w:rFonts w:ascii="微软雅黑" w:eastAsia="微软雅黑" w:hAnsi="微软雅黑" w:cs="宋体" w:hint="eastAsia"/>
          <w:b/>
          <w:bCs/>
          <w:color w:val="000000"/>
          <w:kern w:val="0"/>
          <w:szCs w:val="21"/>
        </w:rPr>
        <w:t>、时间分区规范化</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1</w:t>
      </w:r>
      <w:r w:rsidRPr="00DA5AB8">
        <w:rPr>
          <w:rFonts w:ascii="微软雅黑" w:eastAsia="微软雅黑" w:hAnsi="微软雅黑" w:cs="宋体" w:hint="eastAsia"/>
          <w:color w:val="000000"/>
          <w:kern w:val="0"/>
          <w:szCs w:val="21"/>
        </w:rPr>
        <w:t>）周分区，目前如下两种方式都可以，如下：</w:t>
      </w:r>
      <w:r w:rsidRPr="00DA5AB8">
        <w:rPr>
          <w:rFonts w:ascii="微软雅黑" w:eastAsia="微软雅黑" w:hAnsi="微软雅黑" w:cs="宋体"/>
          <w:color w:val="000000"/>
          <w:kern w:val="0"/>
          <w:szCs w:val="21"/>
        </w:rPr>
        <w:br/>
        <w:t xml:space="preserve">   </w:t>
      </w:r>
      <w:r w:rsidR="009F74A5">
        <w:rPr>
          <w:rFonts w:ascii="微软雅黑" w:eastAsia="微软雅黑" w:hAnsi="微软雅黑" w:cs="宋体" w:hint="eastAsia"/>
          <w:color w:val="000000"/>
          <w:kern w:val="0"/>
          <w:szCs w:val="21"/>
        </w:rPr>
        <w:t xml:space="preserve">    </w:t>
      </w:r>
      <w:r w:rsidRPr="00DA5AB8">
        <w:rPr>
          <w:rFonts w:ascii="微软雅黑" w:eastAsia="微软雅黑" w:hAnsi="微软雅黑" w:cs="宋体" w:hint="eastAsia"/>
          <w:color w:val="000000"/>
          <w:kern w:val="0"/>
          <w:szCs w:val="21"/>
        </w:rPr>
        <w:t>年</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周，</w:t>
      </w:r>
      <w:r w:rsidRPr="00DA5AB8">
        <w:rPr>
          <w:rFonts w:ascii="微软雅黑" w:eastAsia="微软雅黑" w:hAnsi="微软雅黑" w:cs="宋体"/>
          <w:color w:val="000000"/>
          <w:kern w:val="0"/>
          <w:szCs w:val="21"/>
        </w:rPr>
        <w:t>int+int</w:t>
      </w:r>
    </w:p>
    <w:p w:rsidR="00C857DD" w:rsidRPr="00DA5AB8" w:rsidRDefault="00C857DD" w:rsidP="009F74A5">
      <w:pPr>
        <w:autoSpaceDE w:val="0"/>
        <w:autoSpaceDN w:val="0"/>
        <w:adjustRightInd w:val="0"/>
        <w:ind w:firstLineChars="50" w:firstLine="105"/>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 xml:space="preserve"> </w:t>
      </w:r>
      <w:r w:rsidR="009F74A5">
        <w:rPr>
          <w:rFonts w:ascii="微软雅黑" w:eastAsia="微软雅黑" w:hAnsi="微软雅黑" w:cs="宋体" w:hint="eastAsia"/>
          <w:color w:val="000000"/>
          <w:kern w:val="0"/>
          <w:szCs w:val="21"/>
        </w:rPr>
        <w:t xml:space="preserve">     </w:t>
      </w:r>
      <w:r w:rsidRPr="00DA5AB8">
        <w:rPr>
          <w:rFonts w:ascii="微软雅黑" w:eastAsia="微软雅黑" w:hAnsi="微软雅黑" w:cs="宋体" w:hint="eastAsia"/>
          <w:color w:val="000000"/>
          <w:kern w:val="0"/>
          <w:szCs w:val="21"/>
        </w:rPr>
        <w:t>年</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周</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天，</w:t>
      </w:r>
      <w:r w:rsidRPr="00DA5AB8">
        <w:rPr>
          <w:rFonts w:ascii="微软雅黑" w:eastAsia="微软雅黑" w:hAnsi="微软雅黑" w:cs="宋体"/>
          <w:color w:val="000000"/>
          <w:kern w:val="0"/>
          <w:szCs w:val="21"/>
        </w:rPr>
        <w:t>int+int+string</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2</w:t>
      </w:r>
      <w:r w:rsidRPr="00DA5AB8">
        <w:rPr>
          <w:rFonts w:ascii="微软雅黑" w:eastAsia="微软雅黑" w:hAnsi="微软雅黑" w:cs="宋体" w:hint="eastAsia"/>
          <w:color w:val="000000"/>
          <w:kern w:val="0"/>
          <w:szCs w:val="21"/>
        </w:rPr>
        <w:t>）月分区，目前如下两种方式都可以，如下：</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 xml:space="preserve">   </w:t>
      </w:r>
      <w:r w:rsidRPr="00DA5AB8">
        <w:rPr>
          <w:rFonts w:ascii="微软雅黑" w:eastAsia="微软雅黑" w:hAnsi="微软雅黑" w:cs="宋体" w:hint="eastAsia"/>
          <w:color w:val="000000"/>
          <w:kern w:val="0"/>
          <w:szCs w:val="21"/>
        </w:rPr>
        <w:t>年</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月，</w:t>
      </w:r>
      <w:r w:rsidRPr="00DA5AB8">
        <w:rPr>
          <w:rFonts w:ascii="微软雅黑" w:eastAsia="微软雅黑" w:hAnsi="微软雅黑" w:cs="宋体"/>
          <w:color w:val="000000"/>
          <w:kern w:val="0"/>
          <w:szCs w:val="21"/>
        </w:rPr>
        <w:t>int+int</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 xml:space="preserve">   </w:t>
      </w:r>
      <w:r w:rsidRPr="00DA5AB8">
        <w:rPr>
          <w:rFonts w:ascii="微软雅黑" w:eastAsia="微软雅黑" w:hAnsi="微软雅黑" w:cs="宋体" w:hint="eastAsia"/>
          <w:color w:val="000000"/>
          <w:kern w:val="0"/>
          <w:szCs w:val="21"/>
        </w:rPr>
        <w:t>年</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月</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天，</w:t>
      </w:r>
      <w:r w:rsidR="009F74A5">
        <w:rPr>
          <w:rFonts w:ascii="微软雅黑" w:eastAsia="微软雅黑" w:hAnsi="微软雅黑" w:cs="宋体"/>
          <w:color w:val="000000"/>
          <w:kern w:val="0"/>
          <w:szCs w:val="21"/>
        </w:rPr>
        <w:t>int+int+string</w:t>
      </w:r>
    </w:p>
    <w:p w:rsidR="00C857DD" w:rsidRPr="00DA5AB8" w:rsidRDefault="00C857DD" w:rsidP="001733E8">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3</w:t>
      </w:r>
      <w:r w:rsidRPr="00DA5AB8">
        <w:rPr>
          <w:rFonts w:ascii="微软雅黑" w:eastAsia="微软雅黑" w:hAnsi="微软雅黑" w:cs="宋体" w:hint="eastAsia"/>
          <w:color w:val="000000"/>
          <w:kern w:val="0"/>
          <w:szCs w:val="21"/>
        </w:rPr>
        <w:t>）天分区：天，</w:t>
      </w:r>
      <w:r w:rsidRPr="00DA5AB8">
        <w:rPr>
          <w:rFonts w:ascii="微软雅黑" w:eastAsia="微软雅黑" w:hAnsi="微软雅黑" w:cs="宋体"/>
          <w:color w:val="000000"/>
          <w:kern w:val="0"/>
          <w:szCs w:val="21"/>
        </w:rPr>
        <w:t>string</w:t>
      </w:r>
    </w:p>
    <w:p w:rsidR="00C857DD" w:rsidRPr="00DA5AB8" w:rsidRDefault="00C857DD" w:rsidP="009F74A5">
      <w:pPr>
        <w:autoSpaceDE w:val="0"/>
        <w:autoSpaceDN w:val="0"/>
        <w:adjustRightInd w:val="0"/>
        <w:ind w:firstLine="420"/>
        <w:jc w:val="left"/>
        <w:rPr>
          <w:rFonts w:ascii="微软雅黑" w:eastAsia="微软雅黑" w:hAnsi="微软雅黑" w:cs="宋体"/>
          <w:color w:val="000000"/>
          <w:kern w:val="0"/>
          <w:szCs w:val="21"/>
        </w:rPr>
      </w:pPr>
      <w:r w:rsidRPr="00DA5AB8">
        <w:rPr>
          <w:rFonts w:ascii="微软雅黑" w:eastAsia="微软雅黑" w:hAnsi="微软雅黑" w:cs="宋体"/>
          <w:color w:val="000000"/>
          <w:kern w:val="0"/>
          <w:szCs w:val="21"/>
        </w:rPr>
        <w:t xml:space="preserve">   </w:t>
      </w:r>
      <w:r w:rsidRPr="00DA5AB8">
        <w:rPr>
          <w:rFonts w:ascii="微软雅黑" w:eastAsia="微软雅黑" w:hAnsi="微软雅黑" w:cs="宋体" w:hint="eastAsia"/>
          <w:color w:val="000000"/>
          <w:kern w:val="0"/>
          <w:szCs w:val="21"/>
        </w:rPr>
        <w:t>小时分区：天</w:t>
      </w:r>
      <w:r w:rsidRPr="00DA5AB8">
        <w:rPr>
          <w:rFonts w:ascii="微软雅黑" w:eastAsia="微软雅黑" w:hAnsi="微软雅黑" w:cs="宋体"/>
          <w:color w:val="000000"/>
          <w:kern w:val="0"/>
          <w:szCs w:val="21"/>
        </w:rPr>
        <w:t>+</w:t>
      </w:r>
      <w:r w:rsidRPr="00DA5AB8">
        <w:rPr>
          <w:rFonts w:ascii="微软雅黑" w:eastAsia="微软雅黑" w:hAnsi="微软雅黑" w:cs="宋体" w:hint="eastAsia"/>
          <w:color w:val="000000"/>
          <w:kern w:val="0"/>
          <w:szCs w:val="21"/>
        </w:rPr>
        <w:t>小时，</w:t>
      </w:r>
      <w:r w:rsidRPr="00DA5AB8">
        <w:rPr>
          <w:rFonts w:ascii="微软雅黑" w:eastAsia="微软雅黑" w:hAnsi="微软雅黑" w:cs="宋体"/>
          <w:color w:val="000000"/>
          <w:kern w:val="0"/>
          <w:szCs w:val="21"/>
        </w:rPr>
        <w:t>string+int</w:t>
      </w:r>
    </w:p>
    <w:p w:rsidR="00C857DD" w:rsidRPr="009F74A5" w:rsidRDefault="00C857DD" w:rsidP="009F74A5">
      <w:pPr>
        <w:autoSpaceDE w:val="0"/>
        <w:autoSpaceDN w:val="0"/>
        <w:adjustRightInd w:val="0"/>
        <w:ind w:firstLine="420"/>
        <w:jc w:val="left"/>
        <w:rPr>
          <w:rFonts w:ascii="微软雅黑" w:eastAsia="微软雅黑" w:hAnsi="微软雅黑"/>
          <w:color w:val="000000"/>
          <w:kern w:val="0"/>
          <w:szCs w:val="21"/>
        </w:rPr>
      </w:pPr>
      <w:r w:rsidRPr="00DA5AB8">
        <w:rPr>
          <w:rFonts w:ascii="微软雅黑" w:eastAsia="微软雅黑" w:hAnsi="微软雅黑" w:cs="宋体"/>
          <w:color w:val="000000"/>
          <w:kern w:val="0"/>
          <w:szCs w:val="21"/>
        </w:rPr>
        <w:t>4</w:t>
      </w:r>
      <w:r w:rsidRPr="00DA5AB8">
        <w:rPr>
          <w:rFonts w:ascii="微软雅黑" w:eastAsia="微软雅黑" w:hAnsi="微软雅黑" w:cs="宋体" w:hint="eastAsia"/>
          <w:color w:val="000000"/>
          <w:kern w:val="0"/>
          <w:szCs w:val="21"/>
        </w:rPr>
        <w:t>）分区命名根据建表实际配置的分区名来填写</w:t>
      </w:r>
    </w:p>
    <w:p w:rsidR="00C857DD" w:rsidRPr="00DA5AB8" w:rsidRDefault="00C857DD" w:rsidP="001733E8">
      <w:pPr>
        <w:ind w:firstLine="420"/>
        <w:rPr>
          <w:rFonts w:ascii="微软雅黑" w:eastAsia="微软雅黑" w:hAnsi="微软雅黑"/>
        </w:rPr>
      </w:pPr>
      <w:r w:rsidRPr="00DA5AB8">
        <w:rPr>
          <w:rFonts w:ascii="微软雅黑" w:eastAsia="微软雅黑" w:hAnsi="微软雅黑" w:hint="eastAsia"/>
        </w:rPr>
        <w:t>5）输入表支持的分区组合为：</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p_dat</w:t>
      </w:r>
      <w:r w:rsidRPr="00DA5AB8">
        <w:rPr>
          <w:rFonts w:ascii="微软雅黑" w:eastAsia="微软雅黑" w:hAnsi="微软雅黑" w:hint="eastAsia"/>
        </w:rPr>
        <w:t>e</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每天生成一个公共牌上的一个灯；</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p_imsi</w:t>
      </w:r>
      <w:r w:rsidRPr="00DA5AB8">
        <w:rPr>
          <w:rFonts w:ascii="微软雅黑" w:eastAsia="微软雅黑" w:hAnsi="微软雅黑" w:hint="eastAsia"/>
        </w:rPr>
        <w:t>、</w:t>
      </w:r>
      <w:r w:rsidRPr="00DA5AB8">
        <w:rPr>
          <w:rFonts w:ascii="微软雅黑" w:eastAsia="微软雅黑" w:hAnsi="微软雅黑"/>
        </w:rPr>
        <w:t>p_date</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每天每一个imsi分区生成一个公告牌上的灯，imsi的分区个数由配置文件配置，目前缺省配置个数为11；</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p_date</w:t>
      </w:r>
      <w:r w:rsidRPr="00DA5AB8">
        <w:rPr>
          <w:rFonts w:ascii="微软雅黑" w:eastAsia="微软雅黑" w:hAnsi="微软雅黑" w:hint="eastAsia"/>
        </w:rPr>
        <w:t>、</w:t>
      </w:r>
      <w:r w:rsidRPr="00DA5AB8">
        <w:rPr>
          <w:rFonts w:ascii="微软雅黑" w:eastAsia="微软雅黑" w:hAnsi="微软雅黑"/>
        </w:rPr>
        <w:t>p_hour</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每天每小时分区生成一个公告牌上的灯；</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p_year</w:t>
      </w:r>
      <w:r w:rsidRPr="00DA5AB8">
        <w:rPr>
          <w:rFonts w:ascii="微软雅黑" w:eastAsia="微软雅黑" w:hAnsi="微软雅黑" w:hint="eastAsia"/>
        </w:rPr>
        <w:t>、</w:t>
      </w:r>
      <w:r w:rsidRPr="00DA5AB8">
        <w:rPr>
          <w:rFonts w:ascii="微软雅黑" w:eastAsia="微软雅黑" w:hAnsi="微软雅黑"/>
        </w:rPr>
        <w:t>p_month</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每月生成一个公告牌上的灯，该灯放在哪天的公告牌上，由配置文件配置，缺省为下月的第一天；</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p_year</w:t>
      </w:r>
      <w:r w:rsidRPr="00DA5AB8">
        <w:rPr>
          <w:rFonts w:ascii="微软雅黑" w:eastAsia="微软雅黑" w:hAnsi="微软雅黑" w:hint="eastAsia"/>
        </w:rPr>
        <w:t>、</w:t>
      </w:r>
      <w:r w:rsidRPr="00DA5AB8">
        <w:rPr>
          <w:rFonts w:ascii="微软雅黑" w:eastAsia="微软雅黑" w:hAnsi="微软雅黑"/>
        </w:rPr>
        <w:t>p_week</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每周生成一个公告牌上的灯，该灯放在哪天的公告牌上，由配置文件配置，缺省为下周的第一天；</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p_year</w:t>
      </w:r>
      <w:r w:rsidRPr="00DA5AB8">
        <w:rPr>
          <w:rFonts w:ascii="微软雅黑" w:eastAsia="微软雅黑" w:hAnsi="微软雅黑" w:hint="eastAsia"/>
        </w:rPr>
        <w:t>、</w:t>
      </w:r>
      <w:r w:rsidRPr="00DA5AB8">
        <w:rPr>
          <w:rFonts w:ascii="微软雅黑" w:eastAsia="微软雅黑" w:hAnsi="微软雅黑"/>
        </w:rPr>
        <w:t>p_month</w:t>
      </w:r>
      <w:r w:rsidRPr="00DA5AB8">
        <w:rPr>
          <w:rFonts w:ascii="微软雅黑" w:eastAsia="微软雅黑" w:hAnsi="微软雅黑" w:hint="eastAsia"/>
        </w:rPr>
        <w:t>、</w:t>
      </w:r>
      <w:r w:rsidRPr="00DA5AB8">
        <w:rPr>
          <w:rFonts w:ascii="微软雅黑" w:eastAsia="微软雅黑" w:hAnsi="微软雅黑"/>
        </w:rPr>
        <w:t>p_date</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每天生成一个公告牌上的一个灯；</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p_year</w:t>
      </w:r>
      <w:r w:rsidRPr="00DA5AB8">
        <w:rPr>
          <w:rFonts w:ascii="微软雅黑" w:eastAsia="微软雅黑" w:hAnsi="微软雅黑" w:hint="eastAsia"/>
        </w:rPr>
        <w:t>、</w:t>
      </w:r>
      <w:r w:rsidRPr="00DA5AB8">
        <w:rPr>
          <w:rFonts w:ascii="微软雅黑" w:eastAsia="微软雅黑" w:hAnsi="微软雅黑"/>
        </w:rPr>
        <w:t>p_week</w:t>
      </w:r>
      <w:r w:rsidRPr="00DA5AB8">
        <w:rPr>
          <w:rFonts w:ascii="微软雅黑" w:eastAsia="微软雅黑" w:hAnsi="微软雅黑" w:hint="eastAsia"/>
        </w:rPr>
        <w:t>、</w:t>
      </w:r>
      <w:r w:rsidRPr="00DA5AB8">
        <w:rPr>
          <w:rFonts w:ascii="微软雅黑" w:eastAsia="微软雅黑" w:hAnsi="微软雅黑"/>
        </w:rPr>
        <w:t>p_date</w:t>
      </w:r>
    </w:p>
    <w:p w:rsidR="00C857DD" w:rsidRPr="00DA5AB8" w:rsidRDefault="00C857DD" w:rsidP="00C857DD">
      <w:pPr>
        <w:pStyle w:val="a9"/>
        <w:ind w:left="840" w:firstLineChars="0" w:firstLine="0"/>
        <w:rPr>
          <w:rFonts w:ascii="微软雅黑" w:eastAsia="微软雅黑" w:hAnsi="微软雅黑"/>
        </w:rPr>
      </w:pPr>
      <w:r w:rsidRPr="00DA5AB8">
        <w:rPr>
          <w:rFonts w:ascii="微软雅黑" w:eastAsia="微软雅黑" w:hAnsi="微软雅黑" w:hint="eastAsia"/>
        </w:rPr>
        <w:t>每天生成一个公告牌上的一个灯；</w:t>
      </w:r>
    </w:p>
    <w:p w:rsidR="00C857DD" w:rsidRPr="00DA5AB8" w:rsidRDefault="00C857DD" w:rsidP="00D158EB">
      <w:pPr>
        <w:pStyle w:val="a9"/>
        <w:numPr>
          <w:ilvl w:val="0"/>
          <w:numId w:val="4"/>
        </w:numPr>
        <w:ind w:firstLineChars="0"/>
        <w:rPr>
          <w:rFonts w:ascii="微软雅黑" w:eastAsia="微软雅黑" w:hAnsi="微软雅黑"/>
        </w:rPr>
      </w:pPr>
      <w:r w:rsidRPr="00DA5AB8">
        <w:rPr>
          <w:rFonts w:ascii="微软雅黑" w:eastAsia="微软雅黑" w:hAnsi="微软雅黑"/>
        </w:rPr>
        <w:t>p_year</w:t>
      </w:r>
      <w:r w:rsidRPr="00DA5AB8">
        <w:rPr>
          <w:rFonts w:ascii="微软雅黑" w:eastAsia="微软雅黑" w:hAnsi="微软雅黑" w:hint="eastAsia"/>
        </w:rPr>
        <w:t>、</w:t>
      </w:r>
      <w:r w:rsidRPr="00DA5AB8">
        <w:rPr>
          <w:rFonts w:ascii="微软雅黑" w:eastAsia="微软雅黑" w:hAnsi="微软雅黑"/>
        </w:rPr>
        <w:t>p_week</w:t>
      </w:r>
      <w:r w:rsidRPr="00DA5AB8">
        <w:rPr>
          <w:rFonts w:ascii="微软雅黑" w:eastAsia="微软雅黑" w:hAnsi="微软雅黑" w:hint="eastAsia"/>
        </w:rPr>
        <w:t>、</w:t>
      </w:r>
      <w:r w:rsidRPr="00DA5AB8">
        <w:rPr>
          <w:rFonts w:ascii="微软雅黑" w:eastAsia="微软雅黑" w:hAnsi="微软雅黑"/>
        </w:rPr>
        <w:t>p_</w:t>
      </w:r>
      <w:r w:rsidRPr="00DA5AB8">
        <w:rPr>
          <w:rFonts w:ascii="微软雅黑" w:eastAsia="微软雅黑" w:hAnsi="微软雅黑" w:hint="eastAsia"/>
        </w:rPr>
        <w:t>hour</w:t>
      </w:r>
    </w:p>
    <w:p w:rsidR="009B2460" w:rsidRPr="00DA5AB8" w:rsidRDefault="00C857DD" w:rsidP="009F74A5">
      <w:pPr>
        <w:ind w:left="420" w:firstLineChars="200" w:firstLine="420"/>
        <w:rPr>
          <w:rFonts w:ascii="微软雅黑" w:eastAsia="微软雅黑" w:hAnsi="微软雅黑"/>
        </w:rPr>
      </w:pPr>
      <w:r w:rsidRPr="00DA5AB8">
        <w:rPr>
          <w:rFonts w:ascii="微软雅黑" w:eastAsia="微软雅黑" w:hAnsi="微软雅黑" w:hint="eastAsia"/>
        </w:rPr>
        <w:t>每天每小时生成一个公告牌上的一个灯；</w:t>
      </w:r>
    </w:p>
    <w:p w:rsidR="009B2460" w:rsidRPr="00DA5AB8" w:rsidRDefault="009F74A5" w:rsidP="00DC6480">
      <w:pPr>
        <w:ind w:firstLine="420"/>
        <w:rPr>
          <w:rFonts w:ascii="微软雅黑" w:eastAsia="微软雅黑" w:hAnsi="微软雅黑"/>
        </w:rPr>
      </w:pPr>
      <w:r>
        <w:rPr>
          <w:rFonts w:ascii="微软雅黑" w:eastAsia="微软雅黑" w:hAnsi="微软雅黑" w:hint="eastAsia"/>
        </w:rPr>
        <w:t>6）</w:t>
      </w:r>
      <w:r w:rsidR="0018657D" w:rsidRPr="00DA5AB8">
        <w:rPr>
          <w:rFonts w:ascii="微软雅黑" w:eastAsia="微软雅黑" w:hAnsi="微软雅黑" w:hint="eastAsia"/>
        </w:rPr>
        <w:t>无线侧，所有表建表脚本统一使用分区名如下：</w:t>
      </w:r>
    </w:p>
    <w:p w:rsidR="0018657D" w:rsidRPr="00DA5AB8" w:rsidRDefault="0018657D" w:rsidP="0018657D">
      <w:pPr>
        <w:pStyle w:val="a9"/>
        <w:ind w:left="564" w:firstLineChars="0" w:firstLine="0"/>
        <w:rPr>
          <w:rFonts w:ascii="微软雅黑" w:eastAsia="微软雅黑" w:hAnsi="微软雅黑"/>
          <w:color w:val="000000"/>
          <w:kern w:val="0"/>
          <w:sz w:val="20"/>
          <w:szCs w:val="20"/>
        </w:rPr>
      </w:pPr>
      <w:r w:rsidRPr="00DA5AB8">
        <w:rPr>
          <w:rFonts w:ascii="微软雅黑" w:eastAsia="微软雅黑" w:hAnsi="微软雅黑"/>
          <w:color w:val="000000"/>
          <w:kern w:val="0"/>
          <w:sz w:val="20"/>
          <w:szCs w:val="20"/>
        </w:rPr>
        <w:t>p_province</w:t>
      </w:r>
      <w:r w:rsidR="0051774B" w:rsidRPr="00DA5AB8">
        <w:rPr>
          <w:rFonts w:ascii="微软雅黑" w:eastAsia="微软雅黑" w:hAnsi="微软雅黑" w:hint="eastAsia"/>
          <w:color w:val="000000"/>
          <w:kern w:val="0"/>
          <w:sz w:val="20"/>
          <w:szCs w:val="20"/>
        </w:rPr>
        <w:t>code</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p_imsi</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p_year</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p_month</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p_week</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p_date</w:t>
      </w:r>
      <w:r w:rsidRPr="00DA5AB8">
        <w:rPr>
          <w:rFonts w:ascii="微软雅黑" w:eastAsia="微软雅黑" w:hAnsi="微软雅黑" w:cs="宋体" w:hint="eastAsia"/>
          <w:color w:val="000000"/>
          <w:kern w:val="0"/>
          <w:sz w:val="20"/>
          <w:szCs w:val="20"/>
        </w:rPr>
        <w:t>、</w:t>
      </w:r>
      <w:r w:rsidRPr="00DA5AB8">
        <w:rPr>
          <w:rFonts w:ascii="微软雅黑" w:eastAsia="微软雅黑" w:hAnsi="微软雅黑"/>
          <w:color w:val="000000"/>
          <w:kern w:val="0"/>
          <w:sz w:val="20"/>
          <w:szCs w:val="20"/>
        </w:rPr>
        <w:t>p_hour</w:t>
      </w:r>
    </w:p>
    <w:p w:rsidR="00C857DD" w:rsidRPr="00296A9D" w:rsidRDefault="009F74A5" w:rsidP="00296A9D">
      <w:pPr>
        <w:ind w:firstLine="420"/>
        <w:rPr>
          <w:rFonts w:ascii="微软雅黑" w:eastAsia="微软雅黑" w:hAnsi="微软雅黑"/>
        </w:rPr>
      </w:pPr>
      <w:r>
        <w:rPr>
          <w:rFonts w:ascii="微软雅黑" w:eastAsia="微软雅黑" w:hAnsi="微软雅黑" w:hint="eastAsia"/>
        </w:rPr>
        <w:t>7</w:t>
      </w:r>
      <w:r w:rsidR="0018657D" w:rsidRPr="00DA5AB8">
        <w:rPr>
          <w:rFonts w:ascii="微软雅黑" w:eastAsia="微软雅黑" w:hAnsi="微软雅黑" w:hint="eastAsia"/>
        </w:rPr>
        <w:t>）核心网，所有表建表脚本统一使用分区名待定</w:t>
      </w:r>
    </w:p>
    <w:p w:rsidR="00C857DD" w:rsidRPr="00DA5AB8" w:rsidRDefault="00B44BDD" w:rsidP="00296A9D">
      <w:pPr>
        <w:autoSpaceDE w:val="0"/>
        <w:autoSpaceDN w:val="0"/>
        <w:adjustRightInd w:val="0"/>
        <w:jc w:val="left"/>
        <w:rPr>
          <w:rFonts w:ascii="微软雅黑" w:eastAsia="微软雅黑" w:hAnsi="微软雅黑" w:cs="宋体"/>
          <w:color w:val="000000"/>
          <w:kern w:val="0"/>
          <w:szCs w:val="21"/>
        </w:rPr>
      </w:pPr>
      <w:r w:rsidRPr="00DA5AB8">
        <w:rPr>
          <w:rFonts w:ascii="微软雅黑" w:eastAsia="微软雅黑" w:hAnsi="微软雅黑" w:cs="宋体" w:hint="eastAsia"/>
          <w:b/>
          <w:bCs/>
          <w:color w:val="000000"/>
          <w:kern w:val="0"/>
          <w:szCs w:val="21"/>
        </w:rPr>
        <w:t>5</w:t>
      </w:r>
      <w:r w:rsidR="00C857DD" w:rsidRPr="00DA5AB8">
        <w:rPr>
          <w:rFonts w:ascii="微软雅黑" w:eastAsia="微软雅黑" w:hAnsi="微软雅黑" w:cs="宋体" w:hint="eastAsia"/>
          <w:b/>
          <w:bCs/>
          <w:color w:val="000000"/>
          <w:kern w:val="0"/>
          <w:szCs w:val="21"/>
        </w:rPr>
        <w:t>、周任务</w:t>
      </w:r>
      <w:r w:rsidR="00C857DD" w:rsidRPr="00DA5AB8">
        <w:rPr>
          <w:rFonts w:ascii="微软雅黑" w:eastAsia="微软雅黑" w:hAnsi="微软雅黑" w:cs="宋体" w:hint="eastAsia"/>
          <w:color w:val="000000"/>
          <w:kern w:val="0"/>
          <w:szCs w:val="21"/>
        </w:rPr>
        <w:t>需要改为昨天周</w:t>
      </w:r>
      <w:r w:rsidR="00C857DD" w:rsidRPr="00DA5AB8">
        <w:rPr>
          <w:rFonts w:ascii="微软雅黑" w:eastAsia="微软雅黑" w:hAnsi="微软雅黑" w:cs="宋体"/>
          <w:color w:val="000000"/>
          <w:kern w:val="0"/>
          <w:szCs w:val="21"/>
        </w:rPr>
        <w:t>+</w:t>
      </w:r>
      <w:r w:rsidR="00C857DD" w:rsidRPr="00DA5AB8">
        <w:rPr>
          <w:rFonts w:ascii="微软雅黑" w:eastAsia="微软雅黑" w:hAnsi="微软雅黑" w:cs="宋体" w:hint="eastAsia"/>
          <w:color w:val="000000"/>
          <w:kern w:val="0"/>
          <w:szCs w:val="21"/>
        </w:rPr>
        <w:t>今天天或每周执行一次，不支持周任务每天执行并且执行前几天的情况</w:t>
      </w:r>
    </w:p>
    <w:p w:rsidR="00C857DD" w:rsidRPr="00DA5AB8" w:rsidRDefault="00296A9D" w:rsidP="00296A9D">
      <w:pPr>
        <w:autoSpaceDE w:val="0"/>
        <w:autoSpaceDN w:val="0"/>
        <w:adjustRightInd w:val="0"/>
        <w:jc w:val="left"/>
        <w:rPr>
          <w:rFonts w:ascii="微软雅黑" w:eastAsia="微软雅黑" w:hAnsi="微软雅黑"/>
          <w:color w:val="000000"/>
          <w:kern w:val="0"/>
          <w:szCs w:val="21"/>
        </w:rPr>
      </w:pPr>
      <w:r>
        <w:rPr>
          <w:rFonts w:ascii="微软雅黑" w:eastAsia="微软雅黑" w:hAnsi="微软雅黑" w:cs="宋体" w:hint="eastAsia"/>
          <w:b/>
          <w:color w:val="000000"/>
          <w:kern w:val="0"/>
          <w:szCs w:val="21"/>
        </w:rPr>
        <w:t>6</w:t>
      </w:r>
      <w:r w:rsidR="00C857DD" w:rsidRPr="00DA5AB8">
        <w:rPr>
          <w:rFonts w:ascii="微软雅黑" w:eastAsia="微软雅黑" w:hAnsi="微软雅黑" w:cs="宋体" w:hint="eastAsia"/>
          <w:b/>
          <w:color w:val="000000"/>
          <w:kern w:val="0"/>
          <w:szCs w:val="21"/>
        </w:rPr>
        <w:t>、</w:t>
      </w:r>
      <w:r w:rsidR="00C857DD" w:rsidRPr="00DA5AB8">
        <w:rPr>
          <w:rFonts w:ascii="微软雅黑" w:eastAsia="微软雅黑" w:hAnsi="微软雅黑"/>
          <w:b/>
          <w:bCs/>
          <w:color w:val="000000"/>
          <w:kern w:val="0"/>
          <w:szCs w:val="21"/>
        </w:rPr>
        <w:t>算法xml执行周期</w:t>
      </w:r>
      <w:r w:rsidR="00C857DD" w:rsidRPr="00DA5AB8">
        <w:rPr>
          <w:rFonts w:ascii="微软雅黑" w:eastAsia="微软雅黑" w:hAnsi="微软雅黑" w:cs="宋体" w:hint="eastAsia"/>
          <w:b/>
          <w:bCs/>
          <w:color w:val="000000"/>
          <w:kern w:val="0"/>
          <w:szCs w:val="21"/>
        </w:rPr>
        <w:t>使用如下名字</w:t>
      </w:r>
      <w:r w:rsidR="00C857DD" w:rsidRPr="00DA5AB8">
        <w:rPr>
          <w:rFonts w:ascii="微软雅黑" w:eastAsia="微软雅黑" w:hAnsi="微软雅黑"/>
          <w:color w:val="000000"/>
          <w:kern w:val="0"/>
          <w:szCs w:val="21"/>
        </w:rPr>
        <w:t>：</w:t>
      </w:r>
      <w:r w:rsidR="00B44BDD" w:rsidRPr="00DA5AB8">
        <w:rPr>
          <w:rFonts w:ascii="微软雅黑" w:eastAsia="微软雅黑" w:hAnsi="微软雅黑"/>
          <w:color w:val="000000"/>
          <w:kern w:val="0"/>
          <w:szCs w:val="21"/>
        </w:rPr>
        <w:t>”</w:t>
      </w:r>
      <w:r w:rsidR="00B44BDD" w:rsidRPr="00DA5AB8">
        <w:rPr>
          <w:rFonts w:ascii="微软雅黑" w:eastAsia="微软雅黑" w:hAnsi="微软雅黑" w:hint="eastAsia"/>
          <w:color w:val="000000"/>
          <w:kern w:val="0"/>
          <w:szCs w:val="21"/>
        </w:rPr>
        <w:t>provice，</w:t>
      </w:r>
      <w:r w:rsidR="00C857DD" w:rsidRPr="00DA5AB8">
        <w:rPr>
          <w:rFonts w:ascii="微软雅黑" w:eastAsia="微软雅黑" w:hAnsi="微软雅黑"/>
          <w:color w:val="000000"/>
          <w:kern w:val="0"/>
          <w:szCs w:val="21"/>
        </w:rPr>
        <w:t>year</w:t>
      </w:r>
      <w:r w:rsidR="00B44BDD" w:rsidRPr="00DA5AB8">
        <w:rPr>
          <w:rFonts w:ascii="微软雅黑" w:eastAsia="微软雅黑" w:hAnsi="微软雅黑"/>
          <w:color w:val="000000"/>
          <w:kern w:val="0"/>
          <w:szCs w:val="21"/>
        </w:rPr>
        <w:t>”</w:t>
      </w:r>
      <w:r w:rsidR="00C857DD" w:rsidRPr="00DA5AB8">
        <w:rPr>
          <w:rFonts w:ascii="微软雅黑" w:eastAsia="微软雅黑" w:hAnsi="微软雅黑"/>
          <w:color w:val="000000"/>
          <w:kern w:val="0"/>
          <w:szCs w:val="21"/>
        </w:rPr>
        <w:t>、</w:t>
      </w:r>
      <w:r w:rsidR="00B44BDD" w:rsidRPr="00DA5AB8">
        <w:rPr>
          <w:rFonts w:ascii="微软雅黑" w:eastAsia="微软雅黑" w:hAnsi="微软雅黑"/>
          <w:color w:val="000000"/>
          <w:kern w:val="0"/>
          <w:szCs w:val="21"/>
        </w:rPr>
        <w:t xml:space="preserve"> ”</w:t>
      </w:r>
      <w:r w:rsidR="00B44BDD" w:rsidRPr="00DA5AB8">
        <w:rPr>
          <w:rFonts w:ascii="微软雅黑" w:eastAsia="微软雅黑" w:hAnsi="微软雅黑" w:hint="eastAsia"/>
          <w:color w:val="000000"/>
          <w:kern w:val="0"/>
          <w:szCs w:val="21"/>
        </w:rPr>
        <w:t xml:space="preserve"> provice，</w:t>
      </w:r>
      <w:r w:rsidR="00C857DD" w:rsidRPr="00DA5AB8">
        <w:rPr>
          <w:rFonts w:ascii="微软雅黑" w:eastAsia="微软雅黑" w:hAnsi="微软雅黑"/>
          <w:color w:val="000000"/>
          <w:kern w:val="0"/>
          <w:szCs w:val="21"/>
        </w:rPr>
        <w:t>month</w:t>
      </w:r>
      <w:r w:rsidR="00B44BDD" w:rsidRPr="00DA5AB8">
        <w:rPr>
          <w:rFonts w:ascii="微软雅黑" w:eastAsia="微软雅黑" w:hAnsi="微软雅黑"/>
          <w:color w:val="000000"/>
          <w:kern w:val="0"/>
          <w:szCs w:val="21"/>
        </w:rPr>
        <w:t>”</w:t>
      </w:r>
      <w:r w:rsidR="00C857DD" w:rsidRPr="00DA5AB8">
        <w:rPr>
          <w:rFonts w:ascii="微软雅黑" w:eastAsia="微软雅黑" w:hAnsi="微软雅黑"/>
          <w:color w:val="000000"/>
          <w:kern w:val="0"/>
          <w:szCs w:val="21"/>
        </w:rPr>
        <w:t>、</w:t>
      </w:r>
      <w:r w:rsidR="00B44BDD" w:rsidRPr="00DA5AB8">
        <w:rPr>
          <w:rFonts w:ascii="微软雅黑" w:eastAsia="微软雅黑" w:hAnsi="微软雅黑"/>
          <w:color w:val="000000"/>
          <w:kern w:val="0"/>
          <w:szCs w:val="21"/>
        </w:rPr>
        <w:t xml:space="preserve"> ”</w:t>
      </w:r>
      <w:r w:rsidR="00B44BDD" w:rsidRPr="00DA5AB8">
        <w:rPr>
          <w:rFonts w:ascii="微软雅黑" w:eastAsia="微软雅黑" w:hAnsi="微软雅黑" w:hint="eastAsia"/>
          <w:color w:val="000000"/>
          <w:kern w:val="0"/>
          <w:szCs w:val="21"/>
        </w:rPr>
        <w:t xml:space="preserve"> provice，</w:t>
      </w:r>
      <w:r w:rsidR="00C857DD" w:rsidRPr="00DA5AB8">
        <w:rPr>
          <w:rFonts w:ascii="微软雅黑" w:eastAsia="微软雅黑" w:hAnsi="微软雅黑"/>
          <w:color w:val="000000"/>
          <w:kern w:val="0"/>
          <w:szCs w:val="21"/>
        </w:rPr>
        <w:t>week</w:t>
      </w:r>
      <w:r w:rsidR="00B44BDD" w:rsidRPr="00DA5AB8">
        <w:rPr>
          <w:rFonts w:ascii="微软雅黑" w:eastAsia="微软雅黑" w:hAnsi="微软雅黑"/>
          <w:color w:val="000000"/>
          <w:kern w:val="0"/>
          <w:szCs w:val="21"/>
        </w:rPr>
        <w:t>”</w:t>
      </w:r>
      <w:r w:rsidR="00C857DD" w:rsidRPr="00DA5AB8">
        <w:rPr>
          <w:rFonts w:ascii="微软雅黑" w:eastAsia="微软雅黑" w:hAnsi="微软雅黑"/>
          <w:color w:val="000000"/>
          <w:kern w:val="0"/>
          <w:szCs w:val="21"/>
        </w:rPr>
        <w:t>、</w:t>
      </w:r>
      <w:r w:rsidR="00B44BDD" w:rsidRPr="00DA5AB8">
        <w:rPr>
          <w:rFonts w:ascii="微软雅黑" w:eastAsia="微软雅黑" w:hAnsi="微软雅黑"/>
          <w:color w:val="000000"/>
          <w:kern w:val="0"/>
          <w:szCs w:val="21"/>
        </w:rPr>
        <w:t xml:space="preserve"> ”</w:t>
      </w:r>
      <w:r w:rsidR="00B44BDD" w:rsidRPr="00DA5AB8">
        <w:rPr>
          <w:rFonts w:ascii="微软雅黑" w:eastAsia="微软雅黑" w:hAnsi="微软雅黑" w:hint="eastAsia"/>
          <w:color w:val="000000"/>
          <w:kern w:val="0"/>
          <w:szCs w:val="21"/>
        </w:rPr>
        <w:t xml:space="preserve"> provice，</w:t>
      </w:r>
      <w:r w:rsidR="00C857DD" w:rsidRPr="00DA5AB8">
        <w:rPr>
          <w:rFonts w:ascii="微软雅黑" w:eastAsia="微软雅黑" w:hAnsi="微软雅黑"/>
          <w:color w:val="000000"/>
          <w:kern w:val="0"/>
          <w:szCs w:val="21"/>
        </w:rPr>
        <w:t>day</w:t>
      </w:r>
      <w:r w:rsidR="00B44BDD" w:rsidRPr="00DA5AB8">
        <w:rPr>
          <w:rFonts w:ascii="微软雅黑" w:eastAsia="微软雅黑" w:hAnsi="微软雅黑"/>
          <w:color w:val="000000"/>
          <w:kern w:val="0"/>
          <w:szCs w:val="21"/>
        </w:rPr>
        <w:t>”</w:t>
      </w:r>
      <w:r w:rsidR="00C857DD" w:rsidRPr="00DA5AB8">
        <w:rPr>
          <w:rFonts w:ascii="微软雅黑" w:eastAsia="微软雅黑" w:hAnsi="微软雅黑"/>
          <w:color w:val="000000"/>
          <w:kern w:val="0"/>
          <w:szCs w:val="21"/>
        </w:rPr>
        <w:t>、</w:t>
      </w:r>
      <w:r w:rsidR="00B44BDD" w:rsidRPr="00DA5AB8">
        <w:rPr>
          <w:rFonts w:ascii="微软雅黑" w:eastAsia="微软雅黑" w:hAnsi="微软雅黑"/>
          <w:color w:val="000000"/>
          <w:kern w:val="0"/>
          <w:szCs w:val="21"/>
        </w:rPr>
        <w:t>”</w:t>
      </w:r>
      <w:r w:rsidR="00B44BDD" w:rsidRPr="00DA5AB8">
        <w:rPr>
          <w:rFonts w:ascii="微软雅黑" w:eastAsia="微软雅黑" w:hAnsi="微软雅黑" w:hint="eastAsia"/>
          <w:color w:val="000000"/>
          <w:kern w:val="0"/>
          <w:szCs w:val="21"/>
        </w:rPr>
        <w:t xml:space="preserve"> provice，</w:t>
      </w:r>
      <w:r w:rsidR="00C857DD" w:rsidRPr="00DA5AB8">
        <w:rPr>
          <w:rFonts w:ascii="微软雅黑" w:eastAsia="微软雅黑" w:hAnsi="微软雅黑"/>
          <w:color w:val="000000"/>
          <w:kern w:val="0"/>
          <w:szCs w:val="21"/>
        </w:rPr>
        <w:t>hour</w:t>
      </w:r>
      <w:r w:rsidR="00B44BDD" w:rsidRPr="00DA5AB8">
        <w:rPr>
          <w:rFonts w:ascii="微软雅黑" w:eastAsia="微软雅黑" w:hAnsi="微软雅黑"/>
          <w:color w:val="000000"/>
          <w:kern w:val="0"/>
          <w:szCs w:val="21"/>
        </w:rPr>
        <w:t>”</w:t>
      </w:r>
      <w:r w:rsidR="00C857DD" w:rsidRPr="00DA5AB8">
        <w:rPr>
          <w:rFonts w:ascii="微软雅黑" w:eastAsia="微软雅黑" w:hAnsi="微软雅黑"/>
          <w:color w:val="000000"/>
          <w:kern w:val="0"/>
          <w:szCs w:val="21"/>
        </w:rPr>
        <w:t>。</w:t>
      </w:r>
    </w:p>
    <w:p w:rsidR="00414EE3" w:rsidRPr="00DA5AB8" w:rsidRDefault="00414EE3" w:rsidP="00414EE3">
      <w:pPr>
        <w:pStyle w:val="1"/>
        <w:rPr>
          <w:rFonts w:ascii="微软雅黑" w:eastAsia="微软雅黑" w:hAnsi="微软雅黑"/>
          <w:color w:val="000000"/>
          <w:kern w:val="0"/>
          <w:szCs w:val="21"/>
        </w:rPr>
      </w:pPr>
      <w:r w:rsidRPr="00DA5AB8">
        <w:rPr>
          <w:rFonts w:ascii="微软雅黑" w:eastAsia="微软雅黑" w:hAnsi="微软雅黑" w:hint="eastAsia"/>
          <w:color w:val="000000"/>
          <w:kern w:val="0"/>
          <w:szCs w:val="21"/>
        </w:rPr>
        <w:t>特殊功能配置说明</w:t>
      </w:r>
    </w:p>
    <w:p w:rsidR="00414EE3" w:rsidRPr="00DA5AB8" w:rsidRDefault="004B3F55" w:rsidP="00241295">
      <w:pPr>
        <w:pStyle w:val="2"/>
        <w:rPr>
          <w:rStyle w:val="ad"/>
          <w:rFonts w:ascii="微软雅黑" w:eastAsia="微软雅黑" w:hAnsi="微软雅黑"/>
        </w:rPr>
      </w:pPr>
      <w:r>
        <w:rPr>
          <w:rStyle w:val="ad"/>
          <w:rFonts w:ascii="微软雅黑" w:eastAsia="微软雅黑" w:hAnsi="微软雅黑"/>
        </w:rPr>
        <w:t>S</w:t>
      </w:r>
      <w:r>
        <w:rPr>
          <w:rStyle w:val="ad"/>
          <w:rFonts w:ascii="微软雅黑" w:eastAsia="微软雅黑" w:hAnsi="微软雅黑" w:hint="eastAsia"/>
        </w:rPr>
        <w:t>ybase\gbase</w:t>
      </w:r>
      <w:r w:rsidR="00414EE3" w:rsidRPr="00DA5AB8">
        <w:rPr>
          <w:rStyle w:val="ad"/>
          <w:rFonts w:ascii="微软雅黑" w:eastAsia="微软雅黑" w:hAnsi="微软雅黑" w:hint="eastAsia"/>
        </w:rPr>
        <w:t>同步任务的配置修改</w:t>
      </w:r>
    </w:p>
    <w:p w:rsidR="00216CFE" w:rsidRDefault="00414EE3" w:rsidP="000538F4">
      <w:pPr>
        <w:ind w:firstLine="420"/>
        <w:rPr>
          <w:rFonts w:ascii="微软雅黑" w:eastAsia="微软雅黑" w:hAnsi="微软雅黑"/>
        </w:rPr>
      </w:pPr>
      <w:r w:rsidRPr="00DA5AB8">
        <w:rPr>
          <w:rFonts w:ascii="微软雅黑" w:eastAsia="微软雅黑" w:hAnsi="微软雅黑" w:hint="eastAsia"/>
        </w:rPr>
        <w:t>在</w:t>
      </w:r>
      <w:r w:rsidRPr="00DA5AB8">
        <w:rPr>
          <w:rFonts w:ascii="微软雅黑" w:eastAsia="微软雅黑" w:hAnsi="微软雅黑"/>
        </w:rPr>
        <w:t xml:space="preserve"> dataarrivalcheck.conf </w:t>
      </w:r>
      <w:r w:rsidRPr="00DA5AB8">
        <w:rPr>
          <w:rFonts w:ascii="微软雅黑" w:eastAsia="微软雅黑" w:hAnsi="微软雅黑" w:hint="eastAsia"/>
        </w:rPr>
        <w:t>有配置</w:t>
      </w:r>
      <w:r w:rsidRPr="00DA5AB8">
        <w:rPr>
          <w:rFonts w:ascii="微软雅黑" w:eastAsia="微软雅黑" w:hAnsi="微软雅黑"/>
        </w:rPr>
        <w:t xml:space="preserve"> spark</w:t>
      </w:r>
      <w:r w:rsidRPr="00DA5AB8">
        <w:rPr>
          <w:rFonts w:ascii="微软雅黑" w:eastAsia="微软雅黑" w:hAnsi="微软雅黑" w:hint="eastAsia"/>
        </w:rPr>
        <w:t>与</w:t>
      </w:r>
      <w:r w:rsidRPr="00DA5AB8">
        <w:rPr>
          <w:rFonts w:ascii="微软雅黑" w:eastAsia="微软雅黑" w:hAnsi="微软雅黑"/>
        </w:rPr>
        <w:t xml:space="preserve">sybase </w:t>
      </w:r>
      <w:r w:rsidRPr="00DA5AB8">
        <w:rPr>
          <w:rFonts w:ascii="微软雅黑" w:eastAsia="微软雅黑" w:hAnsi="微软雅黑" w:hint="eastAsia"/>
        </w:rPr>
        <w:t>表的分区对应关系表，所有现有表的分区字段都要加入到里面，否则会出现spark表同步sybase表失败的情况。</w:t>
      </w:r>
    </w:p>
    <w:p w:rsidR="00414EE3" w:rsidRPr="00DA5AB8" w:rsidRDefault="00216CFE" w:rsidP="000538F4">
      <w:pPr>
        <w:ind w:firstLine="420"/>
        <w:rPr>
          <w:rFonts w:ascii="微软雅黑" w:eastAsia="微软雅黑" w:hAnsi="微软雅黑"/>
        </w:rPr>
      </w:pPr>
      <w:r w:rsidRPr="00216CFE">
        <w:rPr>
          <w:rFonts w:ascii="微软雅黑" w:eastAsia="微软雅黑" w:hAnsi="微软雅黑" w:hint="eastAsia"/>
          <w:b/>
          <w:color w:val="FF0000"/>
        </w:rPr>
        <w:t>修改方式：</w:t>
      </w:r>
      <w:r>
        <w:rPr>
          <w:rFonts w:ascii="微软雅黑" w:eastAsia="微软雅黑" w:hAnsi="微软雅黑" w:hint="eastAsia"/>
        </w:rPr>
        <w:t>目前配置如下，业务功能如有新的同步字段类型</w:t>
      </w:r>
      <w:r w:rsidRPr="00DA5AB8">
        <w:rPr>
          <w:rFonts w:ascii="微软雅黑" w:eastAsia="微软雅黑" w:hAnsi="微软雅黑"/>
        </w:rPr>
        <w:t xml:space="preserve"> </w:t>
      </w:r>
    </w:p>
    <w:p w:rsidR="006C0883" w:rsidRDefault="006C0883" w:rsidP="00414EE3">
      <w:pPr>
        <w:rPr>
          <w:rFonts w:ascii="微软雅黑" w:eastAsia="微软雅黑" w:hAnsi="微软雅黑"/>
          <w:i/>
          <w:sz w:val="18"/>
          <w:szCs w:val="18"/>
        </w:rPr>
      </w:pP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PartitionRelation{</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p_hour = ["hour"]</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p_date = ["day","datestamp","endtime","timestamp,"reportdate"]</w:t>
      </w:r>
      <w:r w:rsidRPr="00DA5AB8">
        <w:rPr>
          <w:rFonts w:ascii="微软雅黑" w:eastAsia="微软雅黑" w:hAnsi="微软雅黑"/>
          <w:i/>
          <w:sz w:val="18"/>
          <w:szCs w:val="18"/>
        </w:rPr>
        <w:tab/>
        <w:t xml:space="preserve">// </w:t>
      </w:r>
      <w:r w:rsidRPr="00DA5AB8">
        <w:rPr>
          <w:rFonts w:ascii="微软雅黑" w:eastAsia="微软雅黑" w:hAnsi="微软雅黑" w:hint="eastAsia"/>
          <w:i/>
          <w:sz w:val="18"/>
          <w:szCs w:val="18"/>
        </w:rPr>
        <w:t>在</w:t>
      </w:r>
      <w:r w:rsidRPr="00DA5AB8">
        <w:rPr>
          <w:rFonts w:ascii="微软雅黑" w:eastAsia="微软雅黑" w:hAnsi="微软雅黑"/>
          <w:i/>
          <w:sz w:val="18"/>
          <w:szCs w:val="18"/>
        </w:rPr>
        <w:t xml:space="preserve"> p_date </w:t>
      </w:r>
      <w:r w:rsidRPr="00DA5AB8">
        <w:rPr>
          <w:rFonts w:ascii="微软雅黑" w:eastAsia="微软雅黑" w:hAnsi="微软雅黑" w:hint="eastAsia"/>
          <w:i/>
          <w:sz w:val="18"/>
          <w:szCs w:val="18"/>
        </w:rPr>
        <w:t>字段中</w:t>
      </w:r>
      <w:r w:rsidRPr="00DA5AB8">
        <w:rPr>
          <w:rFonts w:ascii="微软雅黑" w:eastAsia="微软雅黑" w:hAnsi="微软雅黑"/>
          <w:i/>
          <w:sz w:val="18"/>
          <w:szCs w:val="18"/>
        </w:rPr>
        <w:t xml:space="preserve"> </w:t>
      </w:r>
      <w:r w:rsidRPr="00DA5AB8">
        <w:rPr>
          <w:rFonts w:ascii="微软雅黑" w:eastAsia="微软雅黑" w:hAnsi="微软雅黑" w:hint="eastAsia"/>
          <w:i/>
          <w:sz w:val="18"/>
          <w:szCs w:val="18"/>
        </w:rPr>
        <w:t>需要</w:t>
      </w:r>
      <w:r w:rsidRPr="00DA5AB8">
        <w:rPr>
          <w:rFonts w:ascii="微软雅黑" w:eastAsia="微软雅黑" w:hAnsi="微软雅黑"/>
          <w:i/>
          <w:sz w:val="18"/>
          <w:szCs w:val="18"/>
        </w:rPr>
        <w:t xml:space="preserve"> </w:t>
      </w:r>
      <w:r w:rsidRPr="00DA5AB8">
        <w:rPr>
          <w:rFonts w:ascii="微软雅黑" w:eastAsia="微软雅黑" w:hAnsi="微软雅黑" w:hint="eastAsia"/>
          <w:i/>
          <w:sz w:val="18"/>
          <w:szCs w:val="18"/>
        </w:rPr>
        <w:t>添加</w:t>
      </w:r>
      <w:r w:rsidRPr="00DA5AB8">
        <w:rPr>
          <w:rFonts w:ascii="微软雅黑" w:eastAsia="微软雅黑" w:hAnsi="微软雅黑"/>
          <w:i/>
          <w:sz w:val="18"/>
          <w:szCs w:val="18"/>
        </w:rPr>
        <w:t xml:space="preserve"> "reportdate"</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p_week = ["week"]</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p_month = ["month"]</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p_year = ["year"]</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p_provinceid = ["province","provinceid"]</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p_provincecode = ["provincecode"]</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 xml:space="preserve">    p_imsi = ["imsi"]</w:t>
      </w:r>
    </w:p>
    <w:p w:rsidR="00414EE3" w:rsidRPr="00DA5AB8" w:rsidRDefault="00414EE3" w:rsidP="00A10FAC">
      <w:pPr>
        <w:ind w:leftChars="404" w:left="848"/>
        <w:rPr>
          <w:rFonts w:ascii="微软雅黑" w:eastAsia="微软雅黑" w:hAnsi="微软雅黑"/>
          <w:i/>
          <w:sz w:val="18"/>
          <w:szCs w:val="18"/>
        </w:rPr>
      </w:pPr>
      <w:r w:rsidRPr="00DA5AB8">
        <w:rPr>
          <w:rFonts w:ascii="微软雅黑" w:eastAsia="微软雅黑" w:hAnsi="微软雅黑"/>
          <w:i/>
          <w:sz w:val="18"/>
          <w:szCs w:val="18"/>
        </w:rPr>
        <w:t>}</w:t>
      </w:r>
    </w:p>
    <w:p w:rsidR="00414EE3" w:rsidRPr="00DA5AB8" w:rsidRDefault="00216CFE" w:rsidP="00216CFE">
      <w:pPr>
        <w:ind w:firstLineChars="200" w:firstLine="420"/>
        <w:rPr>
          <w:rFonts w:ascii="微软雅黑" w:eastAsia="微软雅黑" w:hAnsi="微软雅黑"/>
        </w:rPr>
      </w:pPr>
      <w:r w:rsidRPr="00216CFE">
        <w:rPr>
          <w:rFonts w:ascii="微软雅黑" w:eastAsia="微软雅黑" w:hAnsi="微软雅黑" w:hint="eastAsia"/>
          <w:b/>
          <w:color w:val="FF0000"/>
        </w:rPr>
        <w:t>生效方式：</w:t>
      </w:r>
      <w:r w:rsidR="00414EE3" w:rsidRPr="00DA5AB8">
        <w:rPr>
          <w:rFonts w:ascii="微软雅黑" w:eastAsia="微软雅黑" w:hAnsi="微软雅黑" w:hint="eastAsia"/>
        </w:rPr>
        <w:t>修改该配置后，重启工程即可生效</w:t>
      </w:r>
    </w:p>
    <w:p w:rsidR="00414EE3" w:rsidRPr="00DA5AB8" w:rsidRDefault="00414EE3" w:rsidP="00732EDA">
      <w:pPr>
        <w:pStyle w:val="2"/>
        <w:rPr>
          <w:rStyle w:val="ad"/>
          <w:rFonts w:ascii="微软雅黑" w:eastAsia="微软雅黑" w:hAnsi="微软雅黑"/>
        </w:rPr>
      </w:pPr>
      <w:r w:rsidRPr="00DA5AB8">
        <w:rPr>
          <w:rStyle w:val="ad"/>
          <w:rFonts w:ascii="微软雅黑" w:eastAsia="微软雅黑" w:hAnsi="微软雅黑" w:hint="eastAsia"/>
        </w:rPr>
        <w:t>忙闲时文件配置</w:t>
      </w:r>
    </w:p>
    <w:p w:rsidR="00EC7285" w:rsidRPr="00EC7285" w:rsidRDefault="009D0C16" w:rsidP="00EC7285">
      <w:pPr>
        <w:ind w:firstLine="420"/>
        <w:rPr>
          <w:rFonts w:ascii="微软雅黑" w:eastAsia="微软雅黑" w:hAnsi="微软雅黑"/>
        </w:rPr>
      </w:pPr>
      <w:r>
        <w:rPr>
          <w:rFonts w:ascii="微软雅黑" w:eastAsia="微软雅黑" w:hAnsi="微软雅黑" w:hint="eastAsia"/>
          <w:b/>
          <w:color w:val="FF0000"/>
        </w:rPr>
        <w:t>目的：</w:t>
      </w:r>
      <w:r w:rsidR="00EC7285" w:rsidRPr="00EC7285">
        <w:rPr>
          <w:rFonts w:ascii="微软雅黑" w:eastAsia="微软雅黑" w:hAnsi="微软雅黑" w:hint="eastAsia"/>
        </w:rPr>
        <w:t>定义忙时、闲时时间段，用于业务进行忙闲时数据处理</w:t>
      </w:r>
    </w:p>
    <w:p w:rsidR="00B71601" w:rsidRDefault="00216CFE" w:rsidP="00A1606D">
      <w:pPr>
        <w:ind w:firstLine="420"/>
        <w:rPr>
          <w:rFonts w:ascii="微软雅黑" w:eastAsia="微软雅黑" w:hAnsi="微软雅黑"/>
          <w:b/>
          <w:color w:val="FF0000"/>
        </w:rPr>
      </w:pPr>
      <w:r w:rsidRPr="00216CFE">
        <w:rPr>
          <w:rFonts w:ascii="微软雅黑" w:eastAsia="微软雅黑" w:hAnsi="微软雅黑" w:hint="eastAsia"/>
          <w:b/>
          <w:color w:val="FF0000"/>
        </w:rPr>
        <w:t>修改方式：</w:t>
      </w:r>
      <w:r w:rsidR="00CD53BF" w:rsidRPr="00CD53BF">
        <w:rPr>
          <w:rFonts w:ascii="微软雅黑" w:eastAsia="微软雅黑" w:hAnsi="微软雅黑" w:hint="eastAsia"/>
        </w:rPr>
        <w:t>修改方法分为两步，第一步定义忙闲时时段，第二步指定表的忙闲时配置，详细说明如下：</w:t>
      </w:r>
    </w:p>
    <w:p w:rsidR="00D90D69" w:rsidRPr="00D90D69" w:rsidRDefault="00B71601" w:rsidP="00A1606D">
      <w:pPr>
        <w:ind w:firstLine="420"/>
        <w:rPr>
          <w:rFonts w:ascii="微软雅黑" w:eastAsia="微软雅黑" w:hAnsi="微软雅黑"/>
        </w:rPr>
      </w:pPr>
      <w:r w:rsidRPr="00B71601">
        <w:rPr>
          <w:rFonts w:ascii="微软雅黑" w:eastAsia="微软雅黑" w:hAnsi="微软雅黑" w:hint="eastAsia"/>
        </w:rPr>
        <w:t>1）定义忙闲时时间：</w:t>
      </w:r>
      <w:r>
        <w:rPr>
          <w:rFonts w:ascii="微软雅黑" w:eastAsia="微软雅黑" w:hAnsi="微软雅黑" w:hint="eastAsia"/>
          <w:b/>
          <w:color w:val="FF0000"/>
        </w:rPr>
        <w:t xml:space="preserve"> </w:t>
      </w:r>
      <w:r w:rsidR="00414EE3" w:rsidRPr="00DA5AB8">
        <w:rPr>
          <w:rFonts w:ascii="微软雅黑" w:eastAsia="微软雅黑" w:hAnsi="微软雅黑" w:hint="eastAsia"/>
        </w:rPr>
        <w:t>在etl工程config/timesetting.conf目录下配置timesetting.conf文件</w:t>
      </w:r>
      <w:r w:rsidR="00D90D69">
        <w:rPr>
          <w:rFonts w:ascii="微软雅黑" w:eastAsia="微软雅黑" w:hAnsi="微软雅黑" w:hint="eastAsia"/>
        </w:rPr>
        <w:t>；忙闲时时间分为两类，一类为全系统策略使用</w:t>
      </w:r>
      <w:r w:rsidR="00D90D69" w:rsidRPr="00DA5AB8">
        <w:rPr>
          <w:rFonts w:ascii="微软雅黑" w:eastAsia="微软雅黑" w:hAnsi="微软雅黑"/>
        </w:rPr>
        <w:t>timesetting</w:t>
      </w:r>
      <w:r w:rsidR="00D90D69">
        <w:rPr>
          <w:rFonts w:ascii="微软雅黑" w:eastAsia="微软雅黑" w:hAnsi="微软雅黑" w:hint="eastAsia"/>
        </w:rPr>
        <w:t>参数，即</w:t>
      </w:r>
      <w:r w:rsidR="00D90D69" w:rsidRPr="00DA5AB8">
        <w:rPr>
          <w:rFonts w:ascii="微软雅黑" w:eastAsia="微软雅黑" w:hAnsi="微软雅黑"/>
        </w:rPr>
        <w:t>timesetting</w:t>
      </w:r>
      <w:r w:rsidR="00D90D69">
        <w:rPr>
          <w:rFonts w:ascii="微软雅黑" w:eastAsia="微软雅黑" w:hAnsi="微软雅黑" w:hint="eastAsia"/>
        </w:rPr>
        <w:t>中的时间段有效范围为整个系统，</w:t>
      </w:r>
      <w:r w:rsidR="00D90D69" w:rsidRPr="00DA5AB8">
        <w:rPr>
          <w:rFonts w:ascii="微软雅黑" w:eastAsia="微软雅黑" w:hAnsi="微软雅黑" w:hint="eastAsia"/>
        </w:rPr>
        <w:t>其中的</w:t>
      </w:r>
      <w:r w:rsidR="00D90D69" w:rsidRPr="00DA5AB8">
        <w:rPr>
          <w:rFonts w:ascii="微软雅黑" w:eastAsia="微软雅黑" w:hAnsi="微软雅黑"/>
        </w:rPr>
        <w:t>busymorningtime</w:t>
      </w:r>
      <w:r w:rsidR="00D90D69" w:rsidRPr="00DA5AB8">
        <w:rPr>
          <w:rFonts w:ascii="微软雅黑" w:eastAsia="微软雅黑" w:hAnsi="微软雅黑" w:hint="eastAsia"/>
        </w:rPr>
        <w:t>，</w:t>
      </w:r>
      <w:r w:rsidR="00D90D69" w:rsidRPr="00DA5AB8">
        <w:rPr>
          <w:rFonts w:ascii="微软雅黑" w:eastAsia="微软雅黑" w:hAnsi="微软雅黑"/>
        </w:rPr>
        <w:t>busynighttime</w:t>
      </w:r>
      <w:r w:rsidR="00D90D69" w:rsidRPr="00DA5AB8">
        <w:rPr>
          <w:rFonts w:ascii="微软雅黑" w:eastAsia="微软雅黑" w:hAnsi="微软雅黑" w:hint="eastAsia"/>
        </w:rPr>
        <w:t>，</w:t>
      </w:r>
      <w:r w:rsidR="00D90D69" w:rsidRPr="00DA5AB8">
        <w:rPr>
          <w:rFonts w:ascii="微软雅黑" w:eastAsia="微软雅黑" w:hAnsi="微软雅黑"/>
        </w:rPr>
        <w:t>idletime</w:t>
      </w:r>
      <w:r w:rsidR="00D90D69" w:rsidRPr="00DA5AB8">
        <w:rPr>
          <w:rFonts w:ascii="微软雅黑" w:eastAsia="微软雅黑" w:hAnsi="微软雅黑" w:hint="eastAsia"/>
        </w:rPr>
        <w:t>业务可自定义名称，时间段设置必须为连续的，不能为离散值，且小时与小时之间必须以斜杠分开</w:t>
      </w:r>
      <w:r w:rsidR="00D90D69">
        <w:rPr>
          <w:rFonts w:ascii="微软雅黑" w:eastAsia="微软雅黑" w:hAnsi="微软雅黑" w:hint="eastAsia"/>
        </w:rPr>
        <w:t>；另一类为用户自定义时间段，定义单个表的忙闲时时段，格式为【表名=忙闲时时段】</w:t>
      </w:r>
      <w:r w:rsidR="00414EE3" w:rsidRPr="00DA5AB8">
        <w:rPr>
          <w:rFonts w:ascii="微软雅黑" w:eastAsia="微软雅黑" w:hAnsi="微软雅黑" w:hint="eastAsia"/>
        </w:rPr>
        <w:t>。</w:t>
      </w:r>
      <w:r w:rsidR="00D90D69" w:rsidRPr="00DA5AB8">
        <w:rPr>
          <w:rFonts w:ascii="微软雅黑" w:eastAsia="微软雅黑" w:hAnsi="微软雅黑"/>
        </w:rPr>
        <w:t>tablename = 11/12/13</w:t>
      </w:r>
      <w:r w:rsidR="00D90D69" w:rsidRPr="00DA5AB8">
        <w:rPr>
          <w:rFonts w:ascii="微软雅黑" w:eastAsia="微软雅黑" w:hAnsi="微软雅黑" w:hint="eastAsia"/>
        </w:rPr>
        <w:t>，是单个表的忙闲时设置，不区分忙闲时，</w:t>
      </w:r>
      <w:r w:rsidR="003B5767">
        <w:rPr>
          <w:rFonts w:ascii="微软雅黑" w:eastAsia="微软雅黑" w:hAnsi="微软雅黑" w:hint="eastAsia"/>
        </w:rPr>
        <w:t>表明该表任务只在指定时段运行，其他时段不运行</w:t>
      </w:r>
      <w:r w:rsidR="00384661">
        <w:rPr>
          <w:rFonts w:ascii="微软雅黑" w:eastAsia="微软雅黑" w:hAnsi="微软雅黑" w:hint="eastAsia"/>
        </w:rPr>
        <w:t>，</w:t>
      </w:r>
      <w:r w:rsidR="00D90D69" w:rsidRPr="00DA5AB8">
        <w:rPr>
          <w:rFonts w:ascii="微软雅黑" w:eastAsia="微软雅黑" w:hAnsi="微软雅黑" w:hint="eastAsia"/>
        </w:rPr>
        <w:t>供后续用户修改单个表的忙闲时，优先级比xml中的高</w:t>
      </w:r>
      <w:r w:rsidR="00C30F6B">
        <w:rPr>
          <w:rFonts w:ascii="微软雅黑" w:eastAsia="微软雅黑" w:hAnsi="微软雅黑" w:hint="eastAsia"/>
        </w:rPr>
        <w:t>如下：</w:t>
      </w:r>
    </w:p>
    <w:p w:rsidR="00414EE3" w:rsidRPr="00DA5AB8" w:rsidRDefault="00414EE3" w:rsidP="00D90D69">
      <w:pPr>
        <w:ind w:leftChars="336" w:left="706"/>
        <w:rPr>
          <w:rFonts w:ascii="微软雅黑" w:eastAsia="微软雅黑" w:hAnsi="微软雅黑"/>
        </w:rPr>
      </w:pPr>
      <w:r w:rsidRPr="00DA5AB8">
        <w:rPr>
          <w:rFonts w:ascii="微软雅黑" w:eastAsia="微软雅黑" w:hAnsi="微软雅黑"/>
        </w:rPr>
        <w:t>timesetting{</w:t>
      </w:r>
    </w:p>
    <w:p w:rsidR="00414EE3" w:rsidRPr="00DA5AB8" w:rsidRDefault="00414EE3" w:rsidP="00D90D69">
      <w:pPr>
        <w:ind w:leftChars="336" w:left="706"/>
        <w:rPr>
          <w:rFonts w:ascii="微软雅黑" w:eastAsia="微软雅黑" w:hAnsi="微软雅黑"/>
        </w:rPr>
      </w:pPr>
      <w:r w:rsidRPr="00DA5AB8">
        <w:rPr>
          <w:rFonts w:ascii="微软雅黑" w:eastAsia="微软雅黑" w:hAnsi="微软雅黑"/>
        </w:rPr>
        <w:t xml:space="preserve">        busymorningtime=4/5/6</w:t>
      </w:r>
    </w:p>
    <w:p w:rsidR="00414EE3" w:rsidRPr="00DA5AB8" w:rsidRDefault="00414EE3" w:rsidP="00D90D69">
      <w:pPr>
        <w:ind w:leftChars="336" w:left="706"/>
        <w:rPr>
          <w:rFonts w:ascii="微软雅黑" w:eastAsia="微软雅黑" w:hAnsi="微软雅黑"/>
        </w:rPr>
      </w:pPr>
      <w:r w:rsidRPr="00DA5AB8">
        <w:rPr>
          <w:rFonts w:ascii="微软雅黑" w:eastAsia="微软雅黑" w:hAnsi="微软雅黑"/>
        </w:rPr>
        <w:t xml:space="preserve">        busynighttime=8/9/10</w:t>
      </w:r>
    </w:p>
    <w:p w:rsidR="00414EE3" w:rsidRPr="00DA5AB8" w:rsidRDefault="00414EE3" w:rsidP="00D90D69">
      <w:pPr>
        <w:ind w:leftChars="336" w:left="706"/>
        <w:rPr>
          <w:rFonts w:ascii="微软雅黑" w:eastAsia="微软雅黑" w:hAnsi="微软雅黑"/>
        </w:rPr>
      </w:pPr>
      <w:r w:rsidRPr="00DA5AB8">
        <w:rPr>
          <w:rFonts w:ascii="微软雅黑" w:eastAsia="微软雅黑" w:hAnsi="微软雅黑"/>
        </w:rPr>
        <w:t xml:space="preserve">        idletime=11/12/13</w:t>
      </w:r>
    </w:p>
    <w:p w:rsidR="00414EE3" w:rsidRPr="00DA5AB8" w:rsidRDefault="00414EE3" w:rsidP="00D90D69">
      <w:pPr>
        <w:ind w:leftChars="336" w:left="706"/>
        <w:rPr>
          <w:rFonts w:ascii="微软雅黑" w:eastAsia="微软雅黑" w:hAnsi="微软雅黑"/>
        </w:rPr>
      </w:pPr>
      <w:r w:rsidRPr="00DA5AB8">
        <w:rPr>
          <w:rFonts w:ascii="微软雅黑" w:eastAsia="微软雅黑" w:hAnsi="微软雅黑"/>
        </w:rPr>
        <w:t>}</w:t>
      </w:r>
    </w:p>
    <w:p w:rsidR="00414EE3" w:rsidRPr="00DA5AB8" w:rsidRDefault="00414EE3" w:rsidP="00CD53BF">
      <w:pPr>
        <w:ind w:leftChars="336" w:left="706"/>
        <w:rPr>
          <w:rFonts w:ascii="微软雅黑" w:eastAsia="微软雅黑" w:hAnsi="微软雅黑"/>
        </w:rPr>
      </w:pPr>
      <w:r w:rsidRPr="00DA5AB8">
        <w:rPr>
          <w:rFonts w:ascii="微软雅黑" w:eastAsia="微软雅黑" w:hAnsi="微软雅黑" w:hint="eastAsia"/>
        </w:rPr>
        <w:t>//用户单个表的忙闲时修改</w:t>
      </w:r>
    </w:p>
    <w:p w:rsidR="00414EE3" w:rsidRPr="00DA5AB8" w:rsidRDefault="00414EE3" w:rsidP="00CD53BF">
      <w:pPr>
        <w:ind w:leftChars="336" w:left="706"/>
        <w:rPr>
          <w:rFonts w:ascii="微软雅黑" w:eastAsia="微软雅黑" w:hAnsi="微软雅黑"/>
        </w:rPr>
      </w:pPr>
      <w:r w:rsidRPr="00DA5AB8">
        <w:rPr>
          <w:rFonts w:ascii="微软雅黑" w:eastAsia="微软雅黑" w:hAnsi="微软雅黑"/>
        </w:rPr>
        <w:t>usertabletimesetting{</w:t>
      </w:r>
    </w:p>
    <w:p w:rsidR="00414EE3" w:rsidRPr="00DA5AB8" w:rsidRDefault="00414EE3" w:rsidP="00CD53BF">
      <w:pPr>
        <w:ind w:leftChars="336" w:left="706"/>
        <w:rPr>
          <w:rFonts w:ascii="微软雅黑" w:eastAsia="微软雅黑" w:hAnsi="微软雅黑"/>
        </w:rPr>
      </w:pPr>
      <w:r w:rsidRPr="00DA5AB8">
        <w:rPr>
          <w:rFonts w:ascii="微软雅黑" w:eastAsia="微软雅黑" w:hAnsi="微软雅黑"/>
        </w:rPr>
        <w:t xml:space="preserve">  tablename = 11/12/13</w:t>
      </w:r>
    </w:p>
    <w:p w:rsidR="00414EE3" w:rsidRDefault="00414EE3" w:rsidP="00CD53BF">
      <w:pPr>
        <w:ind w:leftChars="336" w:left="706"/>
        <w:rPr>
          <w:rFonts w:ascii="微软雅黑" w:eastAsia="微软雅黑" w:hAnsi="微软雅黑"/>
        </w:rPr>
      </w:pPr>
      <w:r w:rsidRPr="00DA5AB8">
        <w:rPr>
          <w:rFonts w:ascii="微软雅黑" w:eastAsia="微软雅黑" w:hAnsi="微软雅黑"/>
        </w:rPr>
        <w:t>}</w:t>
      </w:r>
    </w:p>
    <w:p w:rsidR="00414EE3" w:rsidRDefault="00B71601" w:rsidP="003068F6">
      <w:pPr>
        <w:ind w:firstLineChars="202" w:firstLine="424"/>
        <w:rPr>
          <w:rFonts w:ascii="微软雅黑" w:eastAsia="微软雅黑" w:hAnsi="微软雅黑"/>
        </w:rPr>
      </w:pPr>
      <w:r>
        <w:rPr>
          <w:rFonts w:ascii="微软雅黑" w:eastAsia="微软雅黑" w:hAnsi="微软雅黑" w:hint="eastAsia"/>
        </w:rPr>
        <w:t>2）</w:t>
      </w:r>
      <w:r w:rsidR="00CD53BF">
        <w:rPr>
          <w:rFonts w:ascii="微软雅黑" w:eastAsia="微软雅黑" w:hAnsi="微软雅黑" w:hint="eastAsia"/>
        </w:rPr>
        <w:t>使用方法:</w:t>
      </w:r>
      <w:r w:rsidR="00C30F6B" w:rsidRPr="00DA5AB8">
        <w:rPr>
          <w:rFonts w:ascii="微软雅黑" w:eastAsia="微软雅黑" w:hAnsi="微软雅黑" w:hint="eastAsia"/>
        </w:rPr>
        <w:t>算法xml中的忙闲时字段配置见</w:t>
      </w:r>
      <w:hyperlink w:anchor="_算法XML文件说明" w:history="1">
        <w:r w:rsidR="00C30F6B" w:rsidRPr="00DA5AB8">
          <w:rPr>
            <w:rStyle w:val="ab"/>
            <w:rFonts w:ascii="微软雅黑" w:eastAsia="微软雅黑" w:hAnsi="微软雅黑" w:hint="eastAsia"/>
          </w:rPr>
          <w:t>算法XML文件说明</w:t>
        </w:r>
      </w:hyperlink>
      <w:r w:rsidR="00C30F6B" w:rsidRPr="00DA5AB8">
        <w:rPr>
          <w:rFonts w:ascii="微软雅黑" w:eastAsia="微软雅黑" w:hAnsi="微软雅黑" w:hint="eastAsia"/>
        </w:rPr>
        <w:t>中的timesetting字段说明</w:t>
      </w:r>
      <w:r w:rsidR="003068F6">
        <w:rPr>
          <w:rFonts w:ascii="微软雅黑" w:eastAsia="微软雅黑" w:hAnsi="微软雅黑" w:hint="eastAsia"/>
        </w:rPr>
        <w:t xml:space="preserve"> </w:t>
      </w:r>
      <w:r w:rsidR="003068F6" w:rsidRPr="00DA5AB8">
        <w:rPr>
          <w:rFonts w:ascii="微软雅黑" w:eastAsia="微软雅黑" w:hAnsi="微软雅黑"/>
        </w:rPr>
        <w:object w:dxaOrig="1513" w:dyaOrig="936">
          <v:shape id="_x0000_i1026" type="#_x0000_t75" style="width:36.45pt;height:22.45pt" o:ole="">
            <v:imagedata r:id="rId28" o:title=""/>
          </v:shape>
          <o:OLEObject Type="Embed" ProgID="Package" ShapeID="_x0000_i1026" DrawAspect="Icon" ObjectID="_1536559745" r:id="rId29"/>
        </w:object>
      </w:r>
    </w:p>
    <w:p w:rsidR="00FE550F" w:rsidRPr="00FE550F" w:rsidRDefault="00FE550F" w:rsidP="00FE550F">
      <w:pPr>
        <w:ind w:firstLineChars="200" w:firstLine="420"/>
        <w:rPr>
          <w:rFonts w:ascii="微软雅黑" w:eastAsia="微软雅黑" w:hAnsi="微软雅黑"/>
        </w:rPr>
      </w:pPr>
      <w:r w:rsidRPr="00216CFE">
        <w:rPr>
          <w:rFonts w:ascii="微软雅黑" w:eastAsia="微软雅黑" w:hAnsi="微软雅黑" w:hint="eastAsia"/>
          <w:b/>
          <w:color w:val="FF0000"/>
        </w:rPr>
        <w:t>生效方式：</w:t>
      </w:r>
      <w:r w:rsidRPr="00DA5AB8">
        <w:rPr>
          <w:rFonts w:ascii="微软雅黑" w:eastAsia="微软雅黑" w:hAnsi="微软雅黑" w:hint="eastAsia"/>
        </w:rPr>
        <w:t>修改该配置后，重启工程即可生效</w:t>
      </w:r>
    </w:p>
    <w:p w:rsidR="00414EE3" w:rsidRDefault="00414EE3" w:rsidP="00732EDA">
      <w:pPr>
        <w:pStyle w:val="2"/>
        <w:rPr>
          <w:rStyle w:val="ad"/>
          <w:rFonts w:ascii="微软雅黑" w:eastAsia="微软雅黑" w:hAnsi="微软雅黑"/>
        </w:rPr>
      </w:pPr>
      <w:bookmarkStart w:id="1682" w:name="_数据到达检查相关配置"/>
      <w:bookmarkEnd w:id="1682"/>
      <w:r w:rsidRPr="00DA5AB8">
        <w:rPr>
          <w:rStyle w:val="ad"/>
          <w:rFonts w:ascii="微软雅黑" w:eastAsia="微软雅黑" w:hAnsi="微软雅黑" w:hint="eastAsia"/>
        </w:rPr>
        <w:t>数据到达检查相关配置</w:t>
      </w:r>
    </w:p>
    <w:p w:rsidR="009D6A23" w:rsidRPr="009D6A23" w:rsidRDefault="009D6A23" w:rsidP="009D6A23">
      <w:r>
        <w:rPr>
          <w:rFonts w:hint="eastAsia"/>
        </w:rPr>
        <w:t>在汇总表中</w:t>
      </w:r>
      <w:r>
        <w:rPr>
          <w:rFonts w:hint="eastAsia"/>
        </w:rPr>
        <w:t>source</w:t>
      </w:r>
      <w:r w:rsidR="00937322">
        <w:rPr>
          <w:rFonts w:hint="eastAsia"/>
        </w:rPr>
        <w:t>字段</w:t>
      </w:r>
      <w:r>
        <w:rPr>
          <w:rFonts w:hint="eastAsia"/>
        </w:rPr>
        <w:t>配置为</w:t>
      </w:r>
      <w:r>
        <w:rPr>
          <w:rFonts w:hint="eastAsia"/>
        </w:rPr>
        <w:t>netmax</w:t>
      </w:r>
      <w:r>
        <w:rPr>
          <w:rFonts w:hint="eastAsia"/>
        </w:rPr>
        <w:t>、</w:t>
      </w:r>
      <w:r>
        <w:rPr>
          <w:rFonts w:hint="eastAsia"/>
        </w:rPr>
        <w:t>dcu</w:t>
      </w:r>
      <w:r>
        <w:rPr>
          <w:rFonts w:hint="eastAsia"/>
        </w:rPr>
        <w:t>的表将进行到数据到达检查。以下说明数据到达检查的规则。</w:t>
      </w:r>
    </w:p>
    <w:p w:rsidR="00ED48B6" w:rsidRDefault="00CB237F" w:rsidP="00ED48B6">
      <w:pPr>
        <w:pStyle w:val="a9"/>
        <w:numPr>
          <w:ilvl w:val="0"/>
          <w:numId w:val="20"/>
        </w:numPr>
        <w:ind w:firstLineChars="0"/>
      </w:pPr>
      <w:r>
        <w:rPr>
          <w:rFonts w:hint="eastAsia"/>
        </w:rPr>
        <w:t>汇总表</w:t>
      </w:r>
      <w:r w:rsidR="00ED48B6">
        <w:rPr>
          <w:rFonts w:hint="eastAsia"/>
        </w:rPr>
        <w:t>source</w:t>
      </w:r>
      <w:r w:rsidR="00ED48B6">
        <w:rPr>
          <w:rFonts w:hint="eastAsia"/>
        </w:rPr>
        <w:t>字段</w:t>
      </w:r>
    </w:p>
    <w:p w:rsidR="00ED48B6" w:rsidRDefault="00ED48B6" w:rsidP="00ED48B6">
      <w:pPr>
        <w:pStyle w:val="a9"/>
        <w:ind w:left="360" w:firstLineChars="0" w:firstLine="0"/>
      </w:pPr>
      <w:r>
        <w:rPr>
          <w:rFonts w:hint="eastAsia"/>
        </w:rPr>
        <w:t xml:space="preserve">   </w:t>
      </w:r>
      <w:r w:rsidRPr="00A16442">
        <w:rPr>
          <w:rFonts w:hint="eastAsia"/>
        </w:rPr>
        <w:t>source</w:t>
      </w:r>
      <w:r w:rsidRPr="00A16442">
        <w:rPr>
          <w:rFonts w:hint="eastAsia"/>
        </w:rPr>
        <w:t>字段，填写原则</w:t>
      </w:r>
      <w:r>
        <w:rPr>
          <w:rFonts w:hint="eastAsia"/>
        </w:rPr>
        <w:t>：</w:t>
      </w:r>
    </w:p>
    <w:p w:rsidR="00ED48B6" w:rsidRDefault="00ED48B6" w:rsidP="00ED48B6">
      <w:pPr>
        <w:pStyle w:val="a9"/>
        <w:numPr>
          <w:ilvl w:val="0"/>
          <w:numId w:val="22"/>
        </w:numPr>
        <w:ind w:firstLineChars="0"/>
      </w:pPr>
      <w:r w:rsidRPr="00A16442">
        <w:rPr>
          <w:rFonts w:hint="eastAsia"/>
        </w:rPr>
        <w:t>cn</w:t>
      </w:r>
      <w:r w:rsidRPr="00A16442">
        <w:rPr>
          <w:rFonts w:hint="eastAsia"/>
        </w:rPr>
        <w:t>侧的数据源表配置为</w:t>
      </w:r>
      <w:r w:rsidRPr="00A16442">
        <w:rPr>
          <w:rFonts w:hint="eastAsia"/>
        </w:rPr>
        <w:t xml:space="preserve"> dcu</w:t>
      </w:r>
      <w:r w:rsidRPr="00A16442">
        <w:rPr>
          <w:rFonts w:hint="eastAsia"/>
        </w:rPr>
        <w:t>，</w:t>
      </w:r>
      <w:r w:rsidRPr="00A16442">
        <w:rPr>
          <w:rFonts w:hint="eastAsia"/>
        </w:rPr>
        <w:t>cn</w:t>
      </w:r>
      <w:r w:rsidRPr="00A16442">
        <w:rPr>
          <w:rFonts w:hint="eastAsia"/>
        </w:rPr>
        <w:t>侧清洗出的表配置为</w:t>
      </w:r>
      <w:r w:rsidRPr="00A16442">
        <w:rPr>
          <w:rFonts w:hint="eastAsia"/>
        </w:rPr>
        <w:t>vmax</w:t>
      </w:r>
      <w:r w:rsidRPr="00A16442">
        <w:rPr>
          <w:rFonts w:hint="eastAsia"/>
        </w:rPr>
        <w:t>；</w:t>
      </w:r>
    </w:p>
    <w:p w:rsidR="00ED48B6" w:rsidRDefault="00ED48B6" w:rsidP="00ED48B6">
      <w:pPr>
        <w:pStyle w:val="a9"/>
        <w:numPr>
          <w:ilvl w:val="0"/>
          <w:numId w:val="22"/>
        </w:numPr>
        <w:ind w:firstLineChars="0"/>
      </w:pPr>
      <w:r>
        <w:rPr>
          <w:rFonts w:hint="eastAsia"/>
        </w:rPr>
        <w:t>ran</w:t>
      </w:r>
      <w:r>
        <w:rPr>
          <w:rFonts w:hint="eastAsia"/>
        </w:rPr>
        <w:t>侧</w:t>
      </w:r>
      <w:r w:rsidRPr="00F37957">
        <w:rPr>
          <w:rFonts w:hint="eastAsia"/>
        </w:rPr>
        <w:t>需要到达检查的</w:t>
      </w:r>
      <w:r w:rsidRPr="00F37957">
        <w:rPr>
          <w:rFonts w:hint="eastAsia"/>
        </w:rPr>
        <w:t>netmax</w:t>
      </w:r>
      <w:r w:rsidRPr="00F37957">
        <w:rPr>
          <w:rFonts w:hint="eastAsia"/>
        </w:rPr>
        <w:t>数据表则配置为</w:t>
      </w:r>
      <w:r w:rsidRPr="00F37957">
        <w:rPr>
          <w:rFonts w:hint="eastAsia"/>
        </w:rPr>
        <w:t xml:space="preserve">netmax </w:t>
      </w:r>
      <w:r w:rsidRPr="00F37957">
        <w:rPr>
          <w:rFonts w:hint="eastAsia"/>
        </w:rPr>
        <w:t>，中间清洗数据表需要到达检查配置为</w:t>
      </w:r>
      <w:r w:rsidRPr="00F37957">
        <w:rPr>
          <w:rFonts w:hint="eastAsia"/>
        </w:rPr>
        <w:t>vmax</w:t>
      </w:r>
      <w:r>
        <w:rPr>
          <w:rFonts w:hint="eastAsia"/>
        </w:rPr>
        <w:t>；</w:t>
      </w:r>
    </w:p>
    <w:p w:rsidR="00ED48B6" w:rsidRDefault="00ED48B6" w:rsidP="00ED48B6">
      <w:pPr>
        <w:pStyle w:val="a9"/>
        <w:numPr>
          <w:ilvl w:val="0"/>
          <w:numId w:val="22"/>
        </w:numPr>
        <w:ind w:firstLineChars="0"/>
      </w:pPr>
      <w:r w:rsidRPr="00F37957">
        <w:rPr>
          <w:rFonts w:hint="eastAsia"/>
        </w:rPr>
        <w:t>工参、</w:t>
      </w:r>
      <w:r w:rsidRPr="00A16442">
        <w:rPr>
          <w:rFonts w:hint="eastAsia"/>
        </w:rPr>
        <w:t>字典表</w:t>
      </w:r>
      <w:r w:rsidRPr="00F37957">
        <w:rPr>
          <w:rFonts w:hint="eastAsia"/>
        </w:rPr>
        <w:t>、定时任务等没有输出若需要到达检查则配置为</w:t>
      </w:r>
      <w:r w:rsidRPr="00F37957">
        <w:rPr>
          <w:rFonts w:hint="eastAsia"/>
        </w:rPr>
        <w:t>netmax</w:t>
      </w:r>
    </w:p>
    <w:p w:rsidR="00ED48B6" w:rsidRDefault="00CB237F" w:rsidP="00ED48B6">
      <w:pPr>
        <w:pStyle w:val="a9"/>
        <w:numPr>
          <w:ilvl w:val="0"/>
          <w:numId w:val="20"/>
        </w:numPr>
        <w:ind w:firstLineChars="0"/>
      </w:pPr>
      <w:r>
        <w:rPr>
          <w:rFonts w:hint="eastAsia"/>
        </w:rPr>
        <w:t>汇总表</w:t>
      </w:r>
      <w:r w:rsidR="00ED48B6">
        <w:rPr>
          <w:rFonts w:hint="eastAsia"/>
        </w:rPr>
        <w:t>d</w:t>
      </w:r>
      <w:r w:rsidR="00ED48B6" w:rsidRPr="002424DD">
        <w:t>atasourcetype</w:t>
      </w:r>
      <w:r w:rsidR="00ED48B6">
        <w:rPr>
          <w:rFonts w:hint="eastAsia"/>
        </w:rPr>
        <w:t xml:space="preserve"> / isDynamic</w:t>
      </w:r>
      <w:r w:rsidR="00ED48B6">
        <w:rPr>
          <w:rFonts w:hint="eastAsia"/>
        </w:rPr>
        <w:t>、</w:t>
      </w:r>
      <w:r w:rsidR="00ED48B6">
        <w:rPr>
          <w:rFonts w:hint="eastAsia"/>
        </w:rPr>
        <w:t>tabletype</w:t>
      </w:r>
      <w:r w:rsidR="00ED48B6">
        <w:rPr>
          <w:rFonts w:hint="eastAsia"/>
        </w:rPr>
        <w:t>字段</w:t>
      </w:r>
    </w:p>
    <w:p w:rsidR="00ED48B6" w:rsidRDefault="00ED48B6" w:rsidP="00ED48B6">
      <w:pPr>
        <w:pStyle w:val="a9"/>
        <w:ind w:left="360" w:firstLineChars="0" w:firstLine="0"/>
      </w:pPr>
      <w:r>
        <w:rPr>
          <w:rFonts w:hint="eastAsia"/>
        </w:rPr>
        <w:t>数据到达检查旧方式：检查类型是根据</w:t>
      </w:r>
      <w:r>
        <w:rPr>
          <w:rFonts w:hint="eastAsia"/>
        </w:rPr>
        <w:t xml:space="preserve"> isDynamic</w:t>
      </w:r>
      <w:r>
        <w:rPr>
          <w:rFonts w:hint="eastAsia"/>
        </w:rPr>
        <w:t>和</w:t>
      </w:r>
      <w:r>
        <w:rPr>
          <w:rFonts w:hint="eastAsia"/>
        </w:rPr>
        <w:t>tabletype</w:t>
      </w:r>
      <w:r>
        <w:rPr>
          <w:rFonts w:hint="eastAsia"/>
        </w:rPr>
        <w:t>的组合类型判断的；</w:t>
      </w:r>
    </w:p>
    <w:p w:rsidR="00ED48B6" w:rsidRDefault="00ED48B6" w:rsidP="00ED48B6">
      <w:pPr>
        <w:pStyle w:val="a9"/>
        <w:ind w:left="360" w:firstLineChars="0" w:firstLine="0"/>
      </w:pPr>
      <w:r>
        <w:rPr>
          <w:rFonts w:hint="eastAsia"/>
        </w:rPr>
        <w:t>数据到达检查方式进行了建模优化，建模之后，新增一个字段</w:t>
      </w:r>
      <w:r>
        <w:rPr>
          <w:rFonts w:hint="eastAsia"/>
        </w:rPr>
        <w:t>d</w:t>
      </w:r>
      <w:r w:rsidRPr="002424DD">
        <w:t>atasourcetype</w:t>
      </w:r>
      <w:r>
        <w:rPr>
          <w:rFonts w:hint="eastAsia"/>
        </w:rPr>
        <w:t>，该字段决定了检查类型，同时对之前的配置也做了兼容。后续新增表需按照新方式配置到达检查方式。</w:t>
      </w:r>
    </w:p>
    <w:p w:rsidR="00ED48B6" w:rsidRDefault="00ED48B6" w:rsidP="00ED48B6">
      <w:pPr>
        <w:pStyle w:val="a9"/>
        <w:ind w:left="360" w:firstLineChars="0" w:firstLine="0"/>
      </w:pPr>
      <w:r>
        <w:rPr>
          <w:rFonts w:hint="eastAsia"/>
        </w:rPr>
        <w:t>新旧配置的对应关系如下：</w:t>
      </w:r>
    </w:p>
    <w:p w:rsidR="00ED48B6" w:rsidRDefault="00ED48B6" w:rsidP="000543BF">
      <w:pPr>
        <w:pStyle w:val="a9"/>
        <w:ind w:firstLineChars="0" w:firstLine="0"/>
        <w:jc w:val="center"/>
      </w:pPr>
    </w:p>
    <w:tbl>
      <w:tblPr>
        <w:tblStyle w:val="aa"/>
        <w:tblW w:w="8647" w:type="dxa"/>
        <w:tblInd w:w="-459" w:type="dxa"/>
        <w:tblLayout w:type="fixed"/>
        <w:tblLook w:val="04A0"/>
        <w:tblPrChange w:id="1683" w:author="王会00041692" w:date="2016-08-15T10:48:00Z">
          <w:tblPr>
            <w:tblStyle w:val="aa"/>
            <w:tblW w:w="8981" w:type="dxa"/>
            <w:tblInd w:w="-459" w:type="dxa"/>
            <w:tblLayout w:type="fixed"/>
            <w:tblLook w:val="04A0"/>
          </w:tblPr>
        </w:tblPrChange>
      </w:tblPr>
      <w:tblGrid>
        <w:gridCol w:w="835"/>
        <w:gridCol w:w="1578"/>
        <w:gridCol w:w="1045"/>
        <w:gridCol w:w="1161"/>
        <w:gridCol w:w="1499"/>
        <w:gridCol w:w="2529"/>
        <w:tblGridChange w:id="1684">
          <w:tblGrid>
            <w:gridCol w:w="835"/>
            <w:gridCol w:w="1460"/>
            <w:gridCol w:w="118"/>
            <w:gridCol w:w="717"/>
            <w:gridCol w:w="328"/>
            <w:gridCol w:w="1161"/>
            <w:gridCol w:w="89"/>
            <w:gridCol w:w="1045"/>
            <w:gridCol w:w="365"/>
            <w:gridCol w:w="796"/>
            <w:gridCol w:w="1499"/>
            <w:gridCol w:w="234"/>
            <w:gridCol w:w="2295"/>
          </w:tblGrid>
        </w:tblGridChange>
      </w:tblGrid>
      <w:tr w:rsidR="009D3DA9" w:rsidTr="00585AA6">
        <w:trPr>
          <w:trPrChange w:id="1685" w:author="王会00041692" w:date="2016-08-15T10:48:00Z">
            <w:trPr>
              <w:gridBefore w:val="2"/>
              <w:wAfter w:w="334" w:type="dxa"/>
            </w:trPr>
          </w:trPrChange>
        </w:trPr>
        <w:tc>
          <w:tcPr>
            <w:tcW w:w="835" w:type="dxa"/>
            <w:tcPrChange w:id="1686" w:author="王会00041692" w:date="2016-08-15T10:48:00Z">
              <w:tcPr>
                <w:tcW w:w="835" w:type="dxa"/>
                <w:gridSpan w:val="2"/>
              </w:tcPr>
            </w:tcPrChange>
          </w:tcPr>
          <w:p w:rsidR="009D3DA9" w:rsidRPr="000543BF" w:rsidRDefault="009D3DA9" w:rsidP="000A1DA1">
            <w:pPr>
              <w:pStyle w:val="a9"/>
              <w:ind w:firstLineChars="0" w:firstLine="0"/>
              <w:jc w:val="center"/>
              <w:rPr>
                <w:b/>
              </w:rPr>
            </w:pPr>
            <w:r w:rsidRPr="000543BF">
              <w:rPr>
                <w:rFonts w:hint="eastAsia"/>
                <w:b/>
              </w:rPr>
              <w:t>source</w:t>
            </w:r>
          </w:p>
        </w:tc>
        <w:tc>
          <w:tcPr>
            <w:tcW w:w="1578" w:type="dxa"/>
            <w:tcPrChange w:id="1687" w:author="王会00041692" w:date="2016-08-15T10:48:00Z">
              <w:tcPr>
                <w:tcW w:w="1578" w:type="dxa"/>
                <w:gridSpan w:val="3"/>
              </w:tcPr>
            </w:tcPrChange>
          </w:tcPr>
          <w:p w:rsidR="009D3DA9" w:rsidRPr="00733244" w:rsidRDefault="009D3DA9" w:rsidP="000A1DA1">
            <w:pPr>
              <w:pStyle w:val="a9"/>
              <w:ind w:firstLineChars="0" w:firstLine="0"/>
              <w:jc w:val="center"/>
              <w:rPr>
                <w:b/>
                <w:color w:val="3186E3"/>
              </w:rPr>
            </w:pPr>
            <w:r w:rsidRPr="00733244">
              <w:rPr>
                <w:rFonts w:hint="eastAsia"/>
                <w:b/>
                <w:color w:val="3186E3"/>
              </w:rPr>
              <w:t>d</w:t>
            </w:r>
            <w:r w:rsidRPr="00733244">
              <w:rPr>
                <w:b/>
                <w:color w:val="3186E3"/>
              </w:rPr>
              <w:t>atasourcetype</w:t>
            </w:r>
          </w:p>
        </w:tc>
        <w:tc>
          <w:tcPr>
            <w:tcW w:w="1045" w:type="dxa"/>
            <w:tcPrChange w:id="1688" w:author="王会00041692" w:date="2016-08-15T10:48:00Z">
              <w:tcPr>
                <w:tcW w:w="1045" w:type="dxa"/>
              </w:tcPr>
            </w:tcPrChange>
          </w:tcPr>
          <w:p w:rsidR="009D3DA9" w:rsidRPr="009D3DA9" w:rsidRDefault="009D3DA9" w:rsidP="00C62C9C">
            <w:pPr>
              <w:pStyle w:val="a9"/>
              <w:ind w:firstLineChars="0" w:firstLine="0"/>
              <w:jc w:val="center"/>
              <w:rPr>
                <w:b/>
                <w:color w:val="3186E3"/>
              </w:rPr>
            </w:pPr>
            <w:r w:rsidRPr="009D3DA9">
              <w:rPr>
                <w:rFonts w:hint="eastAsia"/>
                <w:b/>
                <w:color w:val="3186E3"/>
              </w:rPr>
              <w:t>tabletype</w:t>
            </w:r>
            <w:r w:rsidR="005E716B">
              <w:rPr>
                <w:rFonts w:hint="eastAsia"/>
                <w:b/>
                <w:color w:val="3186E3"/>
              </w:rPr>
              <w:t>（新的检查方式）</w:t>
            </w:r>
          </w:p>
        </w:tc>
        <w:tc>
          <w:tcPr>
            <w:tcW w:w="1161" w:type="dxa"/>
            <w:tcPrChange w:id="1689" w:author="王会00041692" w:date="2016-08-15T10:48:00Z">
              <w:tcPr>
                <w:tcW w:w="1161" w:type="dxa"/>
                <w:gridSpan w:val="2"/>
              </w:tcPr>
            </w:tcPrChange>
          </w:tcPr>
          <w:p w:rsidR="009D3DA9" w:rsidRPr="00733244" w:rsidRDefault="009D3DA9" w:rsidP="000A1DA1">
            <w:pPr>
              <w:pStyle w:val="a9"/>
              <w:ind w:firstLineChars="0" w:firstLine="0"/>
              <w:jc w:val="center"/>
              <w:rPr>
                <w:b/>
              </w:rPr>
            </w:pPr>
            <w:r w:rsidRPr="00733244">
              <w:rPr>
                <w:rFonts w:hint="eastAsia"/>
                <w:b/>
              </w:rPr>
              <w:t>isDynamic</w:t>
            </w:r>
          </w:p>
        </w:tc>
        <w:tc>
          <w:tcPr>
            <w:tcW w:w="1499" w:type="dxa"/>
            <w:tcPrChange w:id="1690" w:author="王会00041692" w:date="2016-08-15T10:48:00Z">
              <w:tcPr>
                <w:tcW w:w="1499" w:type="dxa"/>
              </w:tcPr>
            </w:tcPrChange>
          </w:tcPr>
          <w:p w:rsidR="009D3DA9" w:rsidRPr="00733244" w:rsidRDefault="0045055F" w:rsidP="000A1DA1">
            <w:pPr>
              <w:pStyle w:val="a9"/>
              <w:ind w:firstLineChars="0" w:firstLine="0"/>
              <w:jc w:val="center"/>
              <w:rPr>
                <w:b/>
              </w:rPr>
            </w:pPr>
            <w:r w:rsidRPr="00733244">
              <w:rPr>
                <w:b/>
              </w:rPr>
              <w:t>T</w:t>
            </w:r>
            <w:r w:rsidR="009D3DA9" w:rsidRPr="00733244">
              <w:rPr>
                <w:rFonts w:hint="eastAsia"/>
                <w:b/>
              </w:rPr>
              <w:t>abletype</w:t>
            </w:r>
            <w:r>
              <w:rPr>
                <w:rFonts w:hint="eastAsia"/>
                <w:b/>
              </w:rPr>
              <w:t>（旧的）</w:t>
            </w:r>
          </w:p>
        </w:tc>
        <w:tc>
          <w:tcPr>
            <w:tcW w:w="2529" w:type="dxa"/>
            <w:tcPrChange w:id="1691" w:author="王会00041692" w:date="2016-08-15T10:48:00Z">
              <w:tcPr>
                <w:tcW w:w="2529" w:type="dxa"/>
                <w:gridSpan w:val="2"/>
              </w:tcPr>
            </w:tcPrChange>
          </w:tcPr>
          <w:p w:rsidR="009D3DA9" w:rsidRPr="00733244" w:rsidRDefault="009D3DA9" w:rsidP="000A1DA1">
            <w:pPr>
              <w:pStyle w:val="a9"/>
              <w:ind w:firstLineChars="0" w:firstLine="0"/>
              <w:jc w:val="center"/>
              <w:rPr>
                <w:b/>
              </w:rPr>
            </w:pPr>
            <w:r w:rsidRPr="00733244">
              <w:rPr>
                <w:rFonts w:hint="eastAsia"/>
                <w:b/>
              </w:rPr>
              <w:t>检查规则</w:t>
            </w:r>
          </w:p>
        </w:tc>
      </w:tr>
      <w:tr w:rsidR="009D3DA9" w:rsidTr="00585AA6">
        <w:trPr>
          <w:trPrChange w:id="1692" w:author="王会00041692" w:date="2016-08-15T10:48:00Z">
            <w:trPr>
              <w:gridBefore w:val="2"/>
              <w:wAfter w:w="334" w:type="dxa"/>
            </w:trPr>
          </w:trPrChange>
        </w:trPr>
        <w:tc>
          <w:tcPr>
            <w:tcW w:w="835" w:type="dxa"/>
            <w:tcPrChange w:id="1693"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dcu</w:t>
            </w:r>
          </w:p>
        </w:tc>
        <w:tc>
          <w:tcPr>
            <w:tcW w:w="1578" w:type="dxa"/>
            <w:tcPrChange w:id="1694"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dcu</w:t>
            </w:r>
          </w:p>
        </w:tc>
        <w:tc>
          <w:tcPr>
            <w:tcW w:w="1045" w:type="dxa"/>
            <w:tcPrChange w:id="1695" w:author="王会00041692" w:date="2016-08-15T10:48:00Z">
              <w:tcPr>
                <w:tcW w:w="1045" w:type="dxa"/>
              </w:tcPr>
            </w:tcPrChange>
          </w:tcPr>
          <w:p w:rsidR="009D3DA9" w:rsidRPr="009D3DA9" w:rsidRDefault="009D3DA9" w:rsidP="00F45E14">
            <w:pPr>
              <w:pStyle w:val="a9"/>
              <w:ind w:firstLineChars="0" w:firstLine="0"/>
              <w:rPr>
                <w:b/>
                <w:color w:val="3186E3"/>
              </w:rPr>
            </w:pPr>
            <w:r>
              <w:rPr>
                <w:rFonts w:hint="eastAsia"/>
                <w:b/>
                <w:color w:val="3186E3"/>
              </w:rPr>
              <w:t>netmax</w:t>
            </w:r>
          </w:p>
        </w:tc>
        <w:tc>
          <w:tcPr>
            <w:tcW w:w="1161" w:type="dxa"/>
            <w:tcPrChange w:id="1696" w:author="王会00041692" w:date="2016-08-15T10:48:00Z">
              <w:tcPr>
                <w:tcW w:w="1161" w:type="dxa"/>
                <w:gridSpan w:val="2"/>
              </w:tcPr>
            </w:tcPrChange>
          </w:tcPr>
          <w:p w:rsidR="009D3DA9" w:rsidRDefault="009D3DA9" w:rsidP="000A1DA1">
            <w:pPr>
              <w:pStyle w:val="a9"/>
              <w:ind w:firstLineChars="0" w:firstLine="0"/>
            </w:pPr>
            <w:r>
              <w:rPr>
                <w:rFonts w:hint="eastAsia"/>
              </w:rPr>
              <w:t>任意</w:t>
            </w:r>
          </w:p>
        </w:tc>
        <w:tc>
          <w:tcPr>
            <w:tcW w:w="1499" w:type="dxa"/>
            <w:tcPrChange w:id="1697" w:author="王会00041692" w:date="2016-08-15T10:48:00Z">
              <w:tcPr>
                <w:tcW w:w="1499" w:type="dxa"/>
              </w:tcPr>
            </w:tcPrChange>
          </w:tcPr>
          <w:p w:rsidR="009D3DA9" w:rsidRDefault="009D3DA9" w:rsidP="000A1DA1">
            <w:pPr>
              <w:pStyle w:val="a9"/>
              <w:ind w:firstLineChars="0" w:firstLine="0"/>
            </w:pPr>
            <w:r>
              <w:rPr>
                <w:rFonts w:hint="eastAsia"/>
              </w:rPr>
              <w:t>任意</w:t>
            </w:r>
          </w:p>
        </w:tc>
        <w:tc>
          <w:tcPr>
            <w:tcW w:w="2529" w:type="dxa"/>
            <w:tcPrChange w:id="1698" w:author="王会00041692" w:date="2016-08-15T10:48:00Z">
              <w:tcPr>
                <w:tcW w:w="2529" w:type="dxa"/>
                <w:gridSpan w:val="2"/>
              </w:tcPr>
            </w:tcPrChange>
          </w:tcPr>
          <w:p w:rsidR="009D3DA9" w:rsidRDefault="009D3DA9" w:rsidP="000A1DA1">
            <w:pPr>
              <w:pStyle w:val="a9"/>
              <w:ind w:firstLineChars="0" w:firstLine="0"/>
            </w:pPr>
            <w:r>
              <w:t>C</w:t>
            </w:r>
            <w:r>
              <w:rPr>
                <w:rFonts w:hint="eastAsia"/>
              </w:rPr>
              <w:t>n</w:t>
            </w:r>
            <w:r>
              <w:rPr>
                <w:rFonts w:hint="eastAsia"/>
              </w:rPr>
              <w:t>自行实现检查</w:t>
            </w:r>
          </w:p>
        </w:tc>
      </w:tr>
      <w:tr w:rsidR="009D3DA9" w:rsidTr="00585AA6">
        <w:trPr>
          <w:trPrChange w:id="1699" w:author="王会00041692" w:date="2016-08-15T10:48:00Z">
            <w:trPr>
              <w:gridBefore w:val="2"/>
              <w:wAfter w:w="334" w:type="dxa"/>
            </w:trPr>
          </w:trPrChange>
        </w:trPr>
        <w:tc>
          <w:tcPr>
            <w:tcW w:w="835" w:type="dxa"/>
            <w:tcPrChange w:id="1700"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01"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spark_partition</w:t>
            </w:r>
          </w:p>
        </w:tc>
        <w:tc>
          <w:tcPr>
            <w:tcW w:w="1045" w:type="dxa"/>
            <w:tcPrChange w:id="1702" w:author="王会00041692" w:date="2016-08-15T10:48:00Z">
              <w:tcPr>
                <w:tcW w:w="1045" w:type="dxa"/>
              </w:tcPr>
            </w:tcPrChange>
          </w:tcPr>
          <w:p w:rsidR="009D3DA9" w:rsidRDefault="009D3DA9">
            <w:r w:rsidRPr="00032BAF">
              <w:rPr>
                <w:rFonts w:hint="eastAsia"/>
                <w:b/>
                <w:color w:val="3186E3"/>
              </w:rPr>
              <w:t>netmax</w:t>
            </w:r>
          </w:p>
        </w:tc>
        <w:tc>
          <w:tcPr>
            <w:tcW w:w="1161" w:type="dxa"/>
            <w:tcPrChange w:id="1703" w:author="王会00041692" w:date="2016-08-15T10:48:00Z">
              <w:tcPr>
                <w:tcW w:w="1161" w:type="dxa"/>
                <w:gridSpan w:val="2"/>
              </w:tcPr>
            </w:tcPrChange>
          </w:tcPr>
          <w:p w:rsidR="009D3DA9" w:rsidRDefault="009D3DA9" w:rsidP="000A1DA1">
            <w:pPr>
              <w:pStyle w:val="a9"/>
              <w:ind w:firstLineChars="0" w:firstLine="0"/>
            </w:pPr>
            <w:r>
              <w:rPr>
                <w:rFonts w:hint="eastAsia"/>
              </w:rPr>
              <w:t>任意</w:t>
            </w:r>
          </w:p>
        </w:tc>
        <w:tc>
          <w:tcPr>
            <w:tcW w:w="1499" w:type="dxa"/>
            <w:tcPrChange w:id="1704" w:author="王会00041692" w:date="2016-08-15T10:48:00Z">
              <w:tcPr>
                <w:tcW w:w="1499" w:type="dxa"/>
              </w:tcPr>
            </w:tcPrChange>
          </w:tcPr>
          <w:p w:rsidR="009D3DA9" w:rsidRDefault="009D3DA9" w:rsidP="000A1DA1">
            <w:pPr>
              <w:pStyle w:val="a9"/>
              <w:ind w:firstLineChars="0" w:firstLine="0"/>
            </w:pPr>
            <w:r>
              <w:rPr>
                <w:rFonts w:hint="eastAsia"/>
              </w:rPr>
              <w:t>spark</w:t>
            </w:r>
          </w:p>
        </w:tc>
        <w:tc>
          <w:tcPr>
            <w:tcW w:w="2529" w:type="dxa"/>
            <w:tcPrChange w:id="1705" w:author="王会00041692" w:date="2016-08-15T10:48:00Z">
              <w:tcPr>
                <w:tcW w:w="2529" w:type="dxa"/>
                <w:gridSpan w:val="2"/>
              </w:tcPr>
            </w:tcPrChange>
          </w:tcPr>
          <w:p w:rsidR="009D3DA9" w:rsidRDefault="009D3DA9" w:rsidP="000A1DA1">
            <w:pPr>
              <w:pStyle w:val="a9"/>
              <w:ind w:firstLineChars="0" w:firstLine="0"/>
            </w:pPr>
            <w:r>
              <w:rPr>
                <w:rFonts w:hint="eastAsia"/>
              </w:rPr>
              <w:t>检查表分区</w:t>
            </w:r>
          </w:p>
        </w:tc>
      </w:tr>
      <w:tr w:rsidR="009D3DA9" w:rsidTr="00585AA6">
        <w:trPr>
          <w:trPrChange w:id="1706" w:author="王会00041692" w:date="2016-08-15T10:48:00Z">
            <w:trPr>
              <w:gridBefore w:val="2"/>
              <w:wAfter w:w="334" w:type="dxa"/>
            </w:trPr>
          </w:trPrChange>
        </w:trPr>
        <w:tc>
          <w:tcPr>
            <w:tcW w:w="835" w:type="dxa"/>
            <w:tcPrChange w:id="1707"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08"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spark_txt_file</w:t>
            </w:r>
          </w:p>
        </w:tc>
        <w:tc>
          <w:tcPr>
            <w:tcW w:w="1045" w:type="dxa"/>
            <w:tcPrChange w:id="1709" w:author="王会00041692" w:date="2016-08-15T10:48:00Z">
              <w:tcPr>
                <w:tcW w:w="1045" w:type="dxa"/>
              </w:tcPr>
            </w:tcPrChange>
          </w:tcPr>
          <w:p w:rsidR="009D3DA9" w:rsidRDefault="009D3DA9">
            <w:r w:rsidRPr="00032BAF">
              <w:rPr>
                <w:rFonts w:hint="eastAsia"/>
                <w:b/>
                <w:color w:val="3186E3"/>
              </w:rPr>
              <w:t>netmax</w:t>
            </w:r>
          </w:p>
        </w:tc>
        <w:tc>
          <w:tcPr>
            <w:tcW w:w="1161" w:type="dxa"/>
            <w:tcPrChange w:id="1710" w:author="王会00041692" w:date="2016-08-15T10:48:00Z">
              <w:tcPr>
                <w:tcW w:w="1161" w:type="dxa"/>
                <w:gridSpan w:val="2"/>
              </w:tcPr>
            </w:tcPrChange>
          </w:tcPr>
          <w:p w:rsidR="009D3DA9" w:rsidRDefault="009D3DA9" w:rsidP="000A1DA1">
            <w:pPr>
              <w:pStyle w:val="a9"/>
              <w:ind w:firstLineChars="0" w:firstLine="0"/>
            </w:pPr>
            <w:r>
              <w:rPr>
                <w:rFonts w:hint="eastAsia"/>
              </w:rPr>
              <w:t>true</w:t>
            </w:r>
          </w:p>
        </w:tc>
        <w:tc>
          <w:tcPr>
            <w:tcW w:w="1499" w:type="dxa"/>
            <w:tcPrChange w:id="1711" w:author="王会00041692" w:date="2016-08-15T10:48:00Z">
              <w:tcPr>
                <w:tcW w:w="1499" w:type="dxa"/>
              </w:tcPr>
            </w:tcPrChange>
          </w:tcPr>
          <w:p w:rsidR="009D3DA9" w:rsidRDefault="009D3DA9" w:rsidP="000A1DA1">
            <w:pPr>
              <w:pStyle w:val="a9"/>
              <w:ind w:firstLineChars="0" w:firstLine="0"/>
            </w:pPr>
            <w:r>
              <w:rPr>
                <w:rFonts w:hint="eastAsia"/>
              </w:rPr>
              <w:t>spark_txt_file</w:t>
            </w:r>
          </w:p>
        </w:tc>
        <w:tc>
          <w:tcPr>
            <w:tcW w:w="2529" w:type="dxa"/>
            <w:tcPrChange w:id="1712" w:author="王会00041692" w:date="2016-08-15T10:48:00Z">
              <w:tcPr>
                <w:tcW w:w="2529" w:type="dxa"/>
                <w:gridSpan w:val="2"/>
              </w:tcPr>
            </w:tcPrChange>
          </w:tcPr>
          <w:p w:rsidR="009D3DA9" w:rsidRDefault="009D3DA9" w:rsidP="000A1DA1">
            <w:pPr>
              <w:pStyle w:val="a9"/>
              <w:ind w:firstLineChars="0" w:firstLine="0"/>
            </w:pPr>
            <w:r>
              <w:rPr>
                <w:rFonts w:hint="eastAsia"/>
              </w:rPr>
              <w:t>检查文件内容</w:t>
            </w:r>
          </w:p>
        </w:tc>
      </w:tr>
      <w:tr w:rsidR="009D3DA9" w:rsidTr="00585AA6">
        <w:trPr>
          <w:trPrChange w:id="1713" w:author="王会00041692" w:date="2016-08-15T10:48:00Z">
            <w:trPr>
              <w:gridBefore w:val="2"/>
              <w:wAfter w:w="334" w:type="dxa"/>
            </w:trPr>
          </w:trPrChange>
        </w:trPr>
        <w:tc>
          <w:tcPr>
            <w:tcW w:w="835" w:type="dxa"/>
            <w:tcPrChange w:id="1714"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15"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spark_xml_file</w:t>
            </w:r>
          </w:p>
        </w:tc>
        <w:tc>
          <w:tcPr>
            <w:tcW w:w="1045" w:type="dxa"/>
            <w:tcPrChange w:id="1716" w:author="王会00041692" w:date="2016-08-15T10:48:00Z">
              <w:tcPr>
                <w:tcW w:w="1045" w:type="dxa"/>
              </w:tcPr>
            </w:tcPrChange>
          </w:tcPr>
          <w:p w:rsidR="009D3DA9" w:rsidRDefault="009D3DA9">
            <w:r w:rsidRPr="00032BAF">
              <w:rPr>
                <w:rFonts w:hint="eastAsia"/>
                <w:b/>
                <w:color w:val="3186E3"/>
              </w:rPr>
              <w:t>netmax</w:t>
            </w:r>
          </w:p>
        </w:tc>
        <w:tc>
          <w:tcPr>
            <w:tcW w:w="1161" w:type="dxa"/>
            <w:tcPrChange w:id="1717" w:author="王会00041692" w:date="2016-08-15T10:48:00Z">
              <w:tcPr>
                <w:tcW w:w="1161" w:type="dxa"/>
                <w:gridSpan w:val="2"/>
              </w:tcPr>
            </w:tcPrChange>
          </w:tcPr>
          <w:p w:rsidR="009D3DA9" w:rsidRDefault="009D3DA9" w:rsidP="000A1DA1">
            <w:pPr>
              <w:pStyle w:val="a9"/>
              <w:ind w:firstLineChars="0" w:firstLine="0"/>
            </w:pPr>
            <w:r>
              <w:rPr>
                <w:rFonts w:hint="eastAsia"/>
              </w:rPr>
              <w:t>true</w:t>
            </w:r>
          </w:p>
        </w:tc>
        <w:tc>
          <w:tcPr>
            <w:tcW w:w="1499" w:type="dxa"/>
            <w:tcPrChange w:id="1718" w:author="王会00041692" w:date="2016-08-15T10:48:00Z">
              <w:tcPr>
                <w:tcW w:w="1499" w:type="dxa"/>
              </w:tcPr>
            </w:tcPrChange>
          </w:tcPr>
          <w:p w:rsidR="009D3DA9" w:rsidRDefault="009D3DA9" w:rsidP="000A1DA1">
            <w:pPr>
              <w:pStyle w:val="a9"/>
              <w:ind w:firstLineChars="0" w:firstLine="0"/>
            </w:pPr>
            <w:r>
              <w:rPr>
                <w:rFonts w:hint="eastAsia"/>
              </w:rPr>
              <w:t>spark_xml_file</w:t>
            </w:r>
          </w:p>
        </w:tc>
        <w:tc>
          <w:tcPr>
            <w:tcW w:w="2529" w:type="dxa"/>
            <w:tcPrChange w:id="1719" w:author="王会00041692" w:date="2016-08-15T10:48:00Z">
              <w:tcPr>
                <w:tcW w:w="2529" w:type="dxa"/>
                <w:gridSpan w:val="2"/>
              </w:tcPr>
            </w:tcPrChange>
          </w:tcPr>
          <w:p w:rsidR="009D3DA9" w:rsidRDefault="009D3DA9" w:rsidP="000A1DA1">
            <w:pPr>
              <w:pStyle w:val="a9"/>
              <w:ind w:firstLineChars="0" w:firstLine="0"/>
            </w:pPr>
            <w:r>
              <w:rPr>
                <w:rFonts w:hint="eastAsia"/>
              </w:rPr>
              <w:t>检查文件个数</w:t>
            </w:r>
          </w:p>
        </w:tc>
      </w:tr>
      <w:tr w:rsidR="009D3DA9" w:rsidTr="00585AA6">
        <w:trPr>
          <w:trPrChange w:id="1720" w:author="王会00041692" w:date="2016-08-15T10:48:00Z">
            <w:trPr>
              <w:gridBefore w:val="2"/>
              <w:wAfter w:w="334" w:type="dxa"/>
            </w:trPr>
          </w:trPrChange>
        </w:trPr>
        <w:tc>
          <w:tcPr>
            <w:tcW w:w="835" w:type="dxa"/>
            <w:tcPrChange w:id="1721"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22"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spark_ems_file</w:t>
            </w:r>
          </w:p>
        </w:tc>
        <w:tc>
          <w:tcPr>
            <w:tcW w:w="1045" w:type="dxa"/>
            <w:tcPrChange w:id="1723" w:author="王会00041692" w:date="2016-08-15T10:48:00Z">
              <w:tcPr>
                <w:tcW w:w="1045" w:type="dxa"/>
              </w:tcPr>
            </w:tcPrChange>
          </w:tcPr>
          <w:p w:rsidR="009D3DA9" w:rsidRDefault="009D3DA9">
            <w:r w:rsidRPr="00032BAF">
              <w:rPr>
                <w:rFonts w:hint="eastAsia"/>
                <w:b/>
                <w:color w:val="3186E3"/>
              </w:rPr>
              <w:t>netmax</w:t>
            </w:r>
          </w:p>
        </w:tc>
        <w:tc>
          <w:tcPr>
            <w:tcW w:w="1161" w:type="dxa"/>
            <w:tcPrChange w:id="1724" w:author="王会00041692" w:date="2016-08-15T10:48:00Z">
              <w:tcPr>
                <w:tcW w:w="1161" w:type="dxa"/>
                <w:gridSpan w:val="2"/>
              </w:tcPr>
            </w:tcPrChange>
          </w:tcPr>
          <w:p w:rsidR="009D3DA9" w:rsidRDefault="009D3DA9" w:rsidP="000A1DA1">
            <w:pPr>
              <w:pStyle w:val="a9"/>
              <w:ind w:firstLineChars="0" w:firstLine="0"/>
            </w:pPr>
            <w:r>
              <w:rPr>
                <w:rFonts w:hint="eastAsia"/>
              </w:rPr>
              <w:t>true</w:t>
            </w:r>
          </w:p>
        </w:tc>
        <w:tc>
          <w:tcPr>
            <w:tcW w:w="1499" w:type="dxa"/>
            <w:tcPrChange w:id="1725" w:author="王会00041692" w:date="2016-08-15T10:48:00Z">
              <w:tcPr>
                <w:tcW w:w="1499" w:type="dxa"/>
              </w:tcPr>
            </w:tcPrChange>
          </w:tcPr>
          <w:p w:rsidR="009D3DA9" w:rsidRDefault="009D3DA9" w:rsidP="000A1DA1">
            <w:pPr>
              <w:pStyle w:val="a9"/>
              <w:ind w:firstLineChars="0" w:firstLine="0"/>
            </w:pPr>
            <w:r>
              <w:rPr>
                <w:rFonts w:hint="eastAsia"/>
              </w:rPr>
              <w:t>spark_ems_file</w:t>
            </w:r>
          </w:p>
        </w:tc>
        <w:tc>
          <w:tcPr>
            <w:tcW w:w="2529" w:type="dxa"/>
            <w:tcPrChange w:id="1726" w:author="王会00041692" w:date="2016-08-15T10:48:00Z">
              <w:tcPr>
                <w:tcW w:w="2529" w:type="dxa"/>
                <w:gridSpan w:val="2"/>
              </w:tcPr>
            </w:tcPrChange>
          </w:tcPr>
          <w:p w:rsidR="009D3DA9" w:rsidRDefault="009D3DA9" w:rsidP="000A1DA1">
            <w:pPr>
              <w:pStyle w:val="a9"/>
              <w:ind w:firstLineChars="0" w:firstLine="0"/>
            </w:pPr>
            <w:r>
              <w:rPr>
                <w:rFonts w:hint="eastAsia"/>
              </w:rPr>
              <w:t>不检查</w:t>
            </w:r>
          </w:p>
        </w:tc>
      </w:tr>
      <w:tr w:rsidR="009D3DA9" w:rsidTr="00585AA6">
        <w:trPr>
          <w:trPrChange w:id="1727" w:author="王会00041692" w:date="2016-08-15T10:48:00Z">
            <w:trPr>
              <w:gridBefore w:val="2"/>
              <w:wAfter w:w="334" w:type="dxa"/>
            </w:trPr>
          </w:trPrChange>
        </w:trPr>
        <w:tc>
          <w:tcPr>
            <w:tcW w:w="835" w:type="dxa"/>
            <w:tcPrChange w:id="1728"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29" w:author="王会00041692" w:date="2016-08-15T10:48:00Z">
              <w:tcPr>
                <w:tcW w:w="1578" w:type="dxa"/>
                <w:gridSpan w:val="3"/>
              </w:tcPr>
            </w:tcPrChange>
          </w:tcPr>
          <w:p w:rsidR="009D3DA9" w:rsidRPr="00733244" w:rsidRDefault="009D3DA9" w:rsidP="000A1DA1">
            <w:pPr>
              <w:pStyle w:val="a9"/>
              <w:ind w:firstLineChars="0" w:firstLine="0"/>
              <w:rPr>
                <w:color w:val="3186E3"/>
              </w:rPr>
            </w:pPr>
            <w:r w:rsidRPr="00733244">
              <w:rPr>
                <w:color w:val="3186E3"/>
              </w:rPr>
              <w:t>no</w:t>
            </w:r>
            <w:r>
              <w:rPr>
                <w:rFonts w:hint="eastAsia"/>
                <w:color w:val="3186E3"/>
              </w:rPr>
              <w:t>D</w:t>
            </w:r>
            <w:r w:rsidRPr="00733244">
              <w:rPr>
                <w:color w:val="3186E3"/>
              </w:rPr>
              <w:t>ynamic</w:t>
            </w:r>
          </w:p>
        </w:tc>
        <w:tc>
          <w:tcPr>
            <w:tcW w:w="1045" w:type="dxa"/>
            <w:tcPrChange w:id="1730" w:author="王会00041692" w:date="2016-08-15T10:48:00Z">
              <w:tcPr>
                <w:tcW w:w="1045" w:type="dxa"/>
              </w:tcPr>
            </w:tcPrChange>
          </w:tcPr>
          <w:p w:rsidR="009D3DA9" w:rsidRDefault="009D3DA9">
            <w:r w:rsidRPr="00032BAF">
              <w:rPr>
                <w:rFonts w:hint="eastAsia"/>
                <w:b/>
                <w:color w:val="3186E3"/>
              </w:rPr>
              <w:t>netmax</w:t>
            </w:r>
          </w:p>
        </w:tc>
        <w:tc>
          <w:tcPr>
            <w:tcW w:w="1161" w:type="dxa"/>
            <w:tcPrChange w:id="1731" w:author="王会00041692" w:date="2016-08-15T10:48:00Z">
              <w:tcPr>
                <w:tcW w:w="1161" w:type="dxa"/>
                <w:gridSpan w:val="2"/>
              </w:tcPr>
            </w:tcPrChange>
          </w:tcPr>
          <w:p w:rsidR="009D3DA9" w:rsidRDefault="009D3DA9" w:rsidP="000A1DA1">
            <w:pPr>
              <w:pStyle w:val="a9"/>
              <w:ind w:firstLineChars="0" w:firstLine="0"/>
            </w:pPr>
            <w:r>
              <w:rPr>
                <w:rFonts w:hint="eastAsia"/>
              </w:rPr>
              <w:t>false</w:t>
            </w:r>
          </w:p>
        </w:tc>
        <w:tc>
          <w:tcPr>
            <w:tcW w:w="1499" w:type="dxa"/>
            <w:tcPrChange w:id="1732" w:author="王会00041692" w:date="2016-08-15T10:48:00Z">
              <w:tcPr>
                <w:tcW w:w="1499" w:type="dxa"/>
              </w:tcPr>
            </w:tcPrChange>
          </w:tcPr>
          <w:p w:rsidR="009D3DA9" w:rsidRDefault="009D3DA9" w:rsidP="000A1DA1">
            <w:pPr>
              <w:pStyle w:val="a9"/>
              <w:ind w:firstLineChars="0" w:firstLine="0"/>
            </w:pPr>
            <w:r>
              <w:rPr>
                <w:rFonts w:hint="eastAsia"/>
              </w:rPr>
              <w:t>任意</w:t>
            </w:r>
          </w:p>
        </w:tc>
        <w:tc>
          <w:tcPr>
            <w:tcW w:w="2529" w:type="dxa"/>
            <w:tcPrChange w:id="1733" w:author="王会00041692" w:date="2016-08-15T10:48:00Z">
              <w:tcPr>
                <w:tcW w:w="2529" w:type="dxa"/>
                <w:gridSpan w:val="2"/>
              </w:tcPr>
            </w:tcPrChange>
          </w:tcPr>
          <w:p w:rsidR="009D3DA9" w:rsidRDefault="009D3DA9" w:rsidP="000A1DA1">
            <w:pPr>
              <w:pStyle w:val="a9"/>
              <w:ind w:firstLineChars="0" w:firstLine="0"/>
            </w:pPr>
            <w:r>
              <w:rPr>
                <w:rFonts w:hint="eastAsia"/>
              </w:rPr>
              <w:t>检查文件是否存在</w:t>
            </w:r>
          </w:p>
        </w:tc>
      </w:tr>
      <w:tr w:rsidR="009D3DA9" w:rsidTr="00585AA6">
        <w:trPr>
          <w:trPrChange w:id="1734" w:author="王会00041692" w:date="2016-08-15T10:48:00Z">
            <w:trPr>
              <w:gridBefore w:val="2"/>
              <w:wAfter w:w="334" w:type="dxa"/>
            </w:trPr>
          </w:trPrChange>
        </w:trPr>
        <w:tc>
          <w:tcPr>
            <w:tcW w:w="835" w:type="dxa"/>
            <w:tcPrChange w:id="1735" w:author="王会00041692" w:date="2016-08-15T10:48:00Z">
              <w:tcPr>
                <w:tcW w:w="835" w:type="dxa"/>
                <w:gridSpan w:val="2"/>
              </w:tcPr>
            </w:tcPrChange>
          </w:tcPr>
          <w:p w:rsidR="009D3DA9" w:rsidRPr="000543BF" w:rsidRDefault="009D3DA9" w:rsidP="000543BF">
            <w:pPr>
              <w:pStyle w:val="a9"/>
              <w:ind w:firstLineChars="0" w:firstLine="0"/>
            </w:pPr>
            <w:r w:rsidRPr="000543BF">
              <w:rPr>
                <w:rFonts w:hint="eastAsia"/>
              </w:rPr>
              <w:t>netmax</w:t>
            </w:r>
          </w:p>
        </w:tc>
        <w:tc>
          <w:tcPr>
            <w:tcW w:w="1578" w:type="dxa"/>
            <w:tcPrChange w:id="1736" w:author="王会00041692" w:date="2016-08-15T10:48:00Z">
              <w:tcPr>
                <w:tcW w:w="1578" w:type="dxa"/>
                <w:gridSpan w:val="3"/>
              </w:tcPr>
            </w:tcPrChange>
          </w:tcPr>
          <w:p w:rsidR="009D3DA9" w:rsidRPr="00E52739" w:rsidRDefault="009D3DA9" w:rsidP="000A1DA1">
            <w:pPr>
              <w:pStyle w:val="a9"/>
              <w:ind w:firstLineChars="0" w:firstLine="0"/>
              <w:rPr>
                <w:color w:val="3186E3"/>
              </w:rPr>
            </w:pPr>
            <w:r w:rsidRPr="00E52739">
              <w:rPr>
                <w:color w:val="3186E3"/>
              </w:rPr>
              <w:t>gbase_import</w:t>
            </w:r>
          </w:p>
        </w:tc>
        <w:tc>
          <w:tcPr>
            <w:tcW w:w="1045" w:type="dxa"/>
            <w:tcPrChange w:id="1737" w:author="王会00041692" w:date="2016-08-15T10:48:00Z">
              <w:tcPr>
                <w:tcW w:w="1045" w:type="dxa"/>
              </w:tcPr>
            </w:tcPrChange>
          </w:tcPr>
          <w:p w:rsidR="009D3DA9" w:rsidRDefault="009D3DA9">
            <w:r w:rsidRPr="00032BAF">
              <w:rPr>
                <w:rFonts w:hint="eastAsia"/>
                <w:b/>
                <w:color w:val="3186E3"/>
              </w:rPr>
              <w:t>netmax</w:t>
            </w:r>
          </w:p>
        </w:tc>
        <w:tc>
          <w:tcPr>
            <w:tcW w:w="1161" w:type="dxa"/>
            <w:tcPrChange w:id="1738" w:author="王会00041692" w:date="2016-08-15T10:48:00Z">
              <w:tcPr>
                <w:tcW w:w="1161" w:type="dxa"/>
                <w:gridSpan w:val="2"/>
              </w:tcPr>
            </w:tcPrChange>
          </w:tcPr>
          <w:p w:rsidR="009D3DA9" w:rsidRDefault="009D3DA9" w:rsidP="000A1DA1">
            <w:pPr>
              <w:pStyle w:val="a9"/>
              <w:ind w:firstLineChars="0" w:firstLine="0"/>
            </w:pPr>
            <w:r>
              <w:rPr>
                <w:rFonts w:hint="eastAsia"/>
              </w:rPr>
              <w:t>任意</w:t>
            </w:r>
          </w:p>
        </w:tc>
        <w:tc>
          <w:tcPr>
            <w:tcW w:w="1499" w:type="dxa"/>
            <w:tcPrChange w:id="1739" w:author="王会00041692" w:date="2016-08-15T10:48:00Z">
              <w:tcPr>
                <w:tcW w:w="1499" w:type="dxa"/>
              </w:tcPr>
            </w:tcPrChange>
          </w:tcPr>
          <w:p w:rsidR="009D3DA9" w:rsidRDefault="009D3DA9" w:rsidP="000A1DA1">
            <w:pPr>
              <w:pStyle w:val="a9"/>
              <w:ind w:firstLineChars="0" w:firstLine="0"/>
            </w:pPr>
            <w:r>
              <w:rPr>
                <w:rFonts w:hint="eastAsia"/>
              </w:rPr>
              <w:t>任意</w:t>
            </w:r>
          </w:p>
        </w:tc>
        <w:tc>
          <w:tcPr>
            <w:tcW w:w="2529" w:type="dxa"/>
            <w:tcPrChange w:id="1740" w:author="王会00041692" w:date="2016-08-15T10:48:00Z">
              <w:tcPr>
                <w:tcW w:w="2529" w:type="dxa"/>
                <w:gridSpan w:val="2"/>
              </w:tcPr>
            </w:tcPrChange>
          </w:tcPr>
          <w:p w:rsidR="009D3DA9" w:rsidRPr="00E52739" w:rsidRDefault="009D3DA9" w:rsidP="005A1A51">
            <w:pPr>
              <w:pStyle w:val="a9"/>
              <w:ind w:firstLineChars="0" w:firstLine="0"/>
            </w:pPr>
            <w:r>
              <w:rPr>
                <w:rFonts w:hint="eastAsia"/>
              </w:rPr>
              <w:t>检查</w:t>
            </w:r>
            <w:r>
              <w:rPr>
                <w:rFonts w:hint="eastAsia"/>
              </w:rPr>
              <w:t>gbase</w:t>
            </w:r>
            <w:r>
              <w:rPr>
                <w:rFonts w:hint="eastAsia"/>
              </w:rPr>
              <w:t>中是否有数据</w:t>
            </w:r>
          </w:p>
        </w:tc>
      </w:tr>
      <w:tr w:rsidR="008B0DB1" w:rsidTr="00585AA6">
        <w:trPr>
          <w:trPrChange w:id="1741" w:author="王会00041692" w:date="2016-08-15T10:48:00Z">
            <w:trPr>
              <w:gridBefore w:val="2"/>
              <w:wAfter w:w="334" w:type="dxa"/>
            </w:trPr>
          </w:trPrChange>
        </w:trPr>
        <w:tc>
          <w:tcPr>
            <w:tcW w:w="835" w:type="dxa"/>
            <w:tcPrChange w:id="1742" w:author="王会00041692" w:date="2016-08-15T10:48:00Z">
              <w:tcPr>
                <w:tcW w:w="835" w:type="dxa"/>
                <w:gridSpan w:val="2"/>
              </w:tcPr>
            </w:tcPrChange>
          </w:tcPr>
          <w:p w:rsidR="008B0DB1" w:rsidRPr="0030477E" w:rsidRDefault="008B0DB1" w:rsidP="008B0DB1">
            <w:pPr>
              <w:pStyle w:val="a9"/>
              <w:ind w:firstLineChars="0" w:firstLine="0"/>
              <w:rPr>
                <w:color w:val="008ED3" w:themeColor="text1"/>
              </w:rPr>
            </w:pPr>
            <w:r>
              <w:rPr>
                <w:rFonts w:hint="eastAsia"/>
                <w:color w:val="008ED3" w:themeColor="text1"/>
              </w:rPr>
              <w:t>netmax</w:t>
            </w:r>
          </w:p>
        </w:tc>
        <w:tc>
          <w:tcPr>
            <w:tcW w:w="1578" w:type="dxa"/>
            <w:tcPrChange w:id="1743" w:author="王会00041692" w:date="2016-08-15T10:48:00Z">
              <w:tcPr>
                <w:tcW w:w="1578" w:type="dxa"/>
                <w:gridSpan w:val="3"/>
              </w:tcPr>
            </w:tcPrChange>
          </w:tcPr>
          <w:p w:rsidR="008B0DB1" w:rsidRPr="00AC450A" w:rsidRDefault="008B0DB1" w:rsidP="008B0DB1">
            <w:pPr>
              <w:pStyle w:val="a9"/>
              <w:ind w:firstLineChars="0" w:firstLine="0"/>
              <w:rPr>
                <w:color w:val="00B050"/>
              </w:rPr>
            </w:pPr>
            <w:r>
              <w:rPr>
                <w:rFonts w:hint="eastAsia"/>
                <w:color w:val="00B050"/>
              </w:rPr>
              <w:t>broadband</w:t>
            </w:r>
          </w:p>
        </w:tc>
        <w:tc>
          <w:tcPr>
            <w:tcW w:w="1045" w:type="dxa"/>
            <w:tcPrChange w:id="1744" w:author="王会00041692" w:date="2016-08-15T10:48:00Z">
              <w:tcPr>
                <w:tcW w:w="1045" w:type="dxa"/>
              </w:tcPr>
            </w:tcPrChange>
          </w:tcPr>
          <w:p w:rsidR="008B0DB1" w:rsidRPr="00AC450A" w:rsidRDefault="008B0DB1" w:rsidP="008B0DB1">
            <w:pPr>
              <w:pStyle w:val="a9"/>
              <w:ind w:firstLineChars="0" w:firstLine="0"/>
              <w:rPr>
                <w:b/>
                <w:color w:val="00B050"/>
              </w:rPr>
            </w:pPr>
            <w:r>
              <w:rPr>
                <w:rFonts w:hint="eastAsia"/>
                <w:b/>
                <w:color w:val="00B050"/>
              </w:rPr>
              <w:t>netmax</w:t>
            </w:r>
          </w:p>
        </w:tc>
        <w:tc>
          <w:tcPr>
            <w:tcW w:w="1161" w:type="dxa"/>
            <w:tcPrChange w:id="1745" w:author="王会00041692" w:date="2016-08-15T10:48:00Z">
              <w:tcPr>
                <w:tcW w:w="1161" w:type="dxa"/>
                <w:gridSpan w:val="2"/>
              </w:tcPr>
            </w:tcPrChange>
          </w:tcPr>
          <w:p w:rsidR="008B0DB1" w:rsidRPr="00AC450A" w:rsidRDefault="008B0DB1" w:rsidP="008B0DB1">
            <w:pPr>
              <w:pStyle w:val="a9"/>
              <w:ind w:firstLineChars="0" w:firstLine="0"/>
              <w:rPr>
                <w:color w:val="424244" w:themeColor="accent6" w:themeShade="BF"/>
              </w:rPr>
            </w:pPr>
          </w:p>
        </w:tc>
        <w:tc>
          <w:tcPr>
            <w:tcW w:w="1499" w:type="dxa"/>
            <w:tcPrChange w:id="1746" w:author="王会00041692" w:date="2016-08-15T10:48:00Z">
              <w:tcPr>
                <w:tcW w:w="1499" w:type="dxa"/>
              </w:tcPr>
            </w:tcPrChange>
          </w:tcPr>
          <w:p w:rsidR="008B0DB1" w:rsidRPr="00AC450A" w:rsidRDefault="008B0DB1" w:rsidP="008B0DB1">
            <w:pPr>
              <w:pStyle w:val="a9"/>
              <w:ind w:firstLineChars="0" w:firstLine="0"/>
              <w:rPr>
                <w:color w:val="424244" w:themeColor="accent6" w:themeShade="BF"/>
              </w:rPr>
            </w:pPr>
          </w:p>
        </w:tc>
        <w:tc>
          <w:tcPr>
            <w:tcW w:w="2529" w:type="dxa"/>
            <w:tcPrChange w:id="1747" w:author="王会00041692" w:date="2016-08-15T10:48:00Z">
              <w:tcPr>
                <w:tcW w:w="2529" w:type="dxa"/>
                <w:gridSpan w:val="2"/>
              </w:tcPr>
            </w:tcPrChange>
          </w:tcPr>
          <w:p w:rsidR="008B0DB1" w:rsidRPr="00487E81" w:rsidRDefault="008B0DB1" w:rsidP="00E12F3C">
            <w:pPr>
              <w:widowControl/>
              <w:jc w:val="left"/>
            </w:pPr>
            <w:r>
              <w:rPr>
                <w:rFonts w:hint="eastAsia"/>
              </w:rPr>
              <w:t>检查文件目录，不含数据中心分区</w:t>
            </w:r>
            <w:r w:rsidR="00487E81">
              <w:rPr>
                <w:rFonts w:hint="eastAsia"/>
              </w:rPr>
              <w:t>(</w:t>
            </w:r>
            <w:r w:rsidR="00487E81" w:rsidRPr="00487E81">
              <w:rPr>
                <w:rFonts w:ascii="微软雅黑" w:eastAsia="微软雅黑" w:hAnsi="微软雅黑" w:cs="宋体" w:hint="eastAsia"/>
                <w:kern w:val="0"/>
                <w:sz w:val="13"/>
                <w:szCs w:val="13"/>
              </w:rPr>
              <w:t>目录结构类似</w:t>
            </w:r>
            <w:r w:rsidR="00487E81" w:rsidRPr="00487E81">
              <w:rPr>
                <w:rFonts w:ascii="微软雅黑" w:eastAsia="微软雅黑" w:hAnsi="微软雅黑" w:cs="宋体"/>
                <w:kern w:val="0"/>
                <w:sz w:val="13"/>
                <w:szCs w:val="13"/>
              </w:rPr>
              <w:t>/xx/yy/zz/p_provincecode=5100/p_date=2016-06-06</w:t>
            </w:r>
            <w:r w:rsidR="00487E81" w:rsidRPr="00487E81">
              <w:rPr>
                <w:rFonts w:ascii="微软雅黑" w:eastAsia="微软雅黑" w:hAnsi="微软雅黑" w:cs="宋体" w:hint="eastAsia"/>
                <w:kern w:val="0"/>
                <w:sz w:val="13"/>
                <w:szCs w:val="13"/>
              </w:rPr>
              <w:t>,判断准则为某省当天目录下有文件且该省存在之后时间目录，如</w:t>
            </w:r>
            <w:r w:rsidR="00487E81" w:rsidRPr="00487E81">
              <w:rPr>
                <w:rFonts w:ascii="微软雅黑" w:eastAsia="微软雅黑" w:hAnsi="微软雅黑" w:cs="宋体"/>
                <w:kern w:val="0"/>
                <w:sz w:val="13"/>
                <w:szCs w:val="13"/>
              </w:rPr>
              <w:t>p_provincecode=5100</w:t>
            </w:r>
            <w:r w:rsidR="00487E81" w:rsidRPr="00487E81">
              <w:rPr>
                <w:rFonts w:ascii="微软雅黑" w:eastAsia="微软雅黑" w:hAnsi="微软雅黑" w:cs="宋体" w:hint="eastAsia"/>
                <w:kern w:val="0"/>
                <w:sz w:val="13"/>
                <w:szCs w:val="13"/>
              </w:rPr>
              <w:t>若想翻</w:t>
            </w:r>
            <w:r w:rsidR="00487E81" w:rsidRPr="00487E81">
              <w:rPr>
                <w:rFonts w:ascii="微软雅黑" w:eastAsia="微软雅黑" w:hAnsi="微软雅黑" w:cs="宋体"/>
                <w:kern w:val="0"/>
                <w:sz w:val="13"/>
                <w:szCs w:val="13"/>
              </w:rPr>
              <w:t>2016-06-06</w:t>
            </w:r>
            <w:r w:rsidR="00487E81" w:rsidRPr="00487E81">
              <w:rPr>
                <w:rFonts w:ascii="微软雅黑" w:eastAsia="微软雅黑" w:hAnsi="微软雅黑" w:cs="宋体" w:hint="eastAsia"/>
                <w:kern w:val="0"/>
                <w:sz w:val="13"/>
                <w:szCs w:val="13"/>
              </w:rPr>
              <w:t>号的牌，必须满足该天目录下有文件，而且</w:t>
            </w:r>
            <w:r w:rsidR="00487E81" w:rsidRPr="00487E81">
              <w:rPr>
                <w:rFonts w:ascii="微软雅黑" w:eastAsia="微软雅黑" w:hAnsi="微软雅黑" w:cs="宋体"/>
                <w:kern w:val="0"/>
                <w:sz w:val="13"/>
                <w:szCs w:val="13"/>
              </w:rPr>
              <w:t>2016-06-06</w:t>
            </w:r>
            <w:r w:rsidR="00487E81" w:rsidRPr="00487E81">
              <w:rPr>
                <w:rFonts w:ascii="微软雅黑" w:eastAsia="微软雅黑" w:hAnsi="微软雅黑" w:cs="宋体" w:hint="eastAsia"/>
                <w:kern w:val="0"/>
                <w:sz w:val="13"/>
                <w:szCs w:val="13"/>
              </w:rPr>
              <w:t>之后的目录也存在，比如</w:t>
            </w:r>
            <w:r w:rsidR="00487E81" w:rsidRPr="00487E81">
              <w:rPr>
                <w:rFonts w:ascii="微软雅黑" w:eastAsia="微软雅黑" w:hAnsi="微软雅黑" w:cs="宋体"/>
                <w:kern w:val="0"/>
                <w:sz w:val="13"/>
                <w:szCs w:val="13"/>
              </w:rPr>
              <w:t>2016-06-07</w:t>
            </w:r>
            <w:r w:rsidR="00487E81" w:rsidRPr="00487E81">
              <w:rPr>
                <w:rFonts w:ascii="微软雅黑" w:eastAsia="微软雅黑" w:hAnsi="微软雅黑" w:cs="宋体" w:hint="eastAsia"/>
                <w:kern w:val="0"/>
                <w:sz w:val="13"/>
                <w:szCs w:val="13"/>
              </w:rPr>
              <w:t>、</w:t>
            </w:r>
            <w:r w:rsidR="00487E81" w:rsidRPr="00487E81">
              <w:rPr>
                <w:rFonts w:ascii="微软雅黑" w:eastAsia="微软雅黑" w:hAnsi="微软雅黑" w:cs="宋体"/>
                <w:kern w:val="0"/>
                <w:sz w:val="13"/>
                <w:szCs w:val="13"/>
              </w:rPr>
              <w:t>2016-06-08</w:t>
            </w:r>
            <w:r w:rsidR="00487E81" w:rsidRPr="00487E81">
              <w:rPr>
                <w:rFonts w:ascii="微软雅黑" w:eastAsia="微软雅黑" w:hAnsi="微软雅黑" w:cs="宋体" w:hint="eastAsia"/>
                <w:kern w:val="0"/>
                <w:sz w:val="13"/>
                <w:szCs w:val="13"/>
              </w:rPr>
              <w:t>等)</w:t>
            </w:r>
          </w:p>
        </w:tc>
      </w:tr>
      <w:tr w:rsidR="008B0DB1" w:rsidTr="00585AA6">
        <w:trPr>
          <w:trPrChange w:id="1748" w:author="王会00041692" w:date="2016-08-15T10:48:00Z">
            <w:trPr>
              <w:gridBefore w:val="2"/>
              <w:wAfter w:w="334" w:type="dxa"/>
            </w:trPr>
          </w:trPrChange>
        </w:trPr>
        <w:tc>
          <w:tcPr>
            <w:tcW w:w="835" w:type="dxa"/>
            <w:tcPrChange w:id="1749" w:author="王会00041692" w:date="2016-08-15T10:48:00Z">
              <w:tcPr>
                <w:tcW w:w="835" w:type="dxa"/>
                <w:gridSpan w:val="2"/>
              </w:tcPr>
            </w:tcPrChange>
          </w:tcPr>
          <w:p w:rsidR="008B0DB1" w:rsidRPr="0030477E" w:rsidRDefault="008B0DB1" w:rsidP="008B0DB1">
            <w:pPr>
              <w:pStyle w:val="a9"/>
              <w:ind w:firstLineChars="0" w:firstLine="0"/>
              <w:rPr>
                <w:color w:val="008ED3" w:themeColor="text1"/>
              </w:rPr>
            </w:pPr>
            <w:r>
              <w:rPr>
                <w:rFonts w:hint="eastAsia"/>
                <w:color w:val="008ED3" w:themeColor="text1"/>
              </w:rPr>
              <w:t>netmax</w:t>
            </w:r>
          </w:p>
        </w:tc>
        <w:tc>
          <w:tcPr>
            <w:tcW w:w="1578" w:type="dxa"/>
            <w:tcPrChange w:id="1750" w:author="王会00041692" w:date="2016-08-15T10:48:00Z">
              <w:tcPr>
                <w:tcW w:w="1578" w:type="dxa"/>
                <w:gridSpan w:val="3"/>
              </w:tcPr>
            </w:tcPrChange>
          </w:tcPr>
          <w:p w:rsidR="008B0DB1" w:rsidRPr="00AC450A" w:rsidRDefault="008B0DB1" w:rsidP="008B0DB1">
            <w:pPr>
              <w:pStyle w:val="a9"/>
              <w:ind w:firstLineChars="0" w:firstLine="0"/>
              <w:rPr>
                <w:color w:val="00B050"/>
              </w:rPr>
            </w:pPr>
            <w:r>
              <w:rPr>
                <w:rFonts w:hint="eastAsia"/>
                <w:color w:val="00B050"/>
              </w:rPr>
              <w:t>iptv</w:t>
            </w:r>
          </w:p>
        </w:tc>
        <w:tc>
          <w:tcPr>
            <w:tcW w:w="1045" w:type="dxa"/>
            <w:tcPrChange w:id="1751" w:author="王会00041692" w:date="2016-08-15T10:48:00Z">
              <w:tcPr>
                <w:tcW w:w="1045" w:type="dxa"/>
              </w:tcPr>
            </w:tcPrChange>
          </w:tcPr>
          <w:p w:rsidR="008B0DB1" w:rsidRPr="00AC450A" w:rsidRDefault="008B0DB1" w:rsidP="008B0DB1">
            <w:pPr>
              <w:pStyle w:val="a9"/>
              <w:ind w:firstLineChars="0" w:firstLine="0"/>
              <w:rPr>
                <w:b/>
                <w:color w:val="00B050"/>
              </w:rPr>
            </w:pPr>
            <w:r>
              <w:rPr>
                <w:rFonts w:hint="eastAsia"/>
                <w:b/>
                <w:color w:val="00B050"/>
              </w:rPr>
              <w:t>netmax</w:t>
            </w:r>
          </w:p>
        </w:tc>
        <w:tc>
          <w:tcPr>
            <w:tcW w:w="1161" w:type="dxa"/>
            <w:tcPrChange w:id="1752" w:author="王会00041692" w:date="2016-08-15T10:48:00Z">
              <w:tcPr>
                <w:tcW w:w="1161" w:type="dxa"/>
                <w:gridSpan w:val="2"/>
              </w:tcPr>
            </w:tcPrChange>
          </w:tcPr>
          <w:p w:rsidR="008B0DB1" w:rsidRPr="00AC450A" w:rsidRDefault="008B0DB1" w:rsidP="008B0DB1">
            <w:pPr>
              <w:pStyle w:val="a9"/>
              <w:ind w:firstLineChars="0" w:firstLine="0"/>
              <w:rPr>
                <w:color w:val="424244" w:themeColor="accent6" w:themeShade="BF"/>
              </w:rPr>
            </w:pPr>
          </w:p>
        </w:tc>
        <w:tc>
          <w:tcPr>
            <w:tcW w:w="1499" w:type="dxa"/>
            <w:tcPrChange w:id="1753" w:author="王会00041692" w:date="2016-08-15T10:48:00Z">
              <w:tcPr>
                <w:tcW w:w="1499" w:type="dxa"/>
              </w:tcPr>
            </w:tcPrChange>
          </w:tcPr>
          <w:p w:rsidR="008B0DB1" w:rsidRPr="00AC450A" w:rsidRDefault="008B0DB1" w:rsidP="008B0DB1">
            <w:pPr>
              <w:pStyle w:val="a9"/>
              <w:ind w:firstLineChars="0" w:firstLine="0"/>
              <w:rPr>
                <w:color w:val="424244" w:themeColor="accent6" w:themeShade="BF"/>
              </w:rPr>
            </w:pPr>
          </w:p>
        </w:tc>
        <w:tc>
          <w:tcPr>
            <w:tcW w:w="2529" w:type="dxa"/>
            <w:tcPrChange w:id="1754" w:author="王会00041692" w:date="2016-08-15T10:48:00Z">
              <w:tcPr>
                <w:tcW w:w="2529" w:type="dxa"/>
                <w:gridSpan w:val="2"/>
              </w:tcPr>
            </w:tcPrChange>
          </w:tcPr>
          <w:p w:rsidR="008B0DB1" w:rsidRDefault="008B0DB1" w:rsidP="00487E81">
            <w:pPr>
              <w:autoSpaceDE w:val="0"/>
              <w:autoSpaceDN w:val="0"/>
              <w:adjustRightInd w:val="0"/>
              <w:jc w:val="left"/>
            </w:pPr>
            <w:r>
              <w:rPr>
                <w:rFonts w:hint="eastAsia"/>
              </w:rPr>
              <w:t>检查文件目录，含数据中心分区</w:t>
            </w:r>
            <w:r w:rsidR="0042350C" w:rsidRPr="00127077">
              <w:rPr>
                <w:rFonts w:ascii="微软雅黑" w:eastAsia="微软雅黑" w:hAnsi="微软雅黑" w:cs="宋体" w:hint="eastAsia"/>
                <w:kern w:val="0"/>
                <w:sz w:val="13"/>
                <w:szCs w:val="13"/>
              </w:rPr>
              <w:t>(目录结构类似</w:t>
            </w:r>
            <w:r w:rsidR="0042350C" w:rsidRPr="00127077">
              <w:rPr>
                <w:rFonts w:ascii="微软雅黑" w:eastAsia="微软雅黑" w:hAnsi="微软雅黑" w:cs="宋体"/>
                <w:kern w:val="0"/>
                <w:sz w:val="13"/>
                <w:szCs w:val="13"/>
              </w:rPr>
              <w:t xml:space="preserve"> /xx/yy/zz/p_provincecode=5100/p_datacenter=22/p_date=2016-06-06</w:t>
            </w:r>
            <w:r w:rsidR="0042350C" w:rsidRPr="00127077">
              <w:rPr>
                <w:rFonts w:ascii="微软雅黑" w:eastAsia="微软雅黑" w:hAnsi="微软雅黑" w:cs="宋体" w:hint="eastAsia"/>
                <w:kern w:val="0"/>
                <w:sz w:val="13"/>
                <w:szCs w:val="13"/>
              </w:rPr>
              <w:t>判断准则为某省的某数据中心当天目录下有文件且该数据中心存在之后时间目录，如</w:t>
            </w:r>
            <w:r w:rsidR="0042350C" w:rsidRPr="00127077">
              <w:rPr>
                <w:rFonts w:ascii="微软雅黑" w:eastAsia="微软雅黑" w:hAnsi="微软雅黑" w:cs="宋体"/>
                <w:kern w:val="0"/>
                <w:sz w:val="13"/>
                <w:szCs w:val="13"/>
              </w:rPr>
              <w:t>p_provincecode=5100</w:t>
            </w:r>
            <w:r w:rsidR="0042350C" w:rsidRPr="00127077">
              <w:rPr>
                <w:rFonts w:ascii="微软雅黑" w:eastAsia="微软雅黑" w:hAnsi="微软雅黑" w:cs="宋体" w:hint="eastAsia"/>
                <w:kern w:val="0"/>
                <w:sz w:val="13"/>
                <w:szCs w:val="13"/>
              </w:rPr>
              <w:t>、</w:t>
            </w:r>
            <w:r w:rsidR="0042350C" w:rsidRPr="00127077">
              <w:rPr>
                <w:rFonts w:ascii="微软雅黑" w:eastAsia="微软雅黑" w:hAnsi="微软雅黑" w:cs="宋体"/>
                <w:kern w:val="0"/>
                <w:sz w:val="13"/>
                <w:szCs w:val="13"/>
              </w:rPr>
              <w:t>p_datacenter=22</w:t>
            </w:r>
            <w:r w:rsidR="0042350C" w:rsidRPr="00127077">
              <w:rPr>
                <w:rFonts w:ascii="微软雅黑" w:eastAsia="微软雅黑" w:hAnsi="微软雅黑" w:cs="宋体" w:hint="eastAsia"/>
                <w:kern w:val="0"/>
                <w:sz w:val="13"/>
                <w:szCs w:val="13"/>
              </w:rPr>
              <w:t>数据中心若想翻</w:t>
            </w:r>
            <w:r w:rsidR="0042350C" w:rsidRPr="00127077">
              <w:rPr>
                <w:rFonts w:ascii="微软雅黑" w:eastAsia="微软雅黑" w:hAnsi="微软雅黑" w:cs="宋体"/>
                <w:kern w:val="0"/>
                <w:sz w:val="13"/>
                <w:szCs w:val="13"/>
              </w:rPr>
              <w:t>2016-06-06</w:t>
            </w:r>
            <w:r w:rsidR="0042350C" w:rsidRPr="00127077">
              <w:rPr>
                <w:rFonts w:ascii="微软雅黑" w:eastAsia="微软雅黑" w:hAnsi="微软雅黑" w:cs="宋体" w:hint="eastAsia"/>
                <w:kern w:val="0"/>
                <w:sz w:val="13"/>
                <w:szCs w:val="13"/>
              </w:rPr>
              <w:t>号的牌，必须满足该天目录下有文件，而且</w:t>
            </w:r>
            <w:r w:rsidR="0042350C" w:rsidRPr="00127077">
              <w:rPr>
                <w:rFonts w:ascii="微软雅黑" w:eastAsia="微软雅黑" w:hAnsi="微软雅黑" w:cs="宋体"/>
                <w:kern w:val="0"/>
                <w:sz w:val="13"/>
                <w:szCs w:val="13"/>
              </w:rPr>
              <w:t>2016-06-06</w:t>
            </w:r>
            <w:r w:rsidR="0042350C" w:rsidRPr="00127077">
              <w:rPr>
                <w:rFonts w:ascii="微软雅黑" w:eastAsia="微软雅黑" w:hAnsi="微软雅黑" w:cs="宋体" w:hint="eastAsia"/>
                <w:kern w:val="0"/>
                <w:sz w:val="13"/>
                <w:szCs w:val="13"/>
              </w:rPr>
              <w:t>之后的目录也存在，比如</w:t>
            </w:r>
            <w:r w:rsidR="0042350C" w:rsidRPr="00127077">
              <w:rPr>
                <w:rFonts w:ascii="微软雅黑" w:eastAsia="微软雅黑" w:hAnsi="微软雅黑" w:cs="宋体"/>
                <w:kern w:val="0"/>
                <w:sz w:val="13"/>
                <w:szCs w:val="13"/>
              </w:rPr>
              <w:t>2016-06-07</w:t>
            </w:r>
            <w:r w:rsidR="0042350C" w:rsidRPr="00127077">
              <w:rPr>
                <w:rFonts w:ascii="微软雅黑" w:eastAsia="微软雅黑" w:hAnsi="微软雅黑" w:cs="宋体" w:hint="eastAsia"/>
                <w:kern w:val="0"/>
                <w:sz w:val="13"/>
                <w:szCs w:val="13"/>
              </w:rPr>
              <w:t>、</w:t>
            </w:r>
            <w:r w:rsidR="0042350C" w:rsidRPr="00127077">
              <w:rPr>
                <w:rFonts w:ascii="微软雅黑" w:eastAsia="微软雅黑" w:hAnsi="微软雅黑" w:cs="宋体"/>
                <w:kern w:val="0"/>
                <w:sz w:val="13"/>
                <w:szCs w:val="13"/>
              </w:rPr>
              <w:t>2016-06-08</w:t>
            </w:r>
            <w:r w:rsidR="0042350C" w:rsidRPr="00127077">
              <w:rPr>
                <w:rFonts w:ascii="微软雅黑" w:eastAsia="微软雅黑" w:hAnsi="微软雅黑" w:cs="宋体" w:hint="eastAsia"/>
                <w:kern w:val="0"/>
                <w:sz w:val="13"/>
                <w:szCs w:val="13"/>
              </w:rPr>
              <w:t>等)</w:t>
            </w:r>
          </w:p>
        </w:tc>
      </w:tr>
      <w:tr w:rsidR="00585AA6" w:rsidTr="00585AA6">
        <w:trPr>
          <w:ins w:id="1755" w:author="王会00041692" w:date="2016-08-15T10:47:00Z"/>
          <w:trPrChange w:id="1756" w:author="王会00041692" w:date="2016-08-15T10:48:00Z">
            <w:trPr>
              <w:gridBefore w:val="2"/>
              <w:wAfter w:w="334" w:type="dxa"/>
            </w:trPr>
          </w:trPrChange>
        </w:trPr>
        <w:tc>
          <w:tcPr>
            <w:tcW w:w="835" w:type="dxa"/>
            <w:tcPrChange w:id="1757" w:author="王会00041692" w:date="2016-08-15T10:48:00Z">
              <w:tcPr>
                <w:tcW w:w="835" w:type="dxa"/>
                <w:gridSpan w:val="2"/>
              </w:tcPr>
            </w:tcPrChange>
          </w:tcPr>
          <w:p w:rsidR="00585AA6" w:rsidRPr="00585AA6" w:rsidRDefault="00585AA6" w:rsidP="008B0DB1">
            <w:pPr>
              <w:pStyle w:val="a9"/>
              <w:ind w:firstLineChars="0" w:firstLine="0"/>
              <w:rPr>
                <w:ins w:id="1758" w:author="王会00041692" w:date="2016-08-15T10:47:00Z"/>
                <w:color w:val="008ED3" w:themeColor="text1"/>
              </w:rPr>
            </w:pPr>
            <w:ins w:id="1759" w:author="王会00041692" w:date="2016-08-15T10:48:00Z">
              <w:r>
                <w:rPr>
                  <w:rFonts w:hint="eastAsia"/>
                  <w:color w:val="008ED3" w:themeColor="text1"/>
                </w:rPr>
                <w:t>netmax</w:t>
              </w:r>
            </w:ins>
          </w:p>
        </w:tc>
        <w:tc>
          <w:tcPr>
            <w:tcW w:w="1578" w:type="dxa"/>
            <w:tcPrChange w:id="1760" w:author="王会00041692" w:date="2016-08-15T10:48:00Z">
              <w:tcPr>
                <w:tcW w:w="1578" w:type="dxa"/>
                <w:gridSpan w:val="3"/>
              </w:tcPr>
            </w:tcPrChange>
          </w:tcPr>
          <w:p w:rsidR="00585AA6" w:rsidRDefault="00585AA6" w:rsidP="008B0DB1">
            <w:pPr>
              <w:pStyle w:val="a9"/>
              <w:ind w:firstLineChars="0" w:firstLine="0"/>
              <w:rPr>
                <w:ins w:id="1761" w:author="王会00041692" w:date="2016-08-15T10:47:00Z"/>
                <w:color w:val="00B050"/>
              </w:rPr>
            </w:pPr>
            <w:ins w:id="1762" w:author="王会00041692" w:date="2016-08-15T10:48:00Z">
              <w:r w:rsidRPr="00555369">
                <w:rPr>
                  <w:color w:val="00B050"/>
                </w:rPr>
                <w:t>streaming_partition</w:t>
              </w:r>
            </w:ins>
          </w:p>
        </w:tc>
        <w:tc>
          <w:tcPr>
            <w:tcW w:w="1045" w:type="dxa"/>
            <w:tcPrChange w:id="1763" w:author="王会00041692" w:date="2016-08-15T10:48:00Z">
              <w:tcPr>
                <w:tcW w:w="1045" w:type="dxa"/>
              </w:tcPr>
            </w:tcPrChange>
          </w:tcPr>
          <w:p w:rsidR="00585AA6" w:rsidRDefault="00585AA6" w:rsidP="008B0DB1">
            <w:pPr>
              <w:pStyle w:val="a9"/>
              <w:ind w:firstLineChars="0" w:firstLine="0"/>
              <w:rPr>
                <w:ins w:id="1764" w:author="王会00041692" w:date="2016-08-15T10:47:00Z"/>
                <w:b/>
                <w:color w:val="00B050"/>
              </w:rPr>
            </w:pPr>
            <w:ins w:id="1765" w:author="王会00041692" w:date="2016-08-15T10:48:00Z">
              <w:r>
                <w:rPr>
                  <w:rFonts w:hint="eastAsia"/>
                  <w:b/>
                  <w:color w:val="00B050"/>
                </w:rPr>
                <w:t>netmax</w:t>
              </w:r>
            </w:ins>
          </w:p>
        </w:tc>
        <w:tc>
          <w:tcPr>
            <w:tcW w:w="1161" w:type="dxa"/>
            <w:tcPrChange w:id="1766" w:author="王会00041692" w:date="2016-08-15T10:48:00Z">
              <w:tcPr>
                <w:tcW w:w="1161" w:type="dxa"/>
                <w:gridSpan w:val="2"/>
              </w:tcPr>
            </w:tcPrChange>
          </w:tcPr>
          <w:p w:rsidR="00585AA6" w:rsidRPr="00AC450A" w:rsidRDefault="00585AA6" w:rsidP="008B0DB1">
            <w:pPr>
              <w:pStyle w:val="a9"/>
              <w:ind w:firstLineChars="0" w:firstLine="0"/>
              <w:rPr>
                <w:ins w:id="1767" w:author="王会00041692" w:date="2016-08-15T10:47:00Z"/>
                <w:color w:val="424244" w:themeColor="accent6" w:themeShade="BF"/>
              </w:rPr>
            </w:pPr>
          </w:p>
        </w:tc>
        <w:tc>
          <w:tcPr>
            <w:tcW w:w="1499" w:type="dxa"/>
            <w:tcPrChange w:id="1768" w:author="王会00041692" w:date="2016-08-15T10:48:00Z">
              <w:tcPr>
                <w:tcW w:w="1499" w:type="dxa"/>
              </w:tcPr>
            </w:tcPrChange>
          </w:tcPr>
          <w:p w:rsidR="00585AA6" w:rsidRPr="00AC450A" w:rsidRDefault="00585AA6" w:rsidP="008B0DB1">
            <w:pPr>
              <w:pStyle w:val="a9"/>
              <w:ind w:firstLineChars="0" w:firstLine="0"/>
              <w:rPr>
                <w:ins w:id="1769" w:author="王会00041692" w:date="2016-08-15T10:47:00Z"/>
                <w:color w:val="424244" w:themeColor="accent6" w:themeShade="BF"/>
              </w:rPr>
            </w:pPr>
          </w:p>
        </w:tc>
        <w:tc>
          <w:tcPr>
            <w:tcW w:w="2529" w:type="dxa"/>
            <w:tcPrChange w:id="1770" w:author="王会00041692" w:date="2016-08-15T10:48:00Z">
              <w:tcPr>
                <w:tcW w:w="2529" w:type="dxa"/>
                <w:gridSpan w:val="2"/>
              </w:tcPr>
            </w:tcPrChange>
          </w:tcPr>
          <w:p w:rsidR="00A07F9F" w:rsidRDefault="00585AA6">
            <w:pPr>
              <w:autoSpaceDE w:val="0"/>
              <w:autoSpaceDN w:val="0"/>
              <w:adjustRightInd w:val="0"/>
              <w:jc w:val="left"/>
              <w:rPr>
                <w:ins w:id="1771" w:author="王会00041692" w:date="2016-08-15T10:47:00Z"/>
              </w:rPr>
            </w:pPr>
            <w:ins w:id="1772" w:author="王会00041692" w:date="2016-08-15T10:48:00Z">
              <w:r>
                <w:rPr>
                  <w:rFonts w:hint="eastAsia"/>
                </w:rPr>
                <w:t>检查表分区，当前分区存在且该时间点之后的</w:t>
              </w:r>
            </w:ins>
            <w:ins w:id="1773" w:author="王会00041692" w:date="2016-08-15T10:50:00Z">
              <w:r w:rsidR="00E1071D">
                <w:rPr>
                  <w:rFonts w:hint="eastAsia"/>
                </w:rPr>
                <w:t>某</w:t>
              </w:r>
            </w:ins>
            <w:ins w:id="1774" w:author="王会00041692" w:date="2016-08-15T10:48:00Z">
              <w:r>
                <w:rPr>
                  <w:rFonts w:hint="eastAsia"/>
                </w:rPr>
                <w:t>分</w:t>
              </w:r>
            </w:ins>
            <w:ins w:id="1775" w:author="王会00041692" w:date="2016-08-15T10:50:00Z">
              <w:r w:rsidR="00E1071D">
                <w:rPr>
                  <w:rFonts w:hint="eastAsia"/>
                </w:rPr>
                <w:t>区</w:t>
              </w:r>
            </w:ins>
            <w:ins w:id="1776" w:author="王会00041692" w:date="2016-08-15T10:48:00Z">
              <w:r>
                <w:rPr>
                  <w:rFonts w:hint="eastAsia"/>
                </w:rPr>
                <w:t>也存在</w:t>
              </w:r>
            </w:ins>
          </w:p>
        </w:tc>
      </w:tr>
      <w:tr w:rsidR="00A16868" w:rsidTr="00585AA6">
        <w:trPr>
          <w:ins w:id="1777" w:author="王会00041692" w:date="2016-08-24T15:56:00Z"/>
        </w:trPr>
        <w:tc>
          <w:tcPr>
            <w:tcW w:w="835" w:type="dxa"/>
          </w:tcPr>
          <w:p w:rsidR="00A16868" w:rsidRDefault="00A16868" w:rsidP="008B0DB1">
            <w:pPr>
              <w:pStyle w:val="a9"/>
              <w:ind w:firstLineChars="0" w:firstLine="0"/>
              <w:rPr>
                <w:ins w:id="1778" w:author="王会00041692" w:date="2016-08-24T15:56:00Z"/>
                <w:color w:val="008ED3" w:themeColor="text1"/>
              </w:rPr>
            </w:pPr>
            <w:ins w:id="1779" w:author="王会00041692" w:date="2016-08-24T15:56:00Z">
              <w:r>
                <w:rPr>
                  <w:rFonts w:hint="eastAsia"/>
                  <w:color w:val="008ED3" w:themeColor="text1"/>
                </w:rPr>
                <w:t>netmax</w:t>
              </w:r>
            </w:ins>
          </w:p>
        </w:tc>
        <w:tc>
          <w:tcPr>
            <w:tcW w:w="1578" w:type="dxa"/>
          </w:tcPr>
          <w:p w:rsidR="00A16868" w:rsidRPr="00555369" w:rsidRDefault="00A16868" w:rsidP="008B0DB1">
            <w:pPr>
              <w:pStyle w:val="a9"/>
              <w:ind w:firstLineChars="0" w:firstLine="0"/>
              <w:rPr>
                <w:ins w:id="1780" w:author="王会00041692" w:date="2016-08-24T15:56:00Z"/>
                <w:color w:val="00B050"/>
              </w:rPr>
            </w:pPr>
            <w:ins w:id="1781" w:author="王会00041692" w:date="2016-08-24T15:56:00Z">
              <w:r>
                <w:rPr>
                  <w:rFonts w:hint="eastAsia"/>
                  <w:color w:val="00B050"/>
                </w:rPr>
                <w:t>spark_txt_file2</w:t>
              </w:r>
            </w:ins>
          </w:p>
        </w:tc>
        <w:tc>
          <w:tcPr>
            <w:tcW w:w="1045" w:type="dxa"/>
          </w:tcPr>
          <w:p w:rsidR="00A16868" w:rsidRDefault="00A16868" w:rsidP="008B0DB1">
            <w:pPr>
              <w:pStyle w:val="a9"/>
              <w:ind w:firstLineChars="0" w:firstLine="0"/>
              <w:rPr>
                <w:ins w:id="1782" w:author="王会00041692" w:date="2016-08-24T15:56:00Z"/>
                <w:b/>
                <w:color w:val="00B050"/>
              </w:rPr>
            </w:pPr>
            <w:ins w:id="1783" w:author="王会00041692" w:date="2016-08-24T15:56:00Z">
              <w:r>
                <w:rPr>
                  <w:rFonts w:hint="eastAsia"/>
                  <w:b/>
                  <w:color w:val="00B050"/>
                </w:rPr>
                <w:t>netmax</w:t>
              </w:r>
            </w:ins>
          </w:p>
        </w:tc>
        <w:tc>
          <w:tcPr>
            <w:tcW w:w="1161" w:type="dxa"/>
          </w:tcPr>
          <w:p w:rsidR="00A16868" w:rsidRPr="00AC450A" w:rsidRDefault="00A16868" w:rsidP="008B0DB1">
            <w:pPr>
              <w:pStyle w:val="a9"/>
              <w:ind w:firstLineChars="0" w:firstLine="0"/>
              <w:rPr>
                <w:ins w:id="1784" w:author="王会00041692" w:date="2016-08-24T15:56:00Z"/>
                <w:color w:val="424244" w:themeColor="accent6" w:themeShade="BF"/>
              </w:rPr>
            </w:pPr>
          </w:p>
        </w:tc>
        <w:tc>
          <w:tcPr>
            <w:tcW w:w="1499" w:type="dxa"/>
          </w:tcPr>
          <w:p w:rsidR="00A16868" w:rsidRPr="00AC450A" w:rsidRDefault="00A16868" w:rsidP="008B0DB1">
            <w:pPr>
              <w:pStyle w:val="a9"/>
              <w:ind w:firstLineChars="0" w:firstLine="0"/>
              <w:rPr>
                <w:ins w:id="1785" w:author="王会00041692" w:date="2016-08-24T15:56:00Z"/>
                <w:color w:val="424244" w:themeColor="accent6" w:themeShade="BF"/>
              </w:rPr>
            </w:pPr>
          </w:p>
        </w:tc>
        <w:tc>
          <w:tcPr>
            <w:tcW w:w="2529" w:type="dxa"/>
          </w:tcPr>
          <w:p w:rsidR="00A16868" w:rsidRDefault="00A16868">
            <w:pPr>
              <w:autoSpaceDE w:val="0"/>
              <w:autoSpaceDN w:val="0"/>
              <w:adjustRightInd w:val="0"/>
              <w:jc w:val="left"/>
              <w:rPr>
                <w:ins w:id="1786" w:author="王会00041692" w:date="2016-08-24T15:56:00Z"/>
              </w:rPr>
            </w:pPr>
            <w:ins w:id="1787" w:author="王会00041692" w:date="2016-08-24T15:56:00Z">
              <w:r>
                <w:rPr>
                  <w:rFonts w:hint="eastAsia"/>
                </w:rPr>
                <w:t>检查文件内容，如果为空，则检查文件名</w:t>
              </w:r>
            </w:ins>
          </w:p>
        </w:tc>
      </w:tr>
    </w:tbl>
    <w:p w:rsidR="00ED48B6" w:rsidRPr="0030477E" w:rsidRDefault="00ED48B6" w:rsidP="00ED48B6">
      <w:pPr>
        <w:pStyle w:val="a9"/>
        <w:ind w:left="360" w:firstLineChars="0" w:firstLine="0"/>
      </w:pPr>
    </w:p>
    <w:p w:rsidR="00ED48B6" w:rsidRDefault="00ED48B6" w:rsidP="00ED48B6">
      <w:pPr>
        <w:pStyle w:val="a9"/>
        <w:ind w:left="360" w:firstLineChars="0" w:firstLine="0"/>
      </w:pPr>
      <w:r>
        <w:rPr>
          <w:rFonts w:hint="eastAsia"/>
        </w:rPr>
        <w:t>说明：</w:t>
      </w:r>
    </w:p>
    <w:p w:rsidR="00ED48B6" w:rsidRDefault="00ED48B6" w:rsidP="00ED48B6">
      <w:pPr>
        <w:pStyle w:val="a9"/>
        <w:numPr>
          <w:ilvl w:val="0"/>
          <w:numId w:val="21"/>
        </w:numPr>
        <w:ind w:firstLineChars="0"/>
      </w:pPr>
      <w:r>
        <w:rPr>
          <w:rFonts w:hint="eastAsia"/>
        </w:rPr>
        <w:t>d</w:t>
      </w:r>
      <w:r w:rsidRPr="002424DD">
        <w:t>atasourcetype</w:t>
      </w:r>
      <w:r>
        <w:rPr>
          <w:rFonts w:hint="eastAsia"/>
        </w:rPr>
        <w:t>的配置依据业务对表的检查需求，按照检查规则确定；</w:t>
      </w:r>
    </w:p>
    <w:p w:rsidR="00ED48B6" w:rsidRDefault="00ED48B6" w:rsidP="00ED48B6">
      <w:pPr>
        <w:pStyle w:val="a9"/>
        <w:numPr>
          <w:ilvl w:val="0"/>
          <w:numId w:val="21"/>
        </w:numPr>
        <w:ind w:firstLineChars="0"/>
      </w:pPr>
      <w:r>
        <w:rPr>
          <w:rFonts w:hint="eastAsia"/>
        </w:rPr>
        <w:t>在汇总表中，如果配置了</w:t>
      </w:r>
      <w:r>
        <w:rPr>
          <w:rFonts w:hint="eastAsia"/>
        </w:rPr>
        <w:t>d</w:t>
      </w:r>
      <w:r w:rsidRPr="002424DD">
        <w:t>atasourcetype</w:t>
      </w:r>
      <w:r>
        <w:rPr>
          <w:rFonts w:hint="eastAsia"/>
        </w:rPr>
        <w:t>字段，那么就以此字段为准，如果没有配置，则按照旧的检查类型进行判断，这样能够兼容之前的配置</w:t>
      </w:r>
    </w:p>
    <w:p w:rsidR="00ED48B6" w:rsidRDefault="00ED48B6" w:rsidP="00ED48B6">
      <w:pPr>
        <w:pStyle w:val="a9"/>
        <w:numPr>
          <w:ilvl w:val="0"/>
          <w:numId w:val="21"/>
        </w:numPr>
        <w:ind w:firstLineChars="0"/>
      </w:pPr>
      <w:r>
        <w:rPr>
          <w:rFonts w:hint="eastAsia"/>
        </w:rPr>
        <w:t>由于</w:t>
      </w:r>
      <w:r>
        <w:rPr>
          <w:rFonts w:hint="eastAsia"/>
        </w:rPr>
        <w:t>gbase_import</w:t>
      </w:r>
      <w:r>
        <w:rPr>
          <w:rFonts w:hint="eastAsia"/>
        </w:rPr>
        <w:t>检查类型是新的检查方式，因此只能通过配置</w:t>
      </w:r>
      <w:r>
        <w:rPr>
          <w:rFonts w:hint="eastAsia"/>
        </w:rPr>
        <w:t>d</w:t>
      </w:r>
      <w:r w:rsidRPr="002424DD">
        <w:t>atasourcetype</w:t>
      </w:r>
      <w:r>
        <w:rPr>
          <w:rFonts w:hint="eastAsia"/>
        </w:rPr>
        <w:t>字段生效，老的检查类型是没有对应于这种检查方式的</w:t>
      </w:r>
    </w:p>
    <w:p w:rsidR="00ED48B6" w:rsidRDefault="00ED48B6" w:rsidP="00ED48B6">
      <w:pPr>
        <w:pStyle w:val="a9"/>
        <w:numPr>
          <w:ilvl w:val="0"/>
          <w:numId w:val="21"/>
        </w:numPr>
        <w:ind w:firstLineChars="0"/>
      </w:pPr>
      <w:r>
        <w:rPr>
          <w:rFonts w:hint="eastAsia"/>
        </w:rPr>
        <w:t>建议新增的表配置</w:t>
      </w:r>
      <w:r>
        <w:rPr>
          <w:rFonts w:hint="eastAsia"/>
        </w:rPr>
        <w:t>d</w:t>
      </w:r>
      <w:r w:rsidRPr="002424DD">
        <w:t>atasourcetype</w:t>
      </w:r>
      <w:r>
        <w:rPr>
          <w:rFonts w:hint="eastAsia"/>
        </w:rPr>
        <w:t>字段来决定检查方式</w:t>
      </w:r>
    </w:p>
    <w:p w:rsidR="00ED48B6" w:rsidRDefault="00ED48B6" w:rsidP="00ED48B6">
      <w:pPr>
        <w:pStyle w:val="a9"/>
        <w:ind w:left="360" w:firstLineChars="0" w:firstLine="0"/>
      </w:pPr>
    </w:p>
    <w:p w:rsidR="00ED48B6" w:rsidRDefault="00ED48B6" w:rsidP="00ED48B6">
      <w:pPr>
        <w:pStyle w:val="a9"/>
        <w:ind w:left="360" w:firstLineChars="0" w:firstLine="0"/>
      </w:pPr>
    </w:p>
    <w:p w:rsidR="00ED48B6" w:rsidRDefault="00ED48B6" w:rsidP="00ED48B6">
      <w:pPr>
        <w:pStyle w:val="a9"/>
        <w:ind w:left="360" w:firstLineChars="0" w:firstLine="0"/>
      </w:pPr>
      <w:r>
        <w:rPr>
          <w:rFonts w:hint="eastAsia"/>
        </w:rPr>
        <w:t>对于</w:t>
      </w:r>
      <w:r w:rsidR="00427106">
        <w:rPr>
          <w:rFonts w:hint="eastAsia"/>
        </w:rPr>
        <w:t>新增的数据源表，</w:t>
      </w:r>
      <w:r>
        <w:rPr>
          <w:rFonts w:hint="eastAsia"/>
        </w:rPr>
        <w:t>每种检查方式所需的配置说明如下（</w:t>
      </w:r>
      <w:r w:rsidRPr="00427106">
        <w:rPr>
          <w:rFonts w:hint="eastAsia"/>
          <w:color w:val="4BC3FF" w:themeColor="text1" w:themeTint="99"/>
        </w:rPr>
        <w:t>针对新的配置方式</w:t>
      </w:r>
      <w:r w:rsidR="00427106">
        <w:rPr>
          <w:rFonts w:hint="eastAsia"/>
          <w:color w:val="4BC3FF" w:themeColor="text1" w:themeTint="99"/>
        </w:rPr>
        <w:t>，已有表的配置方式不需修改</w:t>
      </w:r>
      <w:r>
        <w:rPr>
          <w:rFonts w:hint="eastAsia"/>
        </w:rPr>
        <w:t>）：</w:t>
      </w:r>
    </w:p>
    <w:tbl>
      <w:tblPr>
        <w:tblStyle w:val="aa"/>
        <w:tblW w:w="0" w:type="auto"/>
        <w:tblInd w:w="360" w:type="dxa"/>
        <w:tblLook w:val="04A0"/>
      </w:tblPr>
      <w:tblGrid>
        <w:gridCol w:w="2442"/>
        <w:gridCol w:w="5720"/>
      </w:tblGrid>
      <w:tr w:rsidR="00ED48B6" w:rsidTr="00CF4706">
        <w:tc>
          <w:tcPr>
            <w:tcW w:w="2442" w:type="dxa"/>
          </w:tcPr>
          <w:p w:rsidR="00ED48B6" w:rsidRDefault="00ED48B6" w:rsidP="000A1DA1">
            <w:pPr>
              <w:pStyle w:val="a9"/>
              <w:ind w:firstLineChars="0" w:firstLine="0"/>
            </w:pPr>
            <w:r>
              <w:rPr>
                <w:rFonts w:hint="eastAsia"/>
              </w:rPr>
              <w:t>检查方式</w:t>
            </w:r>
          </w:p>
        </w:tc>
        <w:tc>
          <w:tcPr>
            <w:tcW w:w="5720" w:type="dxa"/>
          </w:tcPr>
          <w:p w:rsidR="00ED48B6" w:rsidRDefault="00ED48B6" w:rsidP="000A1DA1">
            <w:pPr>
              <w:pStyle w:val="a9"/>
              <w:ind w:firstLineChars="0" w:firstLine="0"/>
            </w:pPr>
            <w:r>
              <w:rPr>
                <w:rFonts w:hint="eastAsia"/>
              </w:rPr>
              <w:t>配置项（汇总表中）</w:t>
            </w:r>
          </w:p>
        </w:tc>
      </w:tr>
      <w:tr w:rsidR="00ED48B6" w:rsidTr="00CF4706">
        <w:tc>
          <w:tcPr>
            <w:tcW w:w="2442" w:type="dxa"/>
            <w:vAlign w:val="center"/>
          </w:tcPr>
          <w:p w:rsidR="00ED48B6" w:rsidRDefault="00ED48B6" w:rsidP="000A1DA1">
            <w:pPr>
              <w:pStyle w:val="a9"/>
              <w:ind w:firstLineChars="0" w:firstLine="0"/>
              <w:jc w:val="center"/>
            </w:pPr>
            <w:r w:rsidRPr="00733244">
              <w:rPr>
                <w:color w:val="3186E3"/>
              </w:rPr>
              <w:t>dcu</w:t>
            </w:r>
          </w:p>
        </w:tc>
        <w:tc>
          <w:tcPr>
            <w:tcW w:w="5720" w:type="dxa"/>
          </w:tcPr>
          <w:p w:rsidR="00ED48B6" w:rsidRDefault="00ED48B6" w:rsidP="000A1DA1">
            <w:pPr>
              <w:pStyle w:val="a9"/>
              <w:ind w:firstLineChars="0" w:firstLine="0"/>
            </w:pPr>
            <w:r w:rsidRPr="000F63B0">
              <w:rPr>
                <w:rFonts w:hint="eastAsia"/>
                <w:b/>
              </w:rPr>
              <w:t>s</w:t>
            </w:r>
            <w:r w:rsidRPr="000F63B0">
              <w:rPr>
                <w:b/>
              </w:rPr>
              <w:t>ource</w:t>
            </w:r>
            <w:r>
              <w:rPr>
                <w:rFonts w:hint="eastAsia"/>
              </w:rPr>
              <w:t>：配置为</w:t>
            </w:r>
            <w:r>
              <w:rPr>
                <w:rFonts w:hint="eastAsia"/>
              </w:rPr>
              <w:t>dcu</w:t>
            </w:r>
            <w:r>
              <w:t xml:space="preserve"> </w:t>
            </w:r>
          </w:p>
          <w:p w:rsidR="005D53B3" w:rsidRDefault="005D53B3" w:rsidP="000A1DA1">
            <w:pPr>
              <w:pStyle w:val="a9"/>
              <w:ind w:firstLineChars="0" w:firstLine="0"/>
            </w:pPr>
            <w:r w:rsidRPr="000F63B0">
              <w:rPr>
                <w:rFonts w:hint="eastAsia"/>
                <w:b/>
              </w:rPr>
              <w:t>delaytime</w:t>
            </w:r>
            <w:r>
              <w:rPr>
                <w:rFonts w:hint="eastAsia"/>
              </w:rPr>
              <w:t>：检查文件到达后，延迟翻牌的时间，时间粒度为分钟</w:t>
            </w:r>
          </w:p>
          <w:p w:rsidR="005D53B3" w:rsidRPr="005D53B3" w:rsidRDefault="00ED48B6" w:rsidP="005D53B3">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dcu</w:t>
            </w:r>
          </w:p>
        </w:tc>
      </w:tr>
      <w:tr w:rsidR="00ED48B6" w:rsidTr="00CF4706">
        <w:tc>
          <w:tcPr>
            <w:tcW w:w="2442" w:type="dxa"/>
            <w:vAlign w:val="center"/>
          </w:tcPr>
          <w:p w:rsidR="00ED48B6" w:rsidRDefault="00ED48B6" w:rsidP="000A1DA1">
            <w:pPr>
              <w:pStyle w:val="a9"/>
              <w:ind w:firstLineChars="0" w:firstLine="0"/>
              <w:jc w:val="center"/>
            </w:pPr>
            <w:r w:rsidRPr="00733244">
              <w:rPr>
                <w:color w:val="3186E3"/>
              </w:rPr>
              <w:t>spark_partition</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5D53B3" w:rsidRDefault="005D53B3" w:rsidP="000A1DA1">
            <w:pPr>
              <w:pStyle w:val="a9"/>
              <w:ind w:firstLineChars="0" w:firstLine="0"/>
            </w:pPr>
            <w:r w:rsidRPr="000F63B0">
              <w:rPr>
                <w:rFonts w:hint="eastAsia"/>
                <w:b/>
              </w:rPr>
              <w:t>delaytime</w:t>
            </w:r>
            <w:r>
              <w:rPr>
                <w:rFonts w:hint="eastAsia"/>
              </w:rPr>
              <w:t>：检查文件到达后，延迟翻牌的时间，时间粒度为分钟</w:t>
            </w:r>
          </w:p>
          <w:p w:rsidR="00581F56" w:rsidRDefault="00581F56" w:rsidP="00581F56">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5D53B3" w:rsidRPr="005D53B3" w:rsidRDefault="00ED48B6" w:rsidP="005D53B3">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spark_partition</w:t>
            </w:r>
          </w:p>
        </w:tc>
      </w:tr>
      <w:tr w:rsidR="00ED48B6" w:rsidTr="00CF4706">
        <w:tc>
          <w:tcPr>
            <w:tcW w:w="2442" w:type="dxa"/>
            <w:vAlign w:val="center"/>
          </w:tcPr>
          <w:p w:rsidR="00ED48B6" w:rsidRDefault="00ED48B6" w:rsidP="000A1DA1">
            <w:pPr>
              <w:pStyle w:val="a9"/>
              <w:ind w:firstLineChars="0" w:firstLine="0"/>
              <w:jc w:val="center"/>
            </w:pPr>
            <w:r w:rsidRPr="00733244">
              <w:rPr>
                <w:color w:val="3186E3"/>
              </w:rPr>
              <w:t>spark_txt_file</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713F6F" w:rsidRDefault="00713F6F" w:rsidP="00713F6F">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ED48B6" w:rsidRDefault="00ED48B6" w:rsidP="000A1DA1">
            <w:pPr>
              <w:pStyle w:val="a9"/>
              <w:ind w:firstLineChars="0" w:firstLine="0"/>
            </w:pPr>
            <w:r w:rsidRPr="000F63B0">
              <w:rPr>
                <w:rFonts w:hint="eastAsia"/>
                <w:b/>
              </w:rPr>
              <w:t>location</w:t>
            </w:r>
            <w:r>
              <w:rPr>
                <w:rFonts w:hint="eastAsia"/>
              </w:rPr>
              <w:t>: drs</w:t>
            </w:r>
            <w:r>
              <w:rPr>
                <w:rFonts w:hint="eastAsia"/>
              </w:rPr>
              <w:t>推送至</w:t>
            </w:r>
            <w:r>
              <w:rPr>
                <w:rFonts w:hint="eastAsia"/>
              </w:rPr>
              <w:t>hdfs</w:t>
            </w:r>
            <w:r>
              <w:rPr>
                <w:rFonts w:hint="eastAsia"/>
              </w:rPr>
              <w:t>上的目录</w:t>
            </w:r>
          </w:p>
          <w:p w:rsidR="00ED48B6" w:rsidRDefault="00ED48B6" w:rsidP="000A1DA1">
            <w:pPr>
              <w:pStyle w:val="a9"/>
              <w:ind w:firstLineChars="0" w:firstLine="0"/>
            </w:pPr>
            <w:r w:rsidRPr="000F63B0">
              <w:rPr>
                <w:b/>
              </w:rPr>
              <w:t>timeindex</w:t>
            </w:r>
            <w:r>
              <w:rPr>
                <w:rFonts w:hint="eastAsia"/>
              </w:rPr>
              <w:t>：文件中时间字段所在列</w:t>
            </w:r>
          </w:p>
          <w:p w:rsidR="00ED48B6" w:rsidRDefault="00ED48B6" w:rsidP="000A1DA1">
            <w:pPr>
              <w:pStyle w:val="a9"/>
              <w:ind w:firstLineChars="0" w:firstLine="0"/>
            </w:pPr>
            <w:r w:rsidRPr="000F63B0">
              <w:rPr>
                <w:rFonts w:hint="eastAsia"/>
                <w:b/>
              </w:rPr>
              <w:t>timeformat</w:t>
            </w:r>
            <w:r>
              <w:rPr>
                <w:rFonts w:hint="eastAsia"/>
              </w:rPr>
              <w:t>：时间</w:t>
            </w:r>
            <w:r>
              <w:rPr>
                <w:rFonts w:hint="eastAsia"/>
              </w:rPr>
              <w:t>format</w:t>
            </w:r>
            <w:r>
              <w:rPr>
                <w:rFonts w:hint="eastAsia"/>
              </w:rPr>
              <w:t>的格式，默认为“</w:t>
            </w:r>
            <w:r w:rsidRPr="00F53220">
              <w:t>yyyy-MM-dd HH</w:t>
            </w:r>
            <w:r>
              <w:rPr>
                <w:rFonts w:hint="eastAsia"/>
              </w:rPr>
              <w:t>:mm:ss</w:t>
            </w:r>
            <w:r>
              <w:rPr>
                <w:rFonts w:hint="eastAsia"/>
              </w:rPr>
              <w:t>”，如果填写为“</w:t>
            </w:r>
            <w:r w:rsidRPr="00F53220">
              <w:t>timestamp</w:t>
            </w:r>
            <w:r>
              <w:rPr>
                <w:rFonts w:hint="eastAsia"/>
              </w:rPr>
              <w:t>”，则表示从</w:t>
            </w:r>
            <w:r>
              <w:rPr>
                <w:rFonts w:hint="eastAsia"/>
              </w:rPr>
              <w:t>2000-01-01</w:t>
            </w:r>
            <w:r>
              <w:rPr>
                <w:rFonts w:hint="eastAsia"/>
              </w:rPr>
              <w:t>到目前时间的秒数</w:t>
            </w:r>
          </w:p>
          <w:p w:rsidR="00ED48B6" w:rsidRDefault="00ED48B6" w:rsidP="000A1DA1">
            <w:pPr>
              <w:pStyle w:val="a9"/>
              <w:ind w:firstLineChars="0" w:firstLine="0"/>
            </w:pPr>
            <w:r w:rsidRPr="000F63B0">
              <w:rPr>
                <w:rFonts w:hint="eastAsia"/>
                <w:b/>
              </w:rPr>
              <w:t>delaytime</w:t>
            </w:r>
            <w:r>
              <w:rPr>
                <w:rFonts w:hint="eastAsia"/>
              </w:rPr>
              <w:t>：检查文件到达后，延迟翻牌的时间，时间粒度为分钟</w:t>
            </w:r>
          </w:p>
          <w:p w:rsidR="00ED48B6" w:rsidRDefault="00ED48B6" w:rsidP="000A1DA1">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spark_txt_file</w:t>
            </w:r>
          </w:p>
        </w:tc>
      </w:tr>
      <w:tr w:rsidR="00ED48B6" w:rsidTr="00CF4706">
        <w:tc>
          <w:tcPr>
            <w:tcW w:w="2442" w:type="dxa"/>
            <w:vAlign w:val="center"/>
          </w:tcPr>
          <w:p w:rsidR="00ED48B6" w:rsidRDefault="00ED48B6" w:rsidP="000A1DA1">
            <w:pPr>
              <w:pStyle w:val="a9"/>
              <w:ind w:firstLineChars="0" w:firstLine="0"/>
              <w:jc w:val="center"/>
            </w:pPr>
            <w:r w:rsidRPr="00733244">
              <w:rPr>
                <w:color w:val="3186E3"/>
              </w:rPr>
              <w:t>spark_xml_file</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713F6F" w:rsidRDefault="00713F6F" w:rsidP="00713F6F">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ED48B6" w:rsidRDefault="00ED48B6" w:rsidP="000A1DA1">
            <w:pPr>
              <w:pStyle w:val="a9"/>
              <w:ind w:firstLineChars="0" w:firstLine="0"/>
            </w:pPr>
            <w:r w:rsidRPr="000F63B0">
              <w:rPr>
                <w:rFonts w:hint="eastAsia"/>
                <w:b/>
              </w:rPr>
              <w:t>location</w:t>
            </w:r>
            <w:r>
              <w:rPr>
                <w:rFonts w:hint="eastAsia"/>
              </w:rPr>
              <w:t>: drs</w:t>
            </w:r>
            <w:r>
              <w:rPr>
                <w:rFonts w:hint="eastAsia"/>
              </w:rPr>
              <w:t>推送至</w:t>
            </w:r>
            <w:r>
              <w:rPr>
                <w:rFonts w:hint="eastAsia"/>
              </w:rPr>
              <w:t>hdfs</w:t>
            </w:r>
            <w:r>
              <w:rPr>
                <w:rFonts w:hint="eastAsia"/>
              </w:rPr>
              <w:t>上的目录</w:t>
            </w:r>
          </w:p>
          <w:p w:rsidR="00ED48B6" w:rsidRDefault="00ED48B6" w:rsidP="000A1DA1">
            <w:pPr>
              <w:pStyle w:val="a9"/>
              <w:ind w:firstLineChars="0" w:firstLine="0"/>
            </w:pPr>
            <w:r w:rsidRPr="000F63B0">
              <w:rPr>
                <w:rFonts w:hint="eastAsia"/>
                <w:b/>
              </w:rPr>
              <w:t>delaytime</w:t>
            </w:r>
            <w:r>
              <w:rPr>
                <w:rFonts w:hint="eastAsia"/>
              </w:rPr>
              <w:t>：检查文件到达后，延迟翻牌的时间，时间粒度为分钟</w:t>
            </w:r>
          </w:p>
          <w:p w:rsidR="00ED48B6" w:rsidRDefault="00ED48B6" w:rsidP="000A1DA1">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spark_xml_file</w:t>
            </w:r>
          </w:p>
        </w:tc>
      </w:tr>
      <w:tr w:rsidR="00ED48B6" w:rsidTr="00CF4706">
        <w:tc>
          <w:tcPr>
            <w:tcW w:w="2442" w:type="dxa"/>
            <w:vAlign w:val="center"/>
          </w:tcPr>
          <w:p w:rsidR="00ED48B6" w:rsidRPr="00733244" w:rsidRDefault="00ED48B6" w:rsidP="000A1DA1">
            <w:pPr>
              <w:pStyle w:val="a9"/>
              <w:ind w:firstLineChars="0" w:firstLine="0"/>
              <w:jc w:val="center"/>
              <w:rPr>
                <w:color w:val="3186E3"/>
              </w:rPr>
            </w:pPr>
            <w:r w:rsidRPr="00733244">
              <w:rPr>
                <w:color w:val="3186E3"/>
              </w:rPr>
              <w:t>spark_ems_file</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392DFC" w:rsidRDefault="00392DFC" w:rsidP="00392DFC">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072D11" w:rsidRPr="00072D11" w:rsidRDefault="00072D11" w:rsidP="000A1DA1">
            <w:pPr>
              <w:pStyle w:val="a9"/>
              <w:ind w:firstLineChars="0" w:firstLine="0"/>
            </w:pPr>
            <w:r w:rsidRPr="000F63B0">
              <w:rPr>
                <w:rFonts w:hint="eastAsia"/>
                <w:b/>
              </w:rPr>
              <w:t>delaytime</w:t>
            </w:r>
            <w:r>
              <w:rPr>
                <w:rFonts w:hint="eastAsia"/>
              </w:rPr>
              <w:t>：检查文件到达后，延迟翻牌的时间，时间粒度为分钟</w:t>
            </w:r>
          </w:p>
          <w:p w:rsidR="00ED48B6" w:rsidRDefault="00ED48B6" w:rsidP="000A1DA1">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spark_ems_file</w:t>
            </w:r>
          </w:p>
        </w:tc>
      </w:tr>
      <w:tr w:rsidR="00ED48B6" w:rsidTr="00CF4706">
        <w:tc>
          <w:tcPr>
            <w:tcW w:w="2442" w:type="dxa"/>
            <w:vAlign w:val="center"/>
          </w:tcPr>
          <w:p w:rsidR="00ED48B6" w:rsidRDefault="00ED48B6" w:rsidP="000A1DA1">
            <w:pPr>
              <w:pStyle w:val="a9"/>
              <w:ind w:firstLineChars="0" w:firstLine="0"/>
              <w:jc w:val="center"/>
            </w:pPr>
            <w:r w:rsidRPr="00733244">
              <w:rPr>
                <w:color w:val="3186E3"/>
              </w:rPr>
              <w:t>no</w:t>
            </w:r>
            <w:r>
              <w:rPr>
                <w:rFonts w:hint="eastAsia"/>
                <w:color w:val="3186E3"/>
              </w:rPr>
              <w:t>D</w:t>
            </w:r>
            <w:r w:rsidRPr="00733244">
              <w:rPr>
                <w:color w:val="3186E3"/>
              </w:rPr>
              <w:t>ynamic</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364BD0" w:rsidRDefault="00364BD0" w:rsidP="00364BD0">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ED48B6" w:rsidRDefault="00ED48B6" w:rsidP="000A1DA1">
            <w:pPr>
              <w:pStyle w:val="a9"/>
              <w:ind w:firstLineChars="0" w:firstLine="0"/>
            </w:pPr>
            <w:r w:rsidRPr="000F63B0">
              <w:rPr>
                <w:rFonts w:hint="eastAsia"/>
                <w:b/>
              </w:rPr>
              <w:t>location</w:t>
            </w:r>
            <w:r>
              <w:rPr>
                <w:rFonts w:hint="eastAsia"/>
              </w:rPr>
              <w:t>: drs</w:t>
            </w:r>
            <w:r>
              <w:rPr>
                <w:rFonts w:hint="eastAsia"/>
              </w:rPr>
              <w:t>推送至</w:t>
            </w:r>
            <w:r>
              <w:rPr>
                <w:rFonts w:hint="eastAsia"/>
              </w:rPr>
              <w:t>hdfs</w:t>
            </w:r>
            <w:r>
              <w:rPr>
                <w:rFonts w:hint="eastAsia"/>
              </w:rPr>
              <w:t>上的目录</w:t>
            </w:r>
          </w:p>
          <w:p w:rsidR="00ED48B6" w:rsidRDefault="00ED48B6" w:rsidP="000A1DA1">
            <w:pPr>
              <w:pStyle w:val="a9"/>
              <w:ind w:firstLineChars="0" w:firstLine="0"/>
            </w:pPr>
            <w:r w:rsidRPr="000F63B0">
              <w:rPr>
                <w:rFonts w:hint="eastAsia"/>
                <w:b/>
              </w:rPr>
              <w:t>delaytime</w:t>
            </w:r>
            <w:r>
              <w:rPr>
                <w:rFonts w:hint="eastAsia"/>
              </w:rPr>
              <w:t>：检查文件到达后，延迟翻牌的时间，时间粒度为分钟</w:t>
            </w:r>
          </w:p>
          <w:p w:rsidR="00ED48B6" w:rsidRDefault="00ED48B6" w:rsidP="000A1DA1">
            <w:pPr>
              <w:pStyle w:val="a9"/>
              <w:ind w:firstLineChars="0" w:firstLine="0"/>
            </w:pPr>
            <w:r w:rsidRPr="000F63B0">
              <w:rPr>
                <w:rFonts w:hint="eastAsia"/>
                <w:b/>
              </w:rPr>
              <w:t>d</w:t>
            </w:r>
            <w:r w:rsidRPr="000F63B0">
              <w:rPr>
                <w:b/>
              </w:rPr>
              <w:t>atasourcetype</w:t>
            </w:r>
            <w:r>
              <w:rPr>
                <w:rFonts w:hint="eastAsia"/>
              </w:rPr>
              <w:t>：配置为</w:t>
            </w:r>
            <w:r w:rsidRPr="00733244">
              <w:rPr>
                <w:color w:val="3186E3"/>
              </w:rPr>
              <w:t>no</w:t>
            </w:r>
            <w:r>
              <w:rPr>
                <w:rFonts w:hint="eastAsia"/>
                <w:color w:val="3186E3"/>
              </w:rPr>
              <w:t>D</w:t>
            </w:r>
            <w:r w:rsidRPr="00733244">
              <w:rPr>
                <w:color w:val="3186E3"/>
              </w:rPr>
              <w:t>ynamic</w:t>
            </w:r>
          </w:p>
        </w:tc>
      </w:tr>
      <w:tr w:rsidR="00ED48B6" w:rsidTr="00CF4706">
        <w:tc>
          <w:tcPr>
            <w:tcW w:w="2442" w:type="dxa"/>
            <w:vAlign w:val="center"/>
          </w:tcPr>
          <w:p w:rsidR="00ED48B6" w:rsidRDefault="00ED48B6" w:rsidP="000A1DA1">
            <w:pPr>
              <w:pStyle w:val="a9"/>
              <w:ind w:firstLineChars="0" w:firstLine="0"/>
              <w:jc w:val="center"/>
            </w:pPr>
            <w:r w:rsidRPr="00E52739">
              <w:rPr>
                <w:color w:val="3186E3"/>
              </w:rPr>
              <w:t>gbase_import</w:t>
            </w:r>
          </w:p>
        </w:tc>
        <w:tc>
          <w:tcPr>
            <w:tcW w:w="5720" w:type="dxa"/>
          </w:tcPr>
          <w:p w:rsidR="00ED48B6" w:rsidRDefault="00ED48B6" w:rsidP="000A1DA1">
            <w:pPr>
              <w:pStyle w:val="a9"/>
              <w:ind w:firstLineChars="0" w:firstLine="0"/>
            </w:pPr>
            <w:r w:rsidRPr="000F63B0">
              <w:rPr>
                <w:rFonts w:hint="eastAsia"/>
                <w:b/>
              </w:rPr>
              <w:t>source</w:t>
            </w:r>
            <w:r>
              <w:rPr>
                <w:rFonts w:hint="eastAsia"/>
              </w:rPr>
              <w:t>：配置为</w:t>
            </w:r>
            <w:r>
              <w:rPr>
                <w:rFonts w:hint="eastAsia"/>
              </w:rPr>
              <w:t>netmax</w:t>
            </w:r>
          </w:p>
          <w:p w:rsidR="000A1DA1" w:rsidRDefault="000A1DA1" w:rsidP="000A1DA1">
            <w:pPr>
              <w:pStyle w:val="a9"/>
              <w:ind w:firstLineChars="0" w:firstLine="0"/>
            </w:pPr>
            <w:r w:rsidRPr="00940DC1">
              <w:rPr>
                <w:rFonts w:hint="eastAsia"/>
                <w:b/>
              </w:rPr>
              <w:t xml:space="preserve">tabletype: </w:t>
            </w:r>
            <w:r>
              <w:rPr>
                <w:rFonts w:hint="eastAsia"/>
              </w:rPr>
              <w:t>配置为</w:t>
            </w:r>
            <w:r>
              <w:rPr>
                <w:rFonts w:hint="eastAsia"/>
              </w:rPr>
              <w:t>netmax</w:t>
            </w:r>
            <w:r>
              <w:rPr>
                <w:rFonts w:hint="eastAsia"/>
              </w:rPr>
              <w:t>，该字段已经不作为判别检查方式的依据，但是为了和</w:t>
            </w:r>
            <w:r>
              <w:rPr>
                <w:rFonts w:hint="eastAsia"/>
              </w:rPr>
              <w:t>spark</w:t>
            </w:r>
            <w:r>
              <w:rPr>
                <w:rFonts w:hint="eastAsia"/>
              </w:rPr>
              <w:t>类型区分，统一设置为</w:t>
            </w:r>
            <w:r>
              <w:rPr>
                <w:rFonts w:hint="eastAsia"/>
              </w:rPr>
              <w:t>netmax</w:t>
            </w:r>
          </w:p>
          <w:p w:rsidR="00ED48B6" w:rsidRDefault="00ED48B6" w:rsidP="000A1DA1">
            <w:pPr>
              <w:pStyle w:val="a9"/>
              <w:ind w:firstLineChars="0" w:firstLine="0"/>
            </w:pPr>
            <w:r w:rsidRPr="000F63B0">
              <w:rPr>
                <w:b/>
              </w:rPr>
              <w:t>partitionfield</w:t>
            </w:r>
            <w:r>
              <w:rPr>
                <w:rFonts w:hint="eastAsia"/>
              </w:rPr>
              <w:t>：</w:t>
            </w:r>
            <w:r>
              <w:rPr>
                <w:rFonts w:hint="eastAsia"/>
              </w:rPr>
              <w:t>gbase</w:t>
            </w:r>
            <w:r>
              <w:rPr>
                <w:rFonts w:hint="eastAsia"/>
              </w:rPr>
              <w:t>表的分区字段名（</w:t>
            </w:r>
            <w:r w:rsidRPr="003D6AAB">
              <w:rPr>
                <w:rFonts w:hint="eastAsia"/>
                <w:color w:val="FF0000"/>
              </w:rPr>
              <w:t>必填</w:t>
            </w:r>
            <w:r>
              <w:rPr>
                <w:rFonts w:hint="eastAsia"/>
              </w:rPr>
              <w:t>）</w:t>
            </w:r>
          </w:p>
          <w:p w:rsidR="00ED48B6" w:rsidRDefault="00ED48B6" w:rsidP="000A1DA1">
            <w:pPr>
              <w:pStyle w:val="a9"/>
              <w:ind w:firstLineChars="0" w:firstLine="0"/>
            </w:pPr>
            <w:r w:rsidRPr="000F63B0">
              <w:rPr>
                <w:b/>
              </w:rPr>
              <w:t>partitionfieldtype</w:t>
            </w:r>
            <w:r>
              <w:rPr>
                <w:rFonts w:hint="eastAsia"/>
              </w:rPr>
              <w:t>：</w:t>
            </w:r>
            <w:r>
              <w:rPr>
                <w:rFonts w:hint="eastAsia"/>
              </w:rPr>
              <w:t>gbase</w:t>
            </w:r>
            <w:r>
              <w:rPr>
                <w:rFonts w:hint="eastAsia"/>
              </w:rPr>
              <w:t>表的分区字段类型</w:t>
            </w:r>
          </w:p>
          <w:p w:rsidR="00ED48B6" w:rsidRDefault="00ED48B6" w:rsidP="000A1DA1">
            <w:pPr>
              <w:pStyle w:val="a9"/>
              <w:ind w:firstLineChars="0" w:firstLine="0"/>
            </w:pPr>
            <w:r w:rsidRPr="000F63B0">
              <w:rPr>
                <w:rFonts w:hint="eastAsia"/>
                <w:b/>
              </w:rPr>
              <w:t>delaytime</w:t>
            </w:r>
            <w:r>
              <w:rPr>
                <w:rFonts w:hint="eastAsia"/>
              </w:rPr>
              <w:t>：检查文件到达后，延迟翻牌的时间，时间粒度为分钟</w:t>
            </w:r>
          </w:p>
          <w:p w:rsidR="00ED48B6" w:rsidRDefault="00ED48B6" w:rsidP="000A1DA1">
            <w:pPr>
              <w:pStyle w:val="a9"/>
              <w:ind w:firstLineChars="0" w:firstLine="0"/>
              <w:rPr>
                <w:color w:val="3186E3"/>
              </w:rPr>
            </w:pPr>
            <w:r w:rsidRPr="000F63B0">
              <w:rPr>
                <w:rFonts w:hint="eastAsia"/>
                <w:b/>
              </w:rPr>
              <w:t>d</w:t>
            </w:r>
            <w:r w:rsidRPr="000F63B0">
              <w:rPr>
                <w:b/>
              </w:rPr>
              <w:t>atasourcetype</w:t>
            </w:r>
            <w:r>
              <w:rPr>
                <w:rFonts w:hint="eastAsia"/>
              </w:rPr>
              <w:t>：配置为</w:t>
            </w:r>
            <w:r w:rsidRPr="00E52739">
              <w:rPr>
                <w:color w:val="3186E3"/>
              </w:rPr>
              <w:t>gbase_import</w:t>
            </w:r>
          </w:p>
          <w:p w:rsidR="00ED48B6" w:rsidRDefault="00ED48B6" w:rsidP="000A1DA1">
            <w:pPr>
              <w:pStyle w:val="a9"/>
              <w:ind w:firstLineChars="0" w:firstLine="0"/>
              <w:rPr>
                <w:color w:val="3186E3"/>
              </w:rPr>
            </w:pPr>
          </w:p>
          <w:p w:rsidR="00ED48B6" w:rsidRPr="00220E13" w:rsidRDefault="00ED48B6" w:rsidP="000A1DA1">
            <w:pPr>
              <w:pStyle w:val="a9"/>
              <w:ind w:firstLineChars="0" w:firstLine="0"/>
            </w:pPr>
            <w:r w:rsidRPr="00220E13">
              <w:rPr>
                <w:rFonts w:hint="eastAsia"/>
              </w:rPr>
              <w:t>说明：</w:t>
            </w:r>
            <w:r w:rsidRPr="009947E1">
              <w:t>partitionfield</w:t>
            </w:r>
            <w:r>
              <w:rPr>
                <w:rFonts w:hint="eastAsia"/>
              </w:rPr>
              <w:t>字段必须是</w:t>
            </w:r>
            <w:r>
              <w:rPr>
                <w:rFonts w:hint="eastAsia"/>
              </w:rPr>
              <w:t>gbase</w:t>
            </w:r>
            <w:r>
              <w:rPr>
                <w:rFonts w:hint="eastAsia"/>
              </w:rPr>
              <w:t>表中存在的字段，目前分区只包含省分区及时间分区，填写规则可参照</w:t>
            </w:r>
            <w:r>
              <w:rPr>
                <w:rFonts w:hint="eastAsia"/>
              </w:rPr>
              <w:t>gbase</w:t>
            </w:r>
            <w:r>
              <w:rPr>
                <w:rFonts w:hint="eastAsia"/>
              </w:rPr>
              <w:t>同步中</w:t>
            </w:r>
            <w:r>
              <w:rPr>
                <w:rFonts w:hint="eastAsia"/>
              </w:rPr>
              <w:t>gbase</w:t>
            </w:r>
            <w:r>
              <w:rPr>
                <w:rFonts w:hint="eastAsia"/>
              </w:rPr>
              <w:t>表分区配置</w:t>
            </w:r>
          </w:p>
        </w:tc>
      </w:tr>
      <w:tr w:rsidR="005A1A51" w:rsidTr="00CF4706">
        <w:tc>
          <w:tcPr>
            <w:tcW w:w="2442" w:type="dxa"/>
            <w:vAlign w:val="center"/>
          </w:tcPr>
          <w:p w:rsidR="005A1A51" w:rsidRPr="00E52739" w:rsidRDefault="005A1A51" w:rsidP="0052388A">
            <w:pPr>
              <w:pStyle w:val="a9"/>
              <w:ind w:firstLineChars="0" w:firstLine="0"/>
              <w:jc w:val="center"/>
              <w:rPr>
                <w:color w:val="3186E3"/>
              </w:rPr>
            </w:pPr>
            <w:r w:rsidRPr="003D5AE7">
              <w:rPr>
                <w:color w:val="3186E3"/>
              </w:rPr>
              <w:t>broadband</w:t>
            </w:r>
          </w:p>
        </w:tc>
        <w:tc>
          <w:tcPr>
            <w:tcW w:w="5720" w:type="dxa"/>
          </w:tcPr>
          <w:p w:rsidR="005A1A51" w:rsidRDefault="005A1A51" w:rsidP="0052388A">
            <w:pPr>
              <w:pStyle w:val="a9"/>
              <w:ind w:firstLineChars="0" w:firstLine="0"/>
            </w:pPr>
            <w:r w:rsidRPr="000F63B0">
              <w:rPr>
                <w:rFonts w:hint="eastAsia"/>
                <w:b/>
              </w:rPr>
              <w:t>source</w:t>
            </w:r>
            <w:r>
              <w:rPr>
                <w:rFonts w:hint="eastAsia"/>
              </w:rPr>
              <w:t>：配置为</w:t>
            </w:r>
            <w:r>
              <w:rPr>
                <w:rFonts w:hint="eastAsia"/>
              </w:rPr>
              <w:t>netmax</w:t>
            </w:r>
          </w:p>
          <w:p w:rsidR="005A1A51" w:rsidRDefault="005A1A51" w:rsidP="0052388A">
            <w:pPr>
              <w:pStyle w:val="a9"/>
              <w:ind w:firstLineChars="0" w:firstLine="0"/>
            </w:pPr>
            <w:r w:rsidRPr="00940DC1">
              <w:rPr>
                <w:rFonts w:hint="eastAsia"/>
                <w:b/>
              </w:rPr>
              <w:t>tabletype:</w:t>
            </w:r>
            <w:r>
              <w:rPr>
                <w:rFonts w:hint="eastAsia"/>
                <w:b/>
              </w:rPr>
              <w:t xml:space="preserve"> </w:t>
            </w:r>
            <w:r>
              <w:rPr>
                <w:rFonts w:hint="eastAsia"/>
              </w:rPr>
              <w:t>netmax</w:t>
            </w:r>
          </w:p>
          <w:p w:rsidR="005A1A51" w:rsidRDefault="005A1A51" w:rsidP="0052388A">
            <w:pPr>
              <w:pStyle w:val="a9"/>
              <w:ind w:firstLineChars="0" w:firstLine="0"/>
            </w:pPr>
            <w:r w:rsidRPr="000F63B0">
              <w:rPr>
                <w:rFonts w:hint="eastAsia"/>
                <w:b/>
              </w:rPr>
              <w:t>location</w:t>
            </w:r>
            <w:r>
              <w:rPr>
                <w:rFonts w:hint="eastAsia"/>
              </w:rPr>
              <w:t>: drs</w:t>
            </w:r>
            <w:r>
              <w:rPr>
                <w:rFonts w:hint="eastAsia"/>
              </w:rPr>
              <w:t>推送至</w:t>
            </w:r>
            <w:r>
              <w:rPr>
                <w:rFonts w:hint="eastAsia"/>
              </w:rPr>
              <w:t>hdfs</w:t>
            </w:r>
            <w:r>
              <w:rPr>
                <w:rFonts w:hint="eastAsia"/>
              </w:rPr>
              <w:t>上的目录</w:t>
            </w:r>
          </w:p>
          <w:p w:rsidR="005A1A51" w:rsidRDefault="005A1A51" w:rsidP="0052388A">
            <w:pPr>
              <w:pStyle w:val="a9"/>
              <w:ind w:firstLineChars="0" w:firstLine="0"/>
            </w:pPr>
            <w:r w:rsidRPr="000F63B0">
              <w:rPr>
                <w:rFonts w:hint="eastAsia"/>
                <w:b/>
              </w:rPr>
              <w:t>delaytime</w:t>
            </w:r>
            <w:r>
              <w:rPr>
                <w:rFonts w:hint="eastAsia"/>
              </w:rPr>
              <w:t>：检查文件到达后，延迟翻牌的时间，时间粒度为分钟</w:t>
            </w:r>
          </w:p>
          <w:p w:rsidR="005A1A51" w:rsidRPr="000F63B0" w:rsidRDefault="005A1A51" w:rsidP="0052388A">
            <w:pPr>
              <w:pStyle w:val="a9"/>
              <w:ind w:firstLineChars="0" w:firstLine="0"/>
              <w:rPr>
                <w:b/>
              </w:rPr>
            </w:pPr>
            <w:r w:rsidRPr="000F63B0">
              <w:rPr>
                <w:rFonts w:hint="eastAsia"/>
                <w:b/>
              </w:rPr>
              <w:t>d</w:t>
            </w:r>
            <w:r w:rsidRPr="000F63B0">
              <w:rPr>
                <w:b/>
              </w:rPr>
              <w:t>atasourcetype</w:t>
            </w:r>
            <w:r>
              <w:rPr>
                <w:rFonts w:hint="eastAsia"/>
              </w:rPr>
              <w:t>：配置为</w:t>
            </w:r>
            <w:r w:rsidRPr="003D5AE7">
              <w:rPr>
                <w:color w:val="3186E3"/>
              </w:rPr>
              <w:t>broadband</w:t>
            </w:r>
          </w:p>
        </w:tc>
      </w:tr>
      <w:tr w:rsidR="005A1A51" w:rsidTr="00CF4706">
        <w:tc>
          <w:tcPr>
            <w:tcW w:w="2442" w:type="dxa"/>
            <w:vAlign w:val="center"/>
          </w:tcPr>
          <w:p w:rsidR="005A1A51" w:rsidRPr="00E52739" w:rsidRDefault="005A1A51" w:rsidP="0052388A">
            <w:pPr>
              <w:pStyle w:val="a9"/>
              <w:ind w:firstLineChars="0" w:firstLine="0"/>
              <w:jc w:val="center"/>
              <w:rPr>
                <w:color w:val="3186E3"/>
              </w:rPr>
            </w:pPr>
            <w:r w:rsidRPr="003D5AE7">
              <w:rPr>
                <w:color w:val="3186E3"/>
              </w:rPr>
              <w:t>iptv</w:t>
            </w:r>
          </w:p>
        </w:tc>
        <w:tc>
          <w:tcPr>
            <w:tcW w:w="5720" w:type="dxa"/>
          </w:tcPr>
          <w:p w:rsidR="005A1A51" w:rsidRDefault="005A1A51" w:rsidP="0052388A">
            <w:pPr>
              <w:pStyle w:val="a9"/>
              <w:ind w:firstLineChars="0" w:firstLine="0"/>
            </w:pPr>
            <w:r w:rsidRPr="000F63B0">
              <w:rPr>
                <w:rFonts w:hint="eastAsia"/>
                <w:b/>
              </w:rPr>
              <w:t>source</w:t>
            </w:r>
            <w:r>
              <w:rPr>
                <w:rFonts w:hint="eastAsia"/>
              </w:rPr>
              <w:t>：配置为</w:t>
            </w:r>
            <w:r>
              <w:rPr>
                <w:rFonts w:hint="eastAsia"/>
              </w:rPr>
              <w:t>netmax</w:t>
            </w:r>
          </w:p>
          <w:p w:rsidR="005A1A51" w:rsidRDefault="005A1A51" w:rsidP="0052388A">
            <w:pPr>
              <w:pStyle w:val="a9"/>
              <w:ind w:firstLineChars="0" w:firstLine="0"/>
            </w:pPr>
            <w:r w:rsidRPr="00940DC1">
              <w:rPr>
                <w:rFonts w:hint="eastAsia"/>
                <w:b/>
              </w:rPr>
              <w:t>tabletype:</w:t>
            </w:r>
            <w:r>
              <w:rPr>
                <w:rFonts w:hint="eastAsia"/>
                <w:b/>
              </w:rPr>
              <w:t xml:space="preserve"> </w:t>
            </w:r>
            <w:r>
              <w:rPr>
                <w:rFonts w:hint="eastAsia"/>
              </w:rPr>
              <w:t>netmax</w:t>
            </w:r>
          </w:p>
          <w:p w:rsidR="005A1A51" w:rsidRDefault="005A1A51" w:rsidP="0052388A">
            <w:pPr>
              <w:pStyle w:val="a9"/>
              <w:ind w:firstLineChars="0" w:firstLine="0"/>
            </w:pPr>
            <w:r w:rsidRPr="000F63B0">
              <w:rPr>
                <w:rFonts w:hint="eastAsia"/>
                <w:b/>
              </w:rPr>
              <w:t>location</w:t>
            </w:r>
            <w:r>
              <w:rPr>
                <w:rFonts w:hint="eastAsia"/>
              </w:rPr>
              <w:t>: drs</w:t>
            </w:r>
            <w:r>
              <w:rPr>
                <w:rFonts w:hint="eastAsia"/>
              </w:rPr>
              <w:t>推送至</w:t>
            </w:r>
            <w:r>
              <w:rPr>
                <w:rFonts w:hint="eastAsia"/>
              </w:rPr>
              <w:t>hdfs</w:t>
            </w:r>
            <w:r>
              <w:rPr>
                <w:rFonts w:hint="eastAsia"/>
              </w:rPr>
              <w:t>上的目录</w:t>
            </w:r>
          </w:p>
          <w:p w:rsidR="005A1A51" w:rsidRDefault="005A1A51" w:rsidP="0052388A">
            <w:pPr>
              <w:pStyle w:val="a9"/>
              <w:ind w:firstLineChars="0" w:firstLine="0"/>
            </w:pPr>
            <w:r w:rsidRPr="000F63B0">
              <w:rPr>
                <w:rFonts w:hint="eastAsia"/>
                <w:b/>
              </w:rPr>
              <w:t>delaytime</w:t>
            </w:r>
            <w:r>
              <w:rPr>
                <w:rFonts w:hint="eastAsia"/>
              </w:rPr>
              <w:t>：检查文件到达后，延迟翻牌的时间，时间粒度为分钟</w:t>
            </w:r>
          </w:p>
          <w:p w:rsidR="005A1A51" w:rsidRPr="000F63B0" w:rsidRDefault="005A1A51" w:rsidP="0052388A">
            <w:pPr>
              <w:pStyle w:val="a9"/>
              <w:ind w:firstLineChars="0" w:firstLine="0"/>
              <w:rPr>
                <w:b/>
              </w:rPr>
            </w:pPr>
            <w:r w:rsidRPr="000F63B0">
              <w:rPr>
                <w:rFonts w:hint="eastAsia"/>
                <w:b/>
              </w:rPr>
              <w:t>d</w:t>
            </w:r>
            <w:r w:rsidRPr="000F63B0">
              <w:rPr>
                <w:b/>
              </w:rPr>
              <w:t>atasourcetype</w:t>
            </w:r>
            <w:r>
              <w:rPr>
                <w:rFonts w:hint="eastAsia"/>
              </w:rPr>
              <w:t>：配置为</w:t>
            </w:r>
            <w:r w:rsidRPr="003D5AE7">
              <w:rPr>
                <w:color w:val="3186E3"/>
              </w:rPr>
              <w:t>iptv</w:t>
            </w:r>
          </w:p>
        </w:tc>
      </w:tr>
      <w:tr w:rsidR="0000398F" w:rsidTr="00CF4706">
        <w:trPr>
          <w:ins w:id="1788" w:author="王会00041692" w:date="2016-08-15T10:49:00Z"/>
        </w:trPr>
        <w:tc>
          <w:tcPr>
            <w:tcW w:w="2442" w:type="dxa"/>
            <w:vAlign w:val="center"/>
          </w:tcPr>
          <w:p w:rsidR="0000398F" w:rsidRPr="003D5AE7" w:rsidRDefault="0000398F" w:rsidP="0052388A">
            <w:pPr>
              <w:pStyle w:val="a9"/>
              <w:ind w:firstLineChars="0" w:firstLine="0"/>
              <w:jc w:val="center"/>
              <w:rPr>
                <w:ins w:id="1789" w:author="王会00041692" w:date="2016-08-15T10:49:00Z"/>
                <w:color w:val="3186E3"/>
              </w:rPr>
            </w:pPr>
            <w:ins w:id="1790" w:author="王会00041692" w:date="2016-08-15T10:49:00Z">
              <w:r w:rsidRPr="00BE2112">
                <w:rPr>
                  <w:color w:val="3186E3"/>
                </w:rPr>
                <w:t>streaming_partition</w:t>
              </w:r>
            </w:ins>
          </w:p>
        </w:tc>
        <w:tc>
          <w:tcPr>
            <w:tcW w:w="5720" w:type="dxa"/>
          </w:tcPr>
          <w:p w:rsidR="0000398F" w:rsidRDefault="0000398F" w:rsidP="0052388A">
            <w:pPr>
              <w:pStyle w:val="a9"/>
              <w:ind w:firstLineChars="0" w:firstLine="0"/>
              <w:rPr>
                <w:ins w:id="1791" w:author="王会00041692" w:date="2016-08-15T10:49:00Z"/>
              </w:rPr>
            </w:pPr>
            <w:ins w:id="1792" w:author="王会00041692" w:date="2016-08-15T10:49:00Z">
              <w:r w:rsidRPr="000F63B0">
                <w:rPr>
                  <w:rFonts w:hint="eastAsia"/>
                  <w:b/>
                </w:rPr>
                <w:t>source</w:t>
              </w:r>
              <w:r>
                <w:rPr>
                  <w:rFonts w:hint="eastAsia"/>
                </w:rPr>
                <w:t>：配置为</w:t>
              </w:r>
              <w:r>
                <w:rPr>
                  <w:rFonts w:hint="eastAsia"/>
                </w:rPr>
                <w:t>netmax</w:t>
              </w:r>
            </w:ins>
          </w:p>
          <w:p w:rsidR="0000398F" w:rsidRDefault="0000398F" w:rsidP="0052388A">
            <w:pPr>
              <w:pStyle w:val="a9"/>
              <w:ind w:firstLineChars="0" w:firstLine="0"/>
              <w:rPr>
                <w:ins w:id="1793" w:author="王会00041692" w:date="2016-08-15T10:49:00Z"/>
              </w:rPr>
            </w:pPr>
            <w:ins w:id="1794" w:author="王会00041692" w:date="2016-08-15T10:49:00Z">
              <w:r w:rsidRPr="00940DC1">
                <w:rPr>
                  <w:rFonts w:hint="eastAsia"/>
                  <w:b/>
                </w:rPr>
                <w:t>tabletype:</w:t>
              </w:r>
              <w:r>
                <w:rPr>
                  <w:rFonts w:hint="eastAsia"/>
                  <w:b/>
                </w:rPr>
                <w:t xml:space="preserve"> </w:t>
              </w:r>
              <w:r>
                <w:rPr>
                  <w:rFonts w:hint="eastAsia"/>
                </w:rPr>
                <w:t>netmax</w:t>
              </w:r>
            </w:ins>
          </w:p>
          <w:p w:rsidR="0000398F" w:rsidRDefault="0000398F" w:rsidP="0052388A">
            <w:pPr>
              <w:pStyle w:val="a9"/>
              <w:ind w:firstLineChars="0" w:firstLine="0"/>
              <w:rPr>
                <w:ins w:id="1795" w:author="王会00041692" w:date="2016-08-15T10:49:00Z"/>
              </w:rPr>
            </w:pPr>
            <w:ins w:id="1796" w:author="王会00041692" w:date="2016-08-15T10:49:00Z">
              <w:r w:rsidRPr="000F63B0">
                <w:rPr>
                  <w:rFonts w:hint="eastAsia"/>
                  <w:b/>
                </w:rPr>
                <w:t>delaytime</w:t>
              </w:r>
              <w:r>
                <w:rPr>
                  <w:rFonts w:hint="eastAsia"/>
                </w:rPr>
                <w:t>：检查文件到达后，延迟翻牌的时间，时间粒度为分钟</w:t>
              </w:r>
            </w:ins>
          </w:p>
          <w:p w:rsidR="0000398F" w:rsidRPr="000F63B0" w:rsidRDefault="0000398F" w:rsidP="0052388A">
            <w:pPr>
              <w:pStyle w:val="a9"/>
              <w:ind w:firstLineChars="0" w:firstLine="0"/>
              <w:rPr>
                <w:ins w:id="1797" w:author="王会00041692" w:date="2016-08-15T10:49:00Z"/>
                <w:b/>
              </w:rPr>
            </w:pPr>
            <w:ins w:id="1798" w:author="王会00041692" w:date="2016-08-15T10:49:00Z">
              <w:r w:rsidRPr="000F63B0">
                <w:rPr>
                  <w:rFonts w:hint="eastAsia"/>
                  <w:b/>
                </w:rPr>
                <w:t>d</w:t>
              </w:r>
              <w:r w:rsidRPr="000F63B0">
                <w:rPr>
                  <w:b/>
                </w:rPr>
                <w:t>atasourcetype</w:t>
              </w:r>
              <w:r>
                <w:rPr>
                  <w:rFonts w:hint="eastAsia"/>
                </w:rPr>
                <w:t>：配置为</w:t>
              </w:r>
              <w:r w:rsidRPr="00BE2112">
                <w:rPr>
                  <w:color w:val="3186E3"/>
                </w:rPr>
                <w:t>streaming_partition</w:t>
              </w:r>
            </w:ins>
          </w:p>
        </w:tc>
      </w:tr>
      <w:tr w:rsidR="00CF4706" w:rsidRPr="000F63B0" w:rsidTr="00CF4706">
        <w:trPr>
          <w:ins w:id="1799" w:author="王会00041692" w:date="2016-08-24T15:56:00Z"/>
        </w:trPr>
        <w:tc>
          <w:tcPr>
            <w:tcW w:w="2442" w:type="dxa"/>
          </w:tcPr>
          <w:p w:rsidR="00CF4706" w:rsidRPr="00BE2112" w:rsidRDefault="00CF4706" w:rsidP="00C85777">
            <w:pPr>
              <w:pStyle w:val="a9"/>
              <w:ind w:firstLineChars="0" w:firstLine="0"/>
              <w:jc w:val="center"/>
              <w:rPr>
                <w:ins w:id="1800" w:author="王会00041692" w:date="2016-08-24T15:56:00Z"/>
                <w:color w:val="3186E3"/>
              </w:rPr>
            </w:pPr>
            <w:ins w:id="1801" w:author="王会00041692" w:date="2016-08-24T15:56:00Z">
              <w:r w:rsidRPr="00733244">
                <w:rPr>
                  <w:color w:val="3186E3"/>
                </w:rPr>
                <w:t>spark_txt_file</w:t>
              </w:r>
              <w:r>
                <w:rPr>
                  <w:rFonts w:hint="eastAsia"/>
                  <w:color w:val="3186E3"/>
                </w:rPr>
                <w:t>2</w:t>
              </w:r>
            </w:ins>
          </w:p>
        </w:tc>
        <w:tc>
          <w:tcPr>
            <w:tcW w:w="5720" w:type="dxa"/>
          </w:tcPr>
          <w:p w:rsidR="00CF4706" w:rsidRDefault="00CF4706" w:rsidP="00C85777">
            <w:pPr>
              <w:pStyle w:val="a9"/>
              <w:ind w:firstLineChars="0" w:firstLine="0"/>
              <w:rPr>
                <w:ins w:id="1802" w:author="王会00041692" w:date="2016-08-24T15:56:00Z"/>
              </w:rPr>
            </w:pPr>
            <w:ins w:id="1803" w:author="王会00041692" w:date="2016-08-24T15:56:00Z">
              <w:r w:rsidRPr="000F63B0">
                <w:rPr>
                  <w:rFonts w:hint="eastAsia"/>
                  <w:b/>
                </w:rPr>
                <w:t>source</w:t>
              </w:r>
              <w:r>
                <w:rPr>
                  <w:rFonts w:hint="eastAsia"/>
                </w:rPr>
                <w:t>：配置为</w:t>
              </w:r>
              <w:r>
                <w:rPr>
                  <w:rFonts w:hint="eastAsia"/>
                </w:rPr>
                <w:t>netmax</w:t>
              </w:r>
            </w:ins>
          </w:p>
          <w:p w:rsidR="00CF4706" w:rsidRDefault="00CF4706" w:rsidP="00C85777">
            <w:pPr>
              <w:pStyle w:val="a9"/>
              <w:ind w:firstLineChars="0" w:firstLine="0"/>
              <w:rPr>
                <w:ins w:id="1804" w:author="王会00041692" w:date="2016-08-24T15:56:00Z"/>
              </w:rPr>
            </w:pPr>
            <w:ins w:id="1805" w:author="王会00041692" w:date="2016-08-24T15:56:00Z">
              <w:r w:rsidRPr="00940DC1">
                <w:rPr>
                  <w:rFonts w:hint="eastAsia"/>
                  <w:b/>
                </w:rPr>
                <w:t>tabletype:</w:t>
              </w:r>
              <w:r>
                <w:rPr>
                  <w:rFonts w:hint="eastAsia"/>
                  <w:b/>
                </w:rPr>
                <w:t xml:space="preserve"> </w:t>
              </w:r>
              <w:r>
                <w:rPr>
                  <w:rFonts w:hint="eastAsia"/>
                </w:rPr>
                <w:t>netmax</w:t>
              </w:r>
            </w:ins>
          </w:p>
          <w:p w:rsidR="00CF4706" w:rsidRDefault="00CF4706" w:rsidP="00C85777">
            <w:pPr>
              <w:pStyle w:val="a9"/>
              <w:ind w:firstLineChars="0" w:firstLine="0"/>
              <w:rPr>
                <w:ins w:id="1806" w:author="王会00041692" w:date="2016-08-24T15:56:00Z"/>
              </w:rPr>
            </w:pPr>
            <w:ins w:id="1807" w:author="王会00041692" w:date="2016-08-24T15:56:00Z">
              <w:r w:rsidRPr="000F63B0">
                <w:rPr>
                  <w:rFonts w:hint="eastAsia"/>
                  <w:b/>
                </w:rPr>
                <w:t>location</w:t>
              </w:r>
              <w:r>
                <w:rPr>
                  <w:rFonts w:hint="eastAsia"/>
                </w:rPr>
                <w:t>: drs</w:t>
              </w:r>
              <w:r>
                <w:rPr>
                  <w:rFonts w:hint="eastAsia"/>
                </w:rPr>
                <w:t>推送至</w:t>
              </w:r>
              <w:r>
                <w:rPr>
                  <w:rFonts w:hint="eastAsia"/>
                </w:rPr>
                <w:t>hdfs</w:t>
              </w:r>
              <w:r>
                <w:rPr>
                  <w:rFonts w:hint="eastAsia"/>
                </w:rPr>
                <w:t>上的目录</w:t>
              </w:r>
            </w:ins>
          </w:p>
          <w:p w:rsidR="00CF4706" w:rsidRDefault="00CF4706" w:rsidP="00C85777">
            <w:pPr>
              <w:pStyle w:val="a9"/>
              <w:ind w:firstLineChars="0" w:firstLine="0"/>
              <w:rPr>
                <w:ins w:id="1808" w:author="王会00041692" w:date="2016-08-24T15:56:00Z"/>
              </w:rPr>
            </w:pPr>
            <w:ins w:id="1809" w:author="王会00041692" w:date="2016-08-24T15:56:00Z">
              <w:r w:rsidRPr="000F63B0">
                <w:rPr>
                  <w:b/>
                </w:rPr>
                <w:t>timeindex</w:t>
              </w:r>
              <w:r>
                <w:rPr>
                  <w:rFonts w:hint="eastAsia"/>
                </w:rPr>
                <w:t>：文件中时间字段所在列</w:t>
              </w:r>
            </w:ins>
          </w:p>
          <w:p w:rsidR="00CF4706" w:rsidRDefault="00CF4706" w:rsidP="00C85777">
            <w:pPr>
              <w:pStyle w:val="a9"/>
              <w:ind w:firstLineChars="0" w:firstLine="0"/>
              <w:rPr>
                <w:ins w:id="1810" w:author="王会00041692" w:date="2016-08-24T15:56:00Z"/>
              </w:rPr>
            </w:pPr>
            <w:ins w:id="1811" w:author="王会00041692" w:date="2016-08-24T15:56:00Z">
              <w:r w:rsidRPr="000F63B0">
                <w:rPr>
                  <w:rFonts w:hint="eastAsia"/>
                  <w:b/>
                </w:rPr>
                <w:t>timeformat</w:t>
              </w:r>
              <w:r>
                <w:rPr>
                  <w:rFonts w:hint="eastAsia"/>
                </w:rPr>
                <w:t>：时间</w:t>
              </w:r>
              <w:r>
                <w:rPr>
                  <w:rFonts w:hint="eastAsia"/>
                </w:rPr>
                <w:t>format</w:t>
              </w:r>
              <w:r>
                <w:rPr>
                  <w:rFonts w:hint="eastAsia"/>
                </w:rPr>
                <w:t>的格式，默认为“</w:t>
              </w:r>
              <w:r w:rsidRPr="00F53220">
                <w:t>yyyy-MM-dd HH</w:t>
              </w:r>
              <w:r>
                <w:rPr>
                  <w:rFonts w:hint="eastAsia"/>
                </w:rPr>
                <w:t>:mm:ss</w:t>
              </w:r>
              <w:r>
                <w:rPr>
                  <w:rFonts w:hint="eastAsia"/>
                </w:rPr>
                <w:t>”，如果填写为“</w:t>
              </w:r>
              <w:r w:rsidRPr="00F53220">
                <w:t>timestamp</w:t>
              </w:r>
              <w:r>
                <w:rPr>
                  <w:rFonts w:hint="eastAsia"/>
                </w:rPr>
                <w:t>”，则表示从</w:t>
              </w:r>
              <w:r>
                <w:rPr>
                  <w:rFonts w:hint="eastAsia"/>
                </w:rPr>
                <w:t>2000-01-01</w:t>
              </w:r>
              <w:r>
                <w:rPr>
                  <w:rFonts w:hint="eastAsia"/>
                </w:rPr>
                <w:t>到目前时间的秒数</w:t>
              </w:r>
            </w:ins>
          </w:p>
          <w:p w:rsidR="00CF4706" w:rsidRDefault="00CF4706" w:rsidP="00C85777">
            <w:pPr>
              <w:pStyle w:val="a9"/>
              <w:ind w:firstLineChars="0" w:firstLine="0"/>
              <w:rPr>
                <w:ins w:id="1812" w:author="王会00041692" w:date="2016-08-24T15:56:00Z"/>
              </w:rPr>
            </w:pPr>
            <w:ins w:id="1813" w:author="王会00041692" w:date="2016-08-24T15:56:00Z">
              <w:r w:rsidRPr="000F63B0">
                <w:rPr>
                  <w:rFonts w:hint="eastAsia"/>
                  <w:b/>
                </w:rPr>
                <w:t>delaytime</w:t>
              </w:r>
              <w:r>
                <w:rPr>
                  <w:rFonts w:hint="eastAsia"/>
                </w:rPr>
                <w:t>：检查文件到达后，延迟翻牌的时间，时间粒度为分钟</w:t>
              </w:r>
            </w:ins>
          </w:p>
          <w:p w:rsidR="00CF4706" w:rsidRPr="000F63B0" w:rsidRDefault="00CF4706" w:rsidP="00C85777">
            <w:pPr>
              <w:pStyle w:val="a9"/>
              <w:ind w:firstLineChars="0" w:firstLine="0"/>
              <w:rPr>
                <w:ins w:id="1814" w:author="王会00041692" w:date="2016-08-24T15:56:00Z"/>
                <w:b/>
              </w:rPr>
            </w:pPr>
            <w:ins w:id="1815" w:author="王会00041692" w:date="2016-08-24T15:56:00Z">
              <w:r w:rsidRPr="000F63B0">
                <w:rPr>
                  <w:rFonts w:hint="eastAsia"/>
                  <w:b/>
                </w:rPr>
                <w:t>d</w:t>
              </w:r>
              <w:r w:rsidRPr="000F63B0">
                <w:rPr>
                  <w:b/>
                </w:rPr>
                <w:t>atasourcetype</w:t>
              </w:r>
              <w:r>
                <w:rPr>
                  <w:rFonts w:hint="eastAsia"/>
                </w:rPr>
                <w:t>：配置为</w:t>
              </w:r>
              <w:r w:rsidRPr="00733244">
                <w:rPr>
                  <w:color w:val="3186E3"/>
                </w:rPr>
                <w:t>spark_txt_file</w:t>
              </w:r>
              <w:r>
                <w:rPr>
                  <w:rFonts w:hint="eastAsia"/>
                  <w:color w:val="3186E3"/>
                </w:rPr>
                <w:t>2</w:t>
              </w:r>
            </w:ins>
          </w:p>
        </w:tc>
      </w:tr>
    </w:tbl>
    <w:p w:rsidR="00ED48B6" w:rsidRPr="002F0EBC" w:rsidRDefault="00ED48B6" w:rsidP="00ED48B6">
      <w:pPr>
        <w:pStyle w:val="a9"/>
        <w:ind w:left="360" w:firstLineChars="0" w:firstLine="0"/>
      </w:pPr>
    </w:p>
    <w:p w:rsidR="00ED48B6" w:rsidRDefault="00ED48B6" w:rsidP="00ED48B6">
      <w:pPr>
        <w:pStyle w:val="a9"/>
        <w:ind w:left="360" w:firstLineChars="0" w:firstLine="0"/>
      </w:pPr>
      <w:r>
        <w:rPr>
          <w:rFonts w:hint="eastAsia"/>
        </w:rPr>
        <w:t>注：上述配置字段大多数具有默认值，默认值配置在</w:t>
      </w:r>
      <w:r>
        <w:rPr>
          <w:rFonts w:hint="eastAsia"/>
        </w:rPr>
        <w:t>metadata-datamanage.conf</w:t>
      </w:r>
      <w:r>
        <w:rPr>
          <w:rFonts w:hint="eastAsia"/>
        </w:rPr>
        <w:t>文件中的</w:t>
      </w:r>
      <w:r w:rsidRPr="00A17492">
        <w:t>summarytabledefaultvalue</w:t>
      </w:r>
      <w:r>
        <w:rPr>
          <w:rFonts w:hint="eastAsia"/>
        </w:rPr>
        <w:t>配置项中</w:t>
      </w:r>
    </w:p>
    <w:p w:rsidR="00ED48B6" w:rsidRDefault="00ED48B6" w:rsidP="00ED48B6">
      <w:pPr>
        <w:pStyle w:val="a9"/>
        <w:ind w:left="360" w:firstLineChars="0" w:firstLine="0"/>
      </w:pPr>
    </w:p>
    <w:p w:rsidR="00414EE3" w:rsidRPr="00D8156B" w:rsidRDefault="006D5C06" w:rsidP="00361CDC">
      <w:pPr>
        <w:pStyle w:val="a9"/>
        <w:numPr>
          <w:ilvl w:val="0"/>
          <w:numId w:val="20"/>
        </w:numPr>
        <w:ind w:firstLineChars="0"/>
        <w:rPr>
          <w:rFonts w:ascii="微软雅黑" w:eastAsia="微软雅黑" w:hAnsi="微软雅黑"/>
        </w:rPr>
      </w:pPr>
      <w:r w:rsidRPr="00D8156B">
        <w:rPr>
          <w:rFonts w:ascii="微软雅黑" w:eastAsia="微软雅黑" w:hAnsi="微软雅黑" w:hint="eastAsia"/>
        </w:rPr>
        <w:t>配置文件修改</w:t>
      </w:r>
    </w:p>
    <w:p w:rsidR="006D5C06" w:rsidRPr="006D5C06" w:rsidRDefault="006D5C06" w:rsidP="006D5C06">
      <w:pPr>
        <w:rPr>
          <w:rFonts w:ascii="微软雅黑" w:eastAsia="微软雅黑" w:hAnsi="微软雅黑"/>
        </w:rPr>
      </w:pPr>
      <w:r w:rsidRPr="006D5C06">
        <w:rPr>
          <w:rFonts w:ascii="微软雅黑" w:eastAsia="微软雅黑" w:hAnsi="微软雅黑" w:hint="eastAsia"/>
        </w:rPr>
        <w:t>1)datasourceconfig.xml文件：设置netmaxid,用于datastorage入库任务的数据到达检查</w:t>
      </w:r>
    </w:p>
    <w:p w:rsidR="006D5C06" w:rsidRPr="006D5C06" w:rsidRDefault="006D5C06" w:rsidP="006D5C06">
      <w:pPr>
        <w:rPr>
          <w:rFonts w:ascii="微软雅黑" w:eastAsia="微软雅黑" w:hAnsi="微软雅黑"/>
        </w:rPr>
      </w:pPr>
      <w:r w:rsidRPr="006D5C06">
        <w:rPr>
          <w:rFonts w:ascii="微软雅黑" w:eastAsia="微软雅黑" w:hAnsi="微软雅黑" w:hint="eastAsia"/>
        </w:rPr>
        <w:t>2)详见《元数据平台环境配置说明》章节2.4</w:t>
      </w:r>
    </w:p>
    <w:p w:rsidR="008C5EAB" w:rsidRDefault="007D1DC3" w:rsidP="00732EDA">
      <w:pPr>
        <w:pStyle w:val="2"/>
        <w:rPr>
          <w:rStyle w:val="ad"/>
          <w:rFonts w:ascii="微软雅黑" w:eastAsia="微软雅黑" w:hAnsi="微软雅黑"/>
        </w:rPr>
      </w:pPr>
      <w:bookmarkStart w:id="1816" w:name="_数据生命周期配置"/>
      <w:bookmarkEnd w:id="1816"/>
      <w:r>
        <w:rPr>
          <w:rStyle w:val="ad"/>
          <w:rFonts w:ascii="微软雅黑" w:eastAsia="微软雅黑" w:hAnsi="微软雅黑" w:hint="eastAsia"/>
        </w:rPr>
        <w:t>数据</w:t>
      </w:r>
      <w:r w:rsidR="008C5EAB" w:rsidRPr="00DA5AB8">
        <w:rPr>
          <w:rStyle w:val="ad"/>
          <w:rFonts w:ascii="微软雅黑" w:eastAsia="微软雅黑" w:hAnsi="微软雅黑" w:hint="eastAsia"/>
        </w:rPr>
        <w:t>生命周期配置</w:t>
      </w:r>
    </w:p>
    <w:p w:rsidR="002371CD" w:rsidRDefault="005C6A76" w:rsidP="00F5694B">
      <w:pPr>
        <w:ind w:firstLine="420"/>
        <w:rPr>
          <w:rFonts w:ascii="微软雅黑" w:eastAsia="微软雅黑" w:hAnsi="微软雅黑" w:cs="宋体"/>
          <w:kern w:val="0"/>
          <w:sz w:val="20"/>
          <w:szCs w:val="20"/>
        </w:rPr>
      </w:pPr>
      <w:r w:rsidRPr="002456C4">
        <w:rPr>
          <w:rFonts w:hint="eastAsia"/>
          <w:b/>
          <w:color w:val="FF0000"/>
        </w:rPr>
        <w:t>目的</w:t>
      </w:r>
      <w:r>
        <w:rPr>
          <w:rFonts w:hint="eastAsia"/>
        </w:rPr>
        <w:t>：</w:t>
      </w:r>
      <w:r w:rsidR="002371CD" w:rsidRPr="002371CD">
        <w:rPr>
          <w:rFonts w:ascii="微软雅黑" w:eastAsia="微软雅黑" w:hAnsi="微软雅黑" w:hint="eastAsia"/>
        </w:rPr>
        <w:t>系统运行一段时间后，会产生大量的数据；为了节约存储空间</w:t>
      </w:r>
      <w:r w:rsidR="002371CD">
        <w:rPr>
          <w:rFonts w:ascii="微软雅黑" w:eastAsia="微软雅黑" w:hAnsi="微软雅黑" w:hint="eastAsia"/>
        </w:rPr>
        <w:t>，提高系统运行效率</w:t>
      </w:r>
      <w:r w:rsidR="002371CD" w:rsidRPr="002371CD">
        <w:rPr>
          <w:rFonts w:ascii="微软雅黑" w:eastAsia="微软雅黑" w:hAnsi="微软雅黑" w:hint="eastAsia"/>
        </w:rPr>
        <w:t>等，需要对数据制定一定的数据存放和删除等管理策略。目前的数据生命周期管理策略</w:t>
      </w:r>
      <w:r w:rsidRPr="002371CD">
        <w:rPr>
          <w:rFonts w:ascii="微软雅黑" w:eastAsia="微软雅黑" w:hAnsi="微软雅黑" w:hint="eastAsia"/>
        </w:rPr>
        <w:t>用于控制数据的存放时长，按数据源类型分为不同数据存放策略；每个表需配置一个数据存放策略</w:t>
      </w:r>
      <w:r w:rsidRPr="006C0AC4">
        <w:rPr>
          <w:rFonts w:ascii="微软雅黑" w:eastAsia="微软雅黑" w:hAnsi="微软雅黑" w:cs="宋体" w:hint="eastAsia"/>
          <w:kern w:val="0"/>
          <w:sz w:val="20"/>
          <w:szCs w:val="20"/>
        </w:rPr>
        <w:t>。</w:t>
      </w:r>
      <w:r w:rsidR="002371CD">
        <w:rPr>
          <w:rFonts w:ascii="微软雅黑" w:eastAsia="微软雅黑" w:hAnsi="微软雅黑" w:cs="宋体" w:hint="eastAsia"/>
          <w:kern w:val="0"/>
          <w:sz w:val="20"/>
          <w:szCs w:val="20"/>
        </w:rPr>
        <w:t>存储时间到达时，即数据的生命周期结束，需对数据进行相应的删除操作。</w:t>
      </w:r>
    </w:p>
    <w:p w:rsidR="005C6A76" w:rsidRPr="005C6A76" w:rsidRDefault="00181DF0" w:rsidP="00F5694B">
      <w:pPr>
        <w:ind w:firstLine="420"/>
      </w:pPr>
      <w:r>
        <w:rPr>
          <w:rFonts w:ascii="微软雅黑" w:eastAsia="微软雅黑" w:hAnsi="微软雅黑" w:cs="宋体" w:hint="eastAsia"/>
          <w:kern w:val="0"/>
          <w:sz w:val="20"/>
          <w:szCs w:val="20"/>
        </w:rPr>
        <w:t>数据生命周期</w:t>
      </w:r>
      <w:r w:rsidR="00AA1F03">
        <w:rPr>
          <w:rFonts w:ascii="微软雅黑" w:eastAsia="微软雅黑" w:hAnsi="微软雅黑" w:cs="宋体" w:hint="eastAsia"/>
          <w:kern w:val="0"/>
          <w:sz w:val="20"/>
          <w:szCs w:val="20"/>
        </w:rPr>
        <w:t>相关控制参数说明如下：</w:t>
      </w:r>
    </w:p>
    <w:p w:rsidR="001326E6" w:rsidRPr="001326E6" w:rsidRDefault="007D1DC3" w:rsidP="00F5694B">
      <w:pPr>
        <w:pStyle w:val="a9"/>
        <w:numPr>
          <w:ilvl w:val="0"/>
          <w:numId w:val="14"/>
        </w:numPr>
        <w:ind w:left="284" w:firstLineChars="0" w:hanging="284"/>
        <w:rPr>
          <w:rFonts w:ascii="微软雅黑" w:eastAsia="微软雅黑" w:hAnsi="微软雅黑" w:cs="宋体"/>
          <w:kern w:val="0"/>
          <w:sz w:val="20"/>
          <w:szCs w:val="20"/>
        </w:rPr>
      </w:pPr>
      <w:r w:rsidRPr="00F5694B">
        <w:rPr>
          <w:rFonts w:ascii="微软雅黑" w:eastAsia="微软雅黑" w:hAnsi="微软雅黑" w:hint="eastAsia"/>
        </w:rPr>
        <w:t>数据生命周期功能开关</w:t>
      </w:r>
    </w:p>
    <w:p w:rsidR="007D1DC3" w:rsidRPr="00F5694B" w:rsidRDefault="007D1DC3" w:rsidP="001326E6">
      <w:pPr>
        <w:ind w:firstLine="420"/>
        <w:rPr>
          <w:rFonts w:ascii="微软雅黑" w:eastAsia="微软雅黑" w:hAnsi="微软雅黑" w:cs="宋体"/>
          <w:kern w:val="0"/>
          <w:sz w:val="20"/>
          <w:szCs w:val="20"/>
        </w:rPr>
      </w:pPr>
      <w:r w:rsidRPr="00F5694B">
        <w:rPr>
          <w:rFonts w:ascii="微软雅黑" w:eastAsia="微软雅黑" w:hAnsi="微软雅黑" w:cs="宋体" w:hint="eastAsia"/>
          <w:kern w:val="0"/>
          <w:sz w:val="20"/>
          <w:szCs w:val="20"/>
        </w:rPr>
        <w:t>数据生命周期开关配置在</w:t>
      </w:r>
      <w:r w:rsidRPr="00F5694B">
        <w:rPr>
          <w:rFonts w:ascii="微软雅黑" w:eastAsia="微软雅黑" w:hAnsi="微软雅黑" w:cs="宋体"/>
          <w:kern w:val="0"/>
          <w:sz w:val="20"/>
          <w:szCs w:val="20"/>
        </w:rPr>
        <w:t>./vmax-conf/dataperiodmanage.co</w:t>
      </w:r>
      <w:r w:rsidR="00052789">
        <w:rPr>
          <w:rFonts w:ascii="微软雅黑" w:eastAsia="微软雅黑" w:hAnsi="微软雅黑" w:cs="宋体" w:hint="eastAsia"/>
          <w:kern w:val="0"/>
          <w:sz w:val="20"/>
          <w:szCs w:val="20"/>
        </w:rPr>
        <w:t>n</w:t>
      </w:r>
      <w:r w:rsidRPr="00F5694B">
        <w:rPr>
          <w:rFonts w:ascii="微软雅黑" w:eastAsia="微软雅黑" w:hAnsi="微软雅黑" w:cs="宋体"/>
          <w:kern w:val="0"/>
          <w:sz w:val="20"/>
          <w:szCs w:val="20"/>
        </w:rPr>
        <w:t>f</w:t>
      </w:r>
      <w:r w:rsidRPr="00F5694B">
        <w:rPr>
          <w:rFonts w:ascii="微软雅黑" w:eastAsia="微软雅黑" w:hAnsi="微软雅黑" w:cs="宋体" w:hint="eastAsia"/>
          <w:kern w:val="0"/>
          <w:sz w:val="20"/>
          <w:szCs w:val="20"/>
        </w:rPr>
        <w:t>文件中，默认开关不打开；不打开时生命周期相关的配置不生效，在开关打开时，数据生命周期的配置才生效。</w:t>
      </w:r>
    </w:p>
    <w:p w:rsidR="007D1DC3" w:rsidRPr="007D1DC3" w:rsidRDefault="007D1DC3" w:rsidP="007D1DC3">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rPr>
          <w:rFonts w:ascii="微软雅黑" w:eastAsia="微软雅黑" w:hAnsi="微软雅黑" w:cs="宋体"/>
          <w:kern w:val="0"/>
          <w:sz w:val="20"/>
          <w:szCs w:val="20"/>
        </w:rPr>
      </w:pPr>
      <w:r w:rsidRPr="007D1DC3">
        <w:rPr>
          <w:rFonts w:ascii="微软雅黑" w:eastAsia="微软雅黑" w:hAnsi="微软雅黑" w:cs="宋体"/>
          <w:kern w:val="0"/>
          <w:sz w:val="20"/>
          <w:szCs w:val="20"/>
        </w:rPr>
        <w:t>UserPeriodSwitchState{</w:t>
      </w:r>
    </w:p>
    <w:p w:rsidR="007D1DC3" w:rsidRPr="007D1DC3" w:rsidRDefault="007D1DC3" w:rsidP="007D1DC3">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rPr>
          <w:rFonts w:ascii="微软雅黑" w:eastAsia="微软雅黑" w:hAnsi="微软雅黑" w:cs="宋体"/>
          <w:kern w:val="0"/>
          <w:sz w:val="20"/>
          <w:szCs w:val="20"/>
        </w:rPr>
      </w:pPr>
      <w:r w:rsidRPr="007D1DC3">
        <w:rPr>
          <w:rFonts w:ascii="微软雅黑" w:eastAsia="微软雅黑" w:hAnsi="微软雅黑" w:cs="宋体"/>
          <w:kern w:val="0"/>
          <w:sz w:val="20"/>
          <w:szCs w:val="20"/>
        </w:rPr>
        <w:t xml:space="preserve">  state = false</w:t>
      </w:r>
      <w:r>
        <w:rPr>
          <w:rFonts w:ascii="微软雅黑" w:eastAsia="微软雅黑" w:hAnsi="微软雅黑" w:cs="宋体" w:hint="eastAsia"/>
          <w:kern w:val="0"/>
          <w:sz w:val="20"/>
          <w:szCs w:val="20"/>
        </w:rPr>
        <w:t xml:space="preserve"> </w:t>
      </w:r>
      <w:r w:rsidRPr="007D1DC3">
        <w:rPr>
          <w:rFonts w:ascii="微软雅黑" w:eastAsia="微软雅黑" w:hAnsi="微软雅黑" w:cs="宋体"/>
          <w:kern w:val="0"/>
          <w:sz w:val="20"/>
          <w:szCs w:val="20"/>
        </w:rPr>
        <w:t xml:space="preserve"># </w:t>
      </w:r>
      <w:r w:rsidRPr="007D1DC3">
        <w:rPr>
          <w:rFonts w:ascii="微软雅黑" w:eastAsia="微软雅黑" w:hAnsi="微软雅黑" w:cs="宋体" w:hint="eastAsia"/>
          <w:kern w:val="0"/>
          <w:sz w:val="20"/>
          <w:szCs w:val="20"/>
        </w:rPr>
        <w:t>用户配置该功能是否可用，默认是不可用</w:t>
      </w:r>
      <w:r w:rsidRPr="007D1DC3">
        <w:rPr>
          <w:rFonts w:ascii="微软雅黑" w:eastAsia="微软雅黑" w:hAnsi="微软雅黑" w:cs="宋体"/>
          <w:kern w:val="0"/>
          <w:sz w:val="20"/>
          <w:szCs w:val="20"/>
        </w:rPr>
        <w:t>false</w:t>
      </w:r>
    </w:p>
    <w:p w:rsidR="007D1DC3" w:rsidRDefault="007D1DC3" w:rsidP="007D1DC3">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rPr>
          <w:rFonts w:ascii="微软雅黑" w:eastAsia="微软雅黑" w:hAnsi="微软雅黑" w:cs="宋体"/>
          <w:kern w:val="0"/>
          <w:sz w:val="20"/>
          <w:szCs w:val="20"/>
        </w:rPr>
      </w:pPr>
      <w:r w:rsidRPr="007D1DC3">
        <w:rPr>
          <w:rFonts w:ascii="微软雅黑" w:eastAsia="微软雅黑" w:hAnsi="微软雅黑" w:cs="宋体"/>
          <w:kern w:val="0"/>
          <w:sz w:val="20"/>
          <w:szCs w:val="20"/>
        </w:rPr>
        <w:t>}</w:t>
      </w:r>
    </w:p>
    <w:p w:rsidR="00EA526C" w:rsidRDefault="00C52FFE" w:rsidP="00EA526C">
      <w:pPr>
        <w:pStyle w:val="a9"/>
        <w:numPr>
          <w:ilvl w:val="0"/>
          <w:numId w:val="14"/>
        </w:numPr>
        <w:ind w:left="284" w:firstLineChars="0" w:hanging="284"/>
        <w:rPr>
          <w:rFonts w:ascii="微软雅黑" w:eastAsia="微软雅黑" w:hAnsi="微软雅黑" w:cs="宋体"/>
          <w:kern w:val="0"/>
          <w:sz w:val="20"/>
          <w:szCs w:val="20"/>
        </w:rPr>
      </w:pPr>
      <w:r>
        <w:rPr>
          <w:rFonts w:ascii="微软雅黑" w:eastAsia="微软雅黑" w:hAnsi="微软雅黑" w:cs="宋体" w:hint="eastAsia"/>
          <w:kern w:val="0"/>
          <w:sz w:val="20"/>
          <w:szCs w:val="20"/>
        </w:rPr>
        <w:t>通用</w:t>
      </w:r>
      <w:r w:rsidR="00EA526C">
        <w:rPr>
          <w:rFonts w:ascii="微软雅黑" w:eastAsia="微软雅黑" w:hAnsi="微软雅黑" w:cs="宋体" w:hint="eastAsia"/>
          <w:kern w:val="0"/>
          <w:sz w:val="20"/>
          <w:szCs w:val="20"/>
        </w:rPr>
        <w:t>数据生命周期的策略类型</w:t>
      </w:r>
    </w:p>
    <w:p w:rsidR="0053485B" w:rsidRDefault="00EA526C" w:rsidP="00C85F30">
      <w:pPr>
        <w:ind w:firstLine="420"/>
        <w:rPr>
          <w:rFonts w:ascii="微软雅黑" w:eastAsia="微软雅黑" w:hAnsi="微软雅黑" w:cs="宋体"/>
          <w:kern w:val="0"/>
          <w:sz w:val="20"/>
          <w:szCs w:val="20"/>
        </w:rPr>
      </w:pPr>
      <w:r w:rsidRPr="00EC0B06">
        <w:rPr>
          <w:rFonts w:ascii="微软雅黑" w:eastAsia="微软雅黑" w:hAnsi="微软雅黑" w:cs="宋体" w:hint="eastAsia"/>
          <w:kern w:val="0"/>
          <w:sz w:val="20"/>
          <w:szCs w:val="20"/>
        </w:rPr>
        <w:t>在</w:t>
      </w:r>
      <w:r w:rsidRPr="00EC0B06">
        <w:rPr>
          <w:rFonts w:ascii="微软雅黑" w:eastAsia="微软雅黑" w:hAnsi="微软雅黑" w:cs="宋体"/>
          <w:kern w:val="0"/>
          <w:sz w:val="20"/>
          <w:szCs w:val="20"/>
        </w:rPr>
        <w:t>dataperiodmanage.co</w:t>
      </w:r>
      <w:r>
        <w:rPr>
          <w:rFonts w:ascii="微软雅黑" w:eastAsia="微软雅黑" w:hAnsi="微软雅黑" w:cs="宋体" w:hint="eastAsia"/>
          <w:kern w:val="0"/>
          <w:sz w:val="20"/>
          <w:szCs w:val="20"/>
        </w:rPr>
        <w:t>n</w:t>
      </w:r>
      <w:r w:rsidRPr="00EC0B06">
        <w:rPr>
          <w:rFonts w:ascii="微软雅黑" w:eastAsia="微软雅黑" w:hAnsi="微软雅黑" w:cs="宋体"/>
          <w:kern w:val="0"/>
          <w:sz w:val="20"/>
          <w:szCs w:val="20"/>
        </w:rPr>
        <w:t>f</w:t>
      </w:r>
      <w:r w:rsidRPr="00EC0B06">
        <w:rPr>
          <w:rFonts w:ascii="微软雅黑" w:eastAsia="微软雅黑" w:hAnsi="微软雅黑" w:cs="宋体" w:hint="eastAsia"/>
          <w:kern w:val="0"/>
          <w:sz w:val="20"/>
          <w:szCs w:val="20"/>
        </w:rPr>
        <w:t>中配置</w:t>
      </w:r>
      <w:r w:rsidRPr="00EC0B06">
        <w:rPr>
          <w:rFonts w:ascii="微软雅黑" w:eastAsia="微软雅黑" w:hAnsi="微软雅黑" w:cs="宋体"/>
          <w:kern w:val="0"/>
          <w:sz w:val="20"/>
          <w:szCs w:val="20"/>
        </w:rPr>
        <w:t>DataStoredPeriod</w:t>
      </w:r>
      <w:r w:rsidRPr="00EC0B06">
        <w:rPr>
          <w:rFonts w:ascii="微软雅黑" w:eastAsia="微软雅黑" w:hAnsi="微软雅黑" w:cs="宋体" w:hint="eastAsia"/>
          <w:kern w:val="0"/>
          <w:sz w:val="20"/>
          <w:szCs w:val="20"/>
        </w:rPr>
        <w:t>类型的保存时间周期，配置</w:t>
      </w:r>
      <w:r w:rsidR="00F87341">
        <w:rPr>
          <w:rFonts w:ascii="微软雅黑" w:eastAsia="微软雅黑" w:hAnsi="微软雅黑" w:cs="宋体" w:hint="eastAsia"/>
          <w:kern w:val="0"/>
          <w:sz w:val="20"/>
          <w:szCs w:val="20"/>
        </w:rPr>
        <w:t>500</w:t>
      </w:r>
      <w:r w:rsidRPr="00EC0B06">
        <w:rPr>
          <w:rFonts w:ascii="微软雅黑" w:eastAsia="微软雅黑" w:hAnsi="微软雅黑" w:cs="宋体" w:hint="eastAsia"/>
          <w:kern w:val="0"/>
          <w:sz w:val="20"/>
          <w:szCs w:val="20"/>
        </w:rPr>
        <w:t>就是按当天时间保存</w:t>
      </w:r>
      <w:r w:rsidR="00F87341">
        <w:rPr>
          <w:rFonts w:ascii="微软雅黑" w:eastAsia="微软雅黑" w:hAnsi="微软雅黑" w:cs="宋体" w:hint="eastAsia"/>
          <w:kern w:val="0"/>
          <w:sz w:val="20"/>
          <w:szCs w:val="20"/>
        </w:rPr>
        <w:t>500</w:t>
      </w:r>
      <w:r w:rsidRPr="00EC0B06">
        <w:rPr>
          <w:rFonts w:ascii="微软雅黑" w:eastAsia="微软雅黑" w:hAnsi="微软雅黑" w:cs="宋体" w:hint="eastAsia"/>
          <w:kern w:val="0"/>
          <w:sz w:val="20"/>
          <w:szCs w:val="20"/>
        </w:rPr>
        <w:t>天数据</w:t>
      </w:r>
      <w:r w:rsidR="00617683">
        <w:rPr>
          <w:rFonts w:ascii="微软雅黑" w:eastAsia="微软雅黑" w:hAnsi="微软雅黑" w:cs="宋体" w:hint="eastAsia"/>
          <w:kern w:val="0"/>
          <w:sz w:val="20"/>
          <w:szCs w:val="20"/>
        </w:rPr>
        <w:t>；</w:t>
      </w:r>
      <w:r w:rsidR="00617683" w:rsidRPr="00EC0B06">
        <w:rPr>
          <w:rFonts w:ascii="微软雅黑" w:eastAsia="微软雅黑" w:hAnsi="微软雅黑" w:cs="宋体"/>
          <w:kern w:val="0"/>
          <w:sz w:val="20"/>
          <w:szCs w:val="20"/>
        </w:rPr>
        <w:t>DataStoredPeriod</w:t>
      </w:r>
      <w:r w:rsidR="00617683">
        <w:rPr>
          <w:rFonts w:ascii="微软雅黑" w:eastAsia="微软雅黑" w:hAnsi="微软雅黑" w:cs="宋体" w:hint="eastAsia"/>
          <w:kern w:val="0"/>
          <w:sz w:val="20"/>
          <w:szCs w:val="20"/>
        </w:rPr>
        <w:t>中的类型名称用户可自定义，该参数可供整个系统使用</w:t>
      </w:r>
      <w:r>
        <w:rPr>
          <w:rFonts w:ascii="微软雅黑" w:eastAsia="微软雅黑" w:hAnsi="微软雅黑" w:cs="宋体" w:hint="eastAsia"/>
          <w:kern w:val="0"/>
          <w:sz w:val="20"/>
          <w:szCs w:val="20"/>
        </w:rPr>
        <w:t>。</w:t>
      </w:r>
    </w:p>
    <w:p w:rsidR="00052789" w:rsidRPr="00052789" w:rsidRDefault="00EA526C" w:rsidP="00052789">
      <w:pPr>
        <w:ind w:firstLine="420"/>
        <w:rPr>
          <w:rFonts w:ascii="微软雅黑" w:eastAsia="微软雅黑" w:hAnsi="微软雅黑" w:cs="宋体"/>
          <w:color w:val="000000"/>
          <w:kern w:val="0"/>
          <w:sz w:val="20"/>
          <w:szCs w:val="20"/>
        </w:rPr>
      </w:pPr>
      <w:r w:rsidRPr="00EC0B06">
        <w:rPr>
          <w:rFonts w:ascii="微软雅黑" w:eastAsia="微软雅黑" w:hAnsi="微软雅黑" w:cs="宋体" w:hint="eastAsia"/>
          <w:color w:val="FF0000"/>
          <w:kern w:val="0"/>
          <w:sz w:val="20"/>
          <w:szCs w:val="20"/>
        </w:rPr>
        <w:t>示例：</w:t>
      </w:r>
      <w:r w:rsidR="00052789" w:rsidRPr="00052789">
        <w:rPr>
          <w:rFonts w:ascii="微软雅黑" w:eastAsia="微软雅黑" w:hAnsi="微软雅黑" w:cs="宋体" w:hint="eastAsia"/>
          <w:color w:val="000000"/>
          <w:kern w:val="0"/>
          <w:sz w:val="20"/>
          <w:szCs w:val="20"/>
        </w:rPr>
        <w:t># 数据生命周期管理模板，GbaseDefaultType是gbase默认保留天数;</w:t>
      </w:r>
    </w:p>
    <w:p w:rsidR="00052789" w:rsidRPr="00052789" w:rsidRDefault="00052789" w:rsidP="00052789">
      <w:pPr>
        <w:ind w:firstLine="420"/>
        <w:rPr>
          <w:rFonts w:ascii="微软雅黑" w:eastAsia="微软雅黑" w:hAnsi="微软雅黑" w:cs="宋体"/>
          <w:color w:val="000000"/>
          <w:kern w:val="0"/>
          <w:sz w:val="20"/>
          <w:szCs w:val="20"/>
        </w:rPr>
      </w:pPr>
      <w:r w:rsidRPr="00052789">
        <w:rPr>
          <w:rFonts w:ascii="微软雅黑" w:eastAsia="微软雅黑" w:hAnsi="微软雅黑" w:cs="宋体" w:hint="eastAsia"/>
          <w:color w:val="000000"/>
          <w:kern w:val="0"/>
          <w:sz w:val="20"/>
          <w:szCs w:val="20"/>
        </w:rPr>
        <w:t># SparkDefaultType是spark默认保留天数;</w:t>
      </w:r>
    </w:p>
    <w:p w:rsidR="00C85F30" w:rsidRPr="00C85F30" w:rsidRDefault="00052789" w:rsidP="00052789">
      <w:pPr>
        <w:ind w:firstLine="420"/>
        <w:rPr>
          <w:rFonts w:ascii="微软雅黑" w:eastAsia="微软雅黑" w:hAnsi="微软雅黑" w:cs="宋体"/>
          <w:color w:val="000000"/>
          <w:kern w:val="0"/>
          <w:sz w:val="20"/>
          <w:szCs w:val="20"/>
        </w:rPr>
      </w:pPr>
      <w:r w:rsidRPr="00052789">
        <w:rPr>
          <w:rFonts w:ascii="微软雅黑" w:eastAsia="微软雅黑" w:hAnsi="微软雅黑" w:cs="宋体" w:hint="eastAsia"/>
          <w:color w:val="000000"/>
          <w:kern w:val="0"/>
          <w:sz w:val="20"/>
          <w:szCs w:val="20"/>
        </w:rPr>
        <w:t># SparkNetmaxType是spark的netmax表保留天数.</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DataStoredPeriod{</w:t>
      </w:r>
    </w:p>
    <w:p w:rsidR="00AE3439" w:rsidRPr="00AE3439" w:rsidRDefault="00F87341" w:rsidP="00AE3439">
      <w:pPr>
        <w:ind w:firstLine="420"/>
        <w:rPr>
          <w:rFonts w:ascii="微软雅黑" w:eastAsia="微软雅黑" w:hAnsi="微软雅黑" w:cs="宋体"/>
          <w:color w:val="000000"/>
          <w:kern w:val="0"/>
          <w:sz w:val="20"/>
          <w:szCs w:val="20"/>
        </w:rPr>
      </w:pPr>
      <w:r>
        <w:rPr>
          <w:rFonts w:ascii="微软雅黑" w:eastAsia="微软雅黑" w:hAnsi="微软雅黑" w:cs="宋体"/>
          <w:color w:val="000000"/>
          <w:kern w:val="0"/>
          <w:sz w:val="20"/>
          <w:szCs w:val="20"/>
        </w:rPr>
        <w:t xml:space="preserve">    GbaseDefaultType = </w:t>
      </w:r>
      <w:r>
        <w:rPr>
          <w:rFonts w:ascii="微软雅黑" w:eastAsia="微软雅黑" w:hAnsi="微软雅黑" w:cs="宋体" w:hint="eastAsia"/>
          <w:color w:val="000000"/>
          <w:kern w:val="0"/>
          <w:sz w:val="20"/>
          <w:szCs w:val="20"/>
        </w:rPr>
        <w:t>500</w:t>
      </w:r>
    </w:p>
    <w:p w:rsidR="00AE3439" w:rsidRPr="00AE3439" w:rsidRDefault="00F87341" w:rsidP="00AE3439">
      <w:pPr>
        <w:ind w:firstLine="420"/>
        <w:rPr>
          <w:rFonts w:ascii="微软雅黑" w:eastAsia="微软雅黑" w:hAnsi="微软雅黑" w:cs="宋体"/>
          <w:color w:val="000000"/>
          <w:kern w:val="0"/>
          <w:sz w:val="20"/>
          <w:szCs w:val="20"/>
        </w:rPr>
      </w:pPr>
      <w:r>
        <w:rPr>
          <w:rFonts w:ascii="微软雅黑" w:eastAsia="微软雅黑" w:hAnsi="微软雅黑" w:cs="宋体"/>
          <w:color w:val="000000"/>
          <w:kern w:val="0"/>
          <w:sz w:val="20"/>
          <w:szCs w:val="20"/>
        </w:rPr>
        <w:t xml:space="preserve">    SparkDefaultType = </w:t>
      </w:r>
      <w:r>
        <w:rPr>
          <w:rFonts w:ascii="微软雅黑" w:eastAsia="微软雅黑" w:hAnsi="微软雅黑" w:cs="宋体" w:hint="eastAsia"/>
          <w:color w:val="000000"/>
          <w:kern w:val="0"/>
          <w:sz w:val="20"/>
          <w:szCs w:val="20"/>
        </w:rPr>
        <w:t>500</w:t>
      </w:r>
    </w:p>
    <w:p w:rsidR="00AE3439" w:rsidRPr="00C85F30" w:rsidRDefault="00F87341" w:rsidP="00AE3439">
      <w:pPr>
        <w:ind w:firstLine="420"/>
        <w:rPr>
          <w:rFonts w:ascii="微软雅黑" w:eastAsia="微软雅黑" w:hAnsi="微软雅黑" w:cs="宋体"/>
          <w:color w:val="000000"/>
          <w:kern w:val="0"/>
          <w:sz w:val="20"/>
          <w:szCs w:val="20"/>
        </w:rPr>
      </w:pPr>
      <w:r>
        <w:rPr>
          <w:rFonts w:ascii="微软雅黑" w:eastAsia="微软雅黑" w:hAnsi="微软雅黑" w:cs="宋体"/>
          <w:color w:val="000000"/>
          <w:kern w:val="0"/>
          <w:sz w:val="20"/>
          <w:szCs w:val="20"/>
        </w:rPr>
        <w:t xml:space="preserve">    SparkNetmaxType = </w:t>
      </w:r>
      <w:r>
        <w:rPr>
          <w:rFonts w:ascii="微软雅黑" w:eastAsia="微软雅黑" w:hAnsi="微软雅黑" w:cs="宋体" w:hint="eastAsia"/>
          <w:color w:val="000000"/>
          <w:kern w:val="0"/>
          <w:sz w:val="20"/>
          <w:szCs w:val="20"/>
        </w:rPr>
        <w:t>500</w:t>
      </w:r>
    </w:p>
    <w:p w:rsid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w:t>
      </w:r>
    </w:p>
    <w:p w:rsidR="00E47EFF" w:rsidRDefault="00E47EFF" w:rsidP="00E47EFF">
      <w:pPr>
        <w:pStyle w:val="a9"/>
        <w:numPr>
          <w:ilvl w:val="0"/>
          <w:numId w:val="14"/>
        </w:numPr>
        <w:ind w:left="284" w:firstLineChars="0" w:hanging="284"/>
        <w:rPr>
          <w:rFonts w:ascii="微软雅黑" w:eastAsia="微软雅黑" w:hAnsi="微软雅黑" w:cs="宋体"/>
          <w:kern w:val="0"/>
          <w:sz w:val="20"/>
          <w:szCs w:val="20"/>
        </w:rPr>
      </w:pPr>
      <w:r>
        <w:rPr>
          <w:rFonts w:ascii="微软雅黑" w:eastAsia="微软雅黑" w:hAnsi="微软雅黑" w:cs="宋体" w:hint="eastAsia"/>
          <w:kern w:val="0"/>
          <w:sz w:val="20"/>
          <w:szCs w:val="20"/>
        </w:rPr>
        <w:t>用户自定义数据生命周期策略</w:t>
      </w:r>
    </w:p>
    <w:p w:rsidR="00052789" w:rsidRDefault="00E47EFF" w:rsidP="00E47EFF">
      <w:pPr>
        <w:ind w:firstLine="420"/>
        <w:rPr>
          <w:rFonts w:ascii="微软雅黑" w:eastAsia="微软雅黑" w:hAnsi="微软雅黑" w:cs="宋体"/>
          <w:kern w:val="0"/>
          <w:sz w:val="20"/>
          <w:szCs w:val="20"/>
        </w:rPr>
      </w:pPr>
      <w:r w:rsidRPr="00EC0B06">
        <w:rPr>
          <w:rFonts w:ascii="微软雅黑" w:eastAsia="微软雅黑" w:hAnsi="微软雅黑" w:cs="宋体" w:hint="eastAsia"/>
          <w:kern w:val="0"/>
          <w:sz w:val="20"/>
          <w:szCs w:val="20"/>
        </w:rPr>
        <w:t>用户如果要</w:t>
      </w:r>
      <w:r w:rsidR="00052789">
        <w:rPr>
          <w:rFonts w:ascii="微软雅黑" w:eastAsia="微软雅黑" w:hAnsi="微软雅黑" w:cs="宋体" w:hint="eastAsia"/>
          <w:kern w:val="0"/>
          <w:sz w:val="20"/>
          <w:szCs w:val="20"/>
        </w:rPr>
        <w:t>设定</w:t>
      </w:r>
      <w:r w:rsidRPr="00EC0B06">
        <w:rPr>
          <w:rFonts w:ascii="微软雅黑" w:eastAsia="微软雅黑" w:hAnsi="微软雅黑" w:cs="宋体" w:hint="eastAsia"/>
          <w:kern w:val="0"/>
          <w:sz w:val="20"/>
          <w:szCs w:val="20"/>
        </w:rPr>
        <w:t>特定的表</w:t>
      </w:r>
      <w:r w:rsidR="00052789">
        <w:rPr>
          <w:rFonts w:ascii="微软雅黑" w:eastAsia="微软雅黑" w:hAnsi="微软雅黑" w:cs="宋体" w:hint="eastAsia"/>
          <w:kern w:val="0"/>
          <w:sz w:val="20"/>
          <w:szCs w:val="20"/>
        </w:rPr>
        <w:t>的保留时长</w:t>
      </w:r>
      <w:r w:rsidRPr="00EC0B06">
        <w:rPr>
          <w:rFonts w:ascii="微软雅黑" w:eastAsia="微软雅黑" w:hAnsi="微软雅黑" w:cs="宋体" w:hint="eastAsia"/>
          <w:kern w:val="0"/>
          <w:sz w:val="20"/>
          <w:szCs w:val="20"/>
        </w:rPr>
        <w:t>，就在</w:t>
      </w:r>
      <w:r w:rsidRPr="00EC0B06">
        <w:rPr>
          <w:rFonts w:ascii="微软雅黑" w:eastAsia="微软雅黑" w:hAnsi="微软雅黑" w:cs="宋体"/>
          <w:kern w:val="0"/>
          <w:sz w:val="20"/>
          <w:szCs w:val="20"/>
        </w:rPr>
        <w:t>CustomStoredTablePeriod</w:t>
      </w:r>
      <w:r w:rsidRPr="00EC0B06">
        <w:rPr>
          <w:rFonts w:ascii="微软雅黑" w:eastAsia="微软雅黑" w:hAnsi="微软雅黑" w:cs="宋体" w:hint="eastAsia"/>
          <w:kern w:val="0"/>
          <w:sz w:val="20"/>
          <w:szCs w:val="20"/>
        </w:rPr>
        <w:t>配置项中</w:t>
      </w:r>
      <w:r w:rsidR="00052789">
        <w:rPr>
          <w:rFonts w:ascii="微软雅黑" w:eastAsia="微软雅黑" w:hAnsi="微软雅黑" w:cs="宋体" w:hint="eastAsia"/>
          <w:kern w:val="0"/>
          <w:sz w:val="20"/>
          <w:szCs w:val="20"/>
        </w:rPr>
        <w:t>增加表名和对应的保留天数；如果要设定spark某个hdfs路径下的所有表的保留时长，则</w:t>
      </w:r>
      <w:r w:rsidR="0053179A">
        <w:rPr>
          <w:rFonts w:ascii="微软雅黑" w:eastAsia="微软雅黑" w:hAnsi="微软雅黑" w:cs="宋体" w:hint="eastAsia"/>
          <w:kern w:val="0"/>
          <w:sz w:val="20"/>
          <w:szCs w:val="20"/>
        </w:rPr>
        <w:t>添加</w:t>
      </w:r>
      <w:r w:rsidR="00052789">
        <w:rPr>
          <w:rFonts w:ascii="微软雅黑" w:eastAsia="微软雅黑" w:hAnsi="微软雅黑" w:cs="宋体" w:hint="eastAsia"/>
          <w:kern w:val="0"/>
          <w:sz w:val="20"/>
          <w:szCs w:val="20"/>
        </w:rPr>
        <w:t>hdfs路径和对应的保留天数。</w:t>
      </w:r>
      <w:r w:rsidR="0053179A">
        <w:rPr>
          <w:rFonts w:ascii="微软雅黑" w:eastAsia="微软雅黑" w:hAnsi="微软雅黑" w:cs="宋体" w:hint="eastAsia"/>
          <w:kern w:val="0"/>
          <w:sz w:val="20"/>
          <w:szCs w:val="20"/>
        </w:rPr>
        <w:t>特定表设置的优先级最高，其次是hdfs路径的配置，最后是通用的策略类型。</w:t>
      </w:r>
    </w:p>
    <w:p w:rsidR="00E47EFF" w:rsidRDefault="00E47EFF" w:rsidP="00E47EFF">
      <w:pPr>
        <w:ind w:firstLine="420"/>
        <w:rPr>
          <w:rFonts w:ascii="微软雅黑" w:eastAsia="微软雅黑" w:hAnsi="微软雅黑" w:cs="宋体"/>
          <w:color w:val="000000"/>
          <w:kern w:val="0"/>
          <w:sz w:val="20"/>
          <w:szCs w:val="20"/>
        </w:rPr>
      </w:pPr>
      <w:r w:rsidRPr="00EC0B06">
        <w:rPr>
          <w:rFonts w:ascii="微软雅黑" w:eastAsia="微软雅黑" w:hAnsi="微软雅黑" w:cs="宋体" w:hint="eastAsia"/>
          <w:color w:val="FF0000"/>
          <w:kern w:val="0"/>
          <w:sz w:val="20"/>
          <w:szCs w:val="20"/>
        </w:rPr>
        <w:t>示例：</w:t>
      </w:r>
      <w:r w:rsidR="00052789">
        <w:rPr>
          <w:rFonts w:ascii="微软雅黑" w:eastAsia="微软雅黑" w:hAnsi="微软雅黑" w:cs="宋体" w:hint="eastAsia"/>
          <w:color w:val="000000"/>
          <w:kern w:val="0"/>
          <w:sz w:val="20"/>
          <w:szCs w:val="20"/>
        </w:rPr>
        <w:t xml:space="preserve"> </w:t>
      </w:r>
    </w:p>
    <w:p w:rsidR="00052789" w:rsidRPr="00DA5AB8" w:rsidRDefault="00052789" w:rsidP="00E47EFF">
      <w:pPr>
        <w:ind w:firstLine="420"/>
        <w:rPr>
          <w:rFonts w:ascii="微软雅黑" w:eastAsia="微软雅黑" w:hAnsi="微软雅黑" w:cs="宋体"/>
          <w:color w:val="000000"/>
          <w:kern w:val="0"/>
          <w:sz w:val="20"/>
          <w:szCs w:val="20"/>
        </w:rPr>
      </w:pPr>
      <w:r w:rsidRPr="00052789">
        <w:rPr>
          <w:rFonts w:ascii="微软雅黑" w:eastAsia="微软雅黑" w:hAnsi="微软雅黑" w:cs="宋体" w:hint="eastAsia"/>
          <w:color w:val="000000"/>
          <w:kern w:val="0"/>
          <w:sz w:val="20"/>
          <w:szCs w:val="20"/>
        </w:rPr>
        <w:t># 用户特定表或者hdfs路径</w:t>
      </w:r>
      <w:r w:rsidR="00DB6ACC">
        <w:rPr>
          <w:rFonts w:ascii="微软雅黑" w:eastAsia="微软雅黑" w:hAnsi="微软雅黑" w:cs="宋体" w:hint="eastAsia"/>
          <w:color w:val="000000"/>
          <w:kern w:val="0"/>
          <w:sz w:val="20"/>
          <w:szCs w:val="20"/>
        </w:rPr>
        <w:t>(需要是spark表对应的hdfs路径，而且要在汇总表里面有定义)</w:t>
      </w:r>
      <w:r w:rsidRPr="00052789">
        <w:rPr>
          <w:rFonts w:ascii="微软雅黑" w:eastAsia="微软雅黑" w:hAnsi="微软雅黑" w:cs="宋体" w:hint="eastAsia"/>
          <w:color w:val="000000"/>
          <w:kern w:val="0"/>
          <w:sz w:val="20"/>
          <w:szCs w:val="20"/>
        </w:rPr>
        <w:t>保留天数</w:t>
      </w:r>
    </w:p>
    <w:p w:rsidR="00E47EFF" w:rsidRPr="00DA5AB8" w:rsidRDefault="00E47EFF" w:rsidP="00E47EFF">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jc w:val="left"/>
        <w:rPr>
          <w:rFonts w:ascii="微软雅黑" w:eastAsia="微软雅黑" w:hAnsi="微软雅黑" w:cs="宋体"/>
          <w:color w:val="000000"/>
          <w:kern w:val="0"/>
          <w:sz w:val="20"/>
          <w:szCs w:val="20"/>
        </w:rPr>
      </w:pPr>
      <w:r w:rsidRPr="00DA5AB8">
        <w:rPr>
          <w:rFonts w:ascii="微软雅黑" w:eastAsia="微软雅黑" w:hAnsi="微软雅黑" w:cs="宋体"/>
          <w:color w:val="000000"/>
          <w:kern w:val="0"/>
          <w:sz w:val="20"/>
          <w:szCs w:val="20"/>
        </w:rPr>
        <w:t>CustomStoredTablePeriod{</w:t>
      </w:r>
    </w:p>
    <w:p w:rsidR="00052789" w:rsidRPr="00052789" w:rsidRDefault="00E47EFF" w:rsidP="00052789">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jc w:val="left"/>
        <w:rPr>
          <w:rFonts w:ascii="微软雅黑" w:eastAsia="微软雅黑" w:hAnsi="微软雅黑" w:cs="宋体"/>
          <w:color w:val="000000"/>
          <w:kern w:val="0"/>
          <w:sz w:val="20"/>
          <w:szCs w:val="20"/>
        </w:rPr>
      </w:pPr>
      <w:r w:rsidRPr="00DA5AB8">
        <w:rPr>
          <w:rFonts w:ascii="微软雅黑" w:eastAsia="微软雅黑" w:hAnsi="微软雅黑" w:cs="宋体"/>
          <w:color w:val="000000"/>
          <w:kern w:val="0"/>
          <w:sz w:val="20"/>
          <w:szCs w:val="20"/>
        </w:rPr>
        <w:t xml:space="preserve">  </w:t>
      </w:r>
      <w:r w:rsidR="00F87341">
        <w:rPr>
          <w:rFonts w:ascii="微软雅黑" w:eastAsia="微软雅黑" w:hAnsi="微软雅黑" w:cs="宋体"/>
          <w:color w:val="000000"/>
          <w:kern w:val="0"/>
          <w:sz w:val="20"/>
          <w:szCs w:val="20"/>
        </w:rPr>
        <w:t xml:space="preserve">  ExampleTableName = </w:t>
      </w:r>
      <w:r w:rsidR="00F87341">
        <w:rPr>
          <w:rFonts w:ascii="微软雅黑" w:eastAsia="微软雅黑" w:hAnsi="微软雅黑" w:cs="宋体" w:hint="eastAsia"/>
          <w:color w:val="000000"/>
          <w:kern w:val="0"/>
          <w:sz w:val="20"/>
          <w:szCs w:val="20"/>
        </w:rPr>
        <w:t>500</w:t>
      </w:r>
    </w:p>
    <w:p w:rsidR="00E47EFF" w:rsidRPr="00DA5AB8" w:rsidRDefault="00F87341" w:rsidP="00052789">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jc w:val="left"/>
        <w:rPr>
          <w:rFonts w:ascii="微软雅黑" w:eastAsia="微软雅黑" w:hAnsi="微软雅黑" w:cs="宋体"/>
          <w:color w:val="000000"/>
          <w:kern w:val="0"/>
          <w:sz w:val="20"/>
          <w:szCs w:val="20"/>
        </w:rPr>
      </w:pPr>
      <w:r>
        <w:rPr>
          <w:rFonts w:ascii="微软雅黑" w:eastAsia="微软雅黑" w:hAnsi="微软雅黑" w:cs="宋体"/>
          <w:color w:val="000000"/>
          <w:kern w:val="0"/>
          <w:sz w:val="20"/>
          <w:szCs w:val="20"/>
        </w:rPr>
        <w:t xml:space="preserve">    /Example/Hdfs/Path/ = </w:t>
      </w:r>
      <w:r>
        <w:rPr>
          <w:rFonts w:ascii="微软雅黑" w:eastAsia="微软雅黑" w:hAnsi="微软雅黑" w:cs="宋体" w:hint="eastAsia"/>
          <w:color w:val="000000"/>
          <w:kern w:val="0"/>
          <w:sz w:val="20"/>
          <w:szCs w:val="20"/>
        </w:rPr>
        <w:t>500</w:t>
      </w:r>
    </w:p>
    <w:p w:rsidR="00E47EFF" w:rsidRPr="00DA5AB8" w:rsidRDefault="00E47EFF" w:rsidP="00E47EFF">
      <w:pPr>
        <w:tabs>
          <w:tab w:val="left" w:pos="-720"/>
          <w:tab w:val="left" w:pos="426"/>
          <w:tab w:val="left" w:pos="720"/>
          <w:tab w:val="left" w:pos="1440"/>
          <w:tab w:val="left" w:pos="2160"/>
          <w:tab w:val="left" w:pos="2880"/>
          <w:tab w:val="left" w:pos="3600"/>
          <w:tab w:val="left" w:pos="4320"/>
        </w:tabs>
        <w:autoSpaceDE w:val="0"/>
        <w:autoSpaceDN w:val="0"/>
        <w:adjustRightInd w:val="0"/>
        <w:ind w:leftChars="202" w:left="424"/>
        <w:jc w:val="left"/>
        <w:rPr>
          <w:rFonts w:ascii="微软雅黑" w:eastAsia="微软雅黑" w:hAnsi="微软雅黑" w:cs="宋体"/>
          <w:color w:val="000000"/>
          <w:kern w:val="0"/>
          <w:sz w:val="20"/>
          <w:szCs w:val="20"/>
        </w:rPr>
      </w:pPr>
      <w:r w:rsidRPr="00DA5AB8">
        <w:rPr>
          <w:rFonts w:ascii="微软雅黑" w:eastAsia="微软雅黑" w:hAnsi="微软雅黑" w:cs="宋体"/>
          <w:color w:val="000000"/>
          <w:kern w:val="0"/>
          <w:sz w:val="20"/>
          <w:szCs w:val="20"/>
        </w:rPr>
        <w:t>}</w:t>
      </w:r>
    </w:p>
    <w:p w:rsidR="001326E6" w:rsidRPr="007D1DC3" w:rsidRDefault="001326E6" w:rsidP="001326E6">
      <w:pPr>
        <w:pStyle w:val="a9"/>
        <w:numPr>
          <w:ilvl w:val="0"/>
          <w:numId w:val="14"/>
        </w:numPr>
        <w:ind w:left="284" w:firstLineChars="0" w:hanging="284"/>
        <w:rPr>
          <w:rFonts w:ascii="微软雅黑" w:eastAsia="微软雅黑" w:hAnsi="微软雅黑" w:cs="宋体"/>
          <w:kern w:val="0"/>
          <w:sz w:val="20"/>
          <w:szCs w:val="20"/>
        </w:rPr>
      </w:pPr>
      <w:r>
        <w:rPr>
          <w:rFonts w:ascii="微软雅黑" w:eastAsia="微软雅黑" w:hAnsi="微软雅黑" w:cs="宋体" w:hint="eastAsia"/>
          <w:kern w:val="0"/>
          <w:sz w:val="20"/>
          <w:szCs w:val="20"/>
        </w:rPr>
        <w:t>表的数据</w:t>
      </w:r>
      <w:r w:rsidRPr="001326E6">
        <w:rPr>
          <w:rFonts w:ascii="微软雅黑" w:eastAsia="微软雅黑" w:hAnsi="微软雅黑" w:hint="eastAsia"/>
        </w:rPr>
        <w:t>生命周期</w:t>
      </w:r>
      <w:r>
        <w:rPr>
          <w:rFonts w:ascii="微软雅黑" w:eastAsia="微软雅黑" w:hAnsi="微软雅黑" w:cs="宋体" w:hint="eastAsia"/>
          <w:kern w:val="0"/>
          <w:sz w:val="20"/>
          <w:szCs w:val="20"/>
        </w:rPr>
        <w:t>配置方式</w:t>
      </w:r>
    </w:p>
    <w:p w:rsidR="008C5EAB" w:rsidRPr="00DA5AB8" w:rsidRDefault="008C5EAB" w:rsidP="00EA526C">
      <w:pPr>
        <w:ind w:firstLine="420"/>
        <w:rPr>
          <w:rFonts w:ascii="微软雅黑" w:eastAsia="微软雅黑" w:hAnsi="微软雅黑" w:cs="宋体"/>
          <w:color w:val="FF0000"/>
          <w:kern w:val="0"/>
          <w:sz w:val="20"/>
          <w:szCs w:val="20"/>
        </w:rPr>
      </w:pPr>
      <w:r w:rsidRPr="00EC0B06">
        <w:rPr>
          <w:rFonts w:ascii="微软雅黑" w:eastAsia="微软雅黑" w:hAnsi="微软雅黑" w:cs="宋体" w:hint="eastAsia"/>
          <w:kern w:val="0"/>
          <w:sz w:val="20"/>
          <w:szCs w:val="20"/>
        </w:rPr>
        <w:t>业务要在</w:t>
      </w:r>
      <w:r w:rsidR="001176A0" w:rsidRPr="00EC0B06">
        <w:rPr>
          <w:rFonts w:ascii="微软雅黑" w:eastAsia="微软雅黑" w:hAnsi="微软雅黑" w:cs="宋体" w:hint="eastAsia"/>
          <w:kern w:val="0"/>
          <w:sz w:val="20"/>
          <w:szCs w:val="20"/>
        </w:rPr>
        <w:t>汇总表</w:t>
      </w:r>
      <w:r w:rsidRPr="00EC0B06">
        <w:rPr>
          <w:rFonts w:ascii="微软雅黑" w:eastAsia="微软雅黑" w:hAnsi="微软雅黑" w:cs="宋体"/>
          <w:kern w:val="0"/>
          <w:sz w:val="20"/>
          <w:szCs w:val="20"/>
        </w:rPr>
        <w:t>summarytable</w:t>
      </w:r>
      <w:r w:rsidRPr="00EC0B06">
        <w:rPr>
          <w:rFonts w:ascii="微软雅黑" w:eastAsia="微软雅黑" w:hAnsi="微软雅黑" w:cs="宋体" w:hint="eastAsia"/>
          <w:kern w:val="0"/>
          <w:sz w:val="20"/>
          <w:szCs w:val="20"/>
        </w:rPr>
        <w:t>中配置</w:t>
      </w:r>
      <w:r w:rsidR="00DA59AF">
        <w:rPr>
          <w:rFonts w:ascii="微软雅黑" w:eastAsia="微软雅黑" w:hAnsi="微软雅黑" w:cs="宋体" w:hint="eastAsia"/>
          <w:kern w:val="0"/>
          <w:sz w:val="20"/>
          <w:szCs w:val="20"/>
        </w:rPr>
        <w:t>表的数据生命周期方式，需要</w:t>
      </w:r>
      <w:r w:rsidR="00E904AB" w:rsidRPr="00EC0B06">
        <w:rPr>
          <w:rFonts w:ascii="微软雅黑" w:eastAsia="微软雅黑" w:hAnsi="微软雅黑" w:cs="宋体" w:hint="eastAsia"/>
          <w:kern w:val="0"/>
          <w:sz w:val="20"/>
          <w:szCs w:val="20"/>
        </w:rPr>
        <w:t>将</w:t>
      </w:r>
      <w:r w:rsidR="00E904AB" w:rsidRPr="00EC0B06">
        <w:rPr>
          <w:rFonts w:ascii="微软雅黑" w:eastAsia="微软雅黑" w:hAnsi="微软雅黑" w:cs="宋体"/>
          <w:kern w:val="0"/>
          <w:sz w:val="20"/>
          <w:szCs w:val="20"/>
        </w:rPr>
        <w:t>storedperiod</w:t>
      </w:r>
      <w:r w:rsidR="00E904AB" w:rsidRPr="00EC0B06">
        <w:rPr>
          <w:rFonts w:ascii="微软雅黑" w:eastAsia="微软雅黑" w:hAnsi="微软雅黑" w:cs="宋体" w:hint="eastAsia"/>
          <w:kern w:val="0"/>
          <w:sz w:val="20"/>
          <w:szCs w:val="20"/>
        </w:rPr>
        <w:t>字段配置为</w:t>
      </w:r>
      <w:r w:rsidR="00DA59AF" w:rsidRPr="00EC0B06">
        <w:rPr>
          <w:rFonts w:ascii="微软雅黑" w:eastAsia="微软雅黑" w:hAnsi="微软雅黑" w:cs="宋体"/>
          <w:kern w:val="0"/>
          <w:sz w:val="20"/>
          <w:szCs w:val="20"/>
        </w:rPr>
        <w:t>DataStoredPeriod</w:t>
      </w:r>
      <w:r w:rsidR="008F70A9">
        <w:rPr>
          <w:rFonts w:ascii="微软雅黑" w:eastAsia="微软雅黑" w:hAnsi="微软雅黑" w:cs="宋体" w:hint="eastAsia"/>
          <w:kern w:val="0"/>
          <w:sz w:val="20"/>
          <w:szCs w:val="20"/>
        </w:rPr>
        <w:t>中的其中一种类型</w:t>
      </w:r>
      <w:r w:rsidR="00E47EFF">
        <w:rPr>
          <w:rFonts w:ascii="微软雅黑" w:eastAsia="微软雅黑" w:hAnsi="微软雅黑" w:cs="宋体" w:hint="eastAsia"/>
          <w:kern w:val="0"/>
          <w:sz w:val="20"/>
          <w:szCs w:val="20"/>
        </w:rPr>
        <w:t>或</w:t>
      </w:r>
      <w:r w:rsidR="00E47EFF" w:rsidRPr="00DA5AB8">
        <w:rPr>
          <w:rFonts w:ascii="微软雅黑" w:eastAsia="微软雅黑" w:hAnsi="微软雅黑" w:cs="宋体"/>
          <w:color w:val="000000"/>
          <w:kern w:val="0"/>
          <w:sz w:val="20"/>
          <w:szCs w:val="20"/>
        </w:rPr>
        <w:t>CustomStoredTablePeriod</w:t>
      </w:r>
      <w:r w:rsidR="00DA59AF">
        <w:rPr>
          <w:rFonts w:ascii="微软雅黑" w:eastAsia="微软雅黑" w:hAnsi="微软雅黑" w:cs="宋体" w:hint="eastAsia"/>
          <w:kern w:val="0"/>
          <w:sz w:val="20"/>
          <w:szCs w:val="20"/>
        </w:rPr>
        <w:t>中的</w:t>
      </w:r>
      <w:r w:rsidR="008F70A9">
        <w:rPr>
          <w:rFonts w:ascii="微软雅黑" w:eastAsia="微软雅黑" w:hAnsi="微软雅黑" w:cs="宋体" w:hint="eastAsia"/>
          <w:kern w:val="0"/>
          <w:sz w:val="20"/>
          <w:szCs w:val="20"/>
        </w:rPr>
        <w:t>特定表名</w:t>
      </w:r>
      <w:r w:rsidR="00DA59AF">
        <w:rPr>
          <w:rFonts w:ascii="微软雅黑" w:eastAsia="微软雅黑" w:hAnsi="微软雅黑" w:cs="宋体" w:hint="eastAsia"/>
          <w:kern w:val="0"/>
          <w:sz w:val="20"/>
          <w:szCs w:val="20"/>
        </w:rPr>
        <w:t>，如</w:t>
      </w:r>
      <w:r w:rsidR="00C85F30" w:rsidRPr="00C85F30">
        <w:rPr>
          <w:rFonts w:ascii="微软雅黑" w:eastAsia="微软雅黑" w:hAnsi="微软雅黑" w:cs="宋体"/>
          <w:color w:val="000000"/>
          <w:kern w:val="0"/>
          <w:sz w:val="20"/>
          <w:szCs w:val="20"/>
        </w:rPr>
        <w:t>SparkDefaultType</w:t>
      </w:r>
      <w:r w:rsidR="0053485B">
        <w:rPr>
          <w:rFonts w:ascii="微软雅黑" w:eastAsia="微软雅黑" w:hAnsi="微软雅黑" w:cs="宋体" w:hint="eastAsia"/>
          <w:color w:val="000000"/>
          <w:kern w:val="0"/>
          <w:sz w:val="20"/>
          <w:szCs w:val="20"/>
        </w:rPr>
        <w:t>（netmax</w:t>
      </w:r>
      <w:r w:rsidR="00052789">
        <w:rPr>
          <w:rFonts w:ascii="微软雅黑" w:eastAsia="微软雅黑" w:hAnsi="微软雅黑" w:cs="宋体" w:hint="eastAsia"/>
          <w:color w:val="000000"/>
          <w:kern w:val="0"/>
          <w:sz w:val="20"/>
          <w:szCs w:val="20"/>
        </w:rPr>
        <w:t>表对应</w:t>
      </w:r>
      <w:r w:rsidR="0053485B">
        <w:rPr>
          <w:rFonts w:ascii="微软雅黑" w:eastAsia="微软雅黑" w:hAnsi="微软雅黑" w:cs="宋体" w:hint="eastAsia"/>
          <w:color w:val="000000"/>
          <w:kern w:val="0"/>
          <w:sz w:val="20"/>
          <w:szCs w:val="20"/>
        </w:rPr>
        <w:t>SparkNetmaxType）</w:t>
      </w:r>
      <w:r w:rsidR="001D438F">
        <w:rPr>
          <w:rFonts w:ascii="微软雅黑" w:eastAsia="微软雅黑" w:hAnsi="微软雅黑" w:cs="宋体" w:hint="eastAsia"/>
          <w:kern w:val="0"/>
          <w:sz w:val="20"/>
          <w:szCs w:val="20"/>
        </w:rPr>
        <w:t>，表示数据保存</w:t>
      </w:r>
      <w:r w:rsidR="00F87341">
        <w:rPr>
          <w:rFonts w:ascii="微软雅黑" w:eastAsia="微软雅黑" w:hAnsi="微软雅黑" w:cs="宋体" w:hint="eastAsia"/>
          <w:kern w:val="0"/>
          <w:sz w:val="20"/>
          <w:szCs w:val="20"/>
        </w:rPr>
        <w:t>500</w:t>
      </w:r>
      <w:r w:rsidR="001D438F">
        <w:rPr>
          <w:rFonts w:ascii="微软雅黑" w:eastAsia="微软雅黑" w:hAnsi="微软雅黑" w:cs="宋体" w:hint="eastAsia"/>
          <w:kern w:val="0"/>
          <w:sz w:val="20"/>
          <w:szCs w:val="20"/>
        </w:rPr>
        <w:t>天。</w:t>
      </w:r>
      <w:r w:rsidR="00EC0B06">
        <w:rPr>
          <w:rFonts w:ascii="微软雅黑" w:eastAsia="微软雅黑" w:hAnsi="微软雅黑" w:cs="宋体" w:hint="eastAsia"/>
          <w:color w:val="FF0000"/>
          <w:kern w:val="0"/>
          <w:sz w:val="20"/>
          <w:szCs w:val="20"/>
        </w:rPr>
        <w:t>示</w:t>
      </w:r>
      <w:r w:rsidR="00B279AB" w:rsidRPr="00DA5AB8">
        <w:rPr>
          <w:rFonts w:ascii="微软雅黑" w:eastAsia="微软雅黑" w:hAnsi="微软雅黑" w:cs="宋体" w:hint="eastAsia"/>
          <w:color w:val="FF0000"/>
          <w:kern w:val="0"/>
          <w:sz w:val="20"/>
          <w:szCs w:val="20"/>
        </w:rPr>
        <w:t>例</w:t>
      </w:r>
      <w:r w:rsidRPr="00DA5AB8">
        <w:rPr>
          <w:rFonts w:ascii="微软雅黑" w:eastAsia="微软雅黑" w:hAnsi="微软雅黑" w:cs="宋体" w:hint="eastAsia"/>
          <w:color w:val="FF0000"/>
          <w:kern w:val="0"/>
          <w:sz w:val="20"/>
          <w:szCs w:val="20"/>
        </w:rPr>
        <w:t>：</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 xml:space="preserve">&lt;field fieldname="ict_subject_terminalanalysis_data_qoe_month" </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 xml:space="preserve">tablename="ict_subject_terminalanalysis_data_qoe_month" tabletype="spark" classify="union" </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 xml:space="preserve">source="vmax" timegranularity="1day" version="v1.0" description="" createtime="2015-12-09" </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 xml:space="preserve">storedtype="textfile" dbname="zxvmax" </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 xml:space="preserve">location="/zxvmax/telecom/ict/subject/ict_subject_terminalanalysis_data_qoe_month/" </w:t>
      </w:r>
    </w:p>
    <w:p w:rsidR="008C5EAB" w:rsidRPr="00DA5AB8"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 xml:space="preserve">partitionfield="p_provincecode,p_year,p_month,p_date" partitionfieldtype="int,int,int,string" </w:t>
      </w:r>
    </w:p>
    <w:p w:rsidR="008C5EAB" w:rsidRPr="00DA5AB8" w:rsidRDefault="008C5EAB" w:rsidP="007E7605">
      <w:pPr>
        <w:tabs>
          <w:tab w:val="left" w:pos="-720"/>
          <w:tab w:val="left" w:pos="0"/>
          <w:tab w:val="left" w:pos="720"/>
          <w:tab w:val="left" w:pos="1435"/>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isexternal="1"</w:t>
      </w:r>
      <w:r w:rsidRPr="00C85F30">
        <w:rPr>
          <w:rFonts w:ascii="微软雅黑" w:eastAsia="微软雅黑" w:hAnsi="微软雅黑" w:cs="宋体"/>
          <w:color w:val="FF0000"/>
          <w:kern w:val="0"/>
          <w:sz w:val="13"/>
          <w:szCs w:val="13"/>
        </w:rPr>
        <w:t xml:space="preserve"> storedperiod=</w:t>
      </w:r>
      <w:r w:rsidRPr="00C85F30">
        <w:rPr>
          <w:rFonts w:ascii="微软雅黑" w:eastAsia="微软雅黑" w:hAnsi="微软雅黑" w:cs="宋体"/>
          <w:color w:val="000000"/>
          <w:kern w:val="0"/>
          <w:sz w:val="13"/>
          <w:szCs w:val="13"/>
        </w:rPr>
        <w:t>"</w:t>
      </w:r>
      <w:r w:rsidR="00C85F30" w:rsidRPr="00C85F30">
        <w:rPr>
          <w:rFonts w:ascii="微软雅黑" w:eastAsia="微软雅黑" w:hAnsi="微软雅黑" w:cs="宋体"/>
          <w:color w:val="000000"/>
          <w:kern w:val="0"/>
          <w:sz w:val="13"/>
          <w:szCs w:val="13"/>
        </w:rPr>
        <w:t>SparkDefaultType</w:t>
      </w:r>
      <w:r w:rsidRPr="00C85F30">
        <w:rPr>
          <w:rFonts w:ascii="微软雅黑" w:eastAsia="微软雅黑" w:hAnsi="微软雅黑" w:cs="宋体"/>
          <w:color w:val="000000"/>
          <w:kern w:val="0"/>
          <w:sz w:val="13"/>
          <w:szCs w:val="13"/>
        </w:rPr>
        <w:t>"</w:t>
      </w:r>
      <w:r w:rsidRPr="00DA5AB8">
        <w:rPr>
          <w:rFonts w:ascii="微软雅黑" w:eastAsia="微软雅黑" w:hAnsi="微软雅黑" w:cs="宋体"/>
          <w:color w:val="000000"/>
          <w:kern w:val="0"/>
          <w:sz w:val="13"/>
          <w:szCs w:val="13"/>
        </w:rPr>
        <w:t xml:space="preserve"> </w:t>
      </w:r>
    </w:p>
    <w:p w:rsidR="008C5EAB" w:rsidRDefault="008C5EAB" w:rsidP="008C5EAB">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微软雅黑" w:eastAsia="微软雅黑" w:hAnsi="微软雅黑" w:cs="宋体"/>
          <w:color w:val="000000"/>
          <w:kern w:val="0"/>
          <w:sz w:val="13"/>
          <w:szCs w:val="13"/>
        </w:rPr>
      </w:pPr>
      <w:r w:rsidRPr="00DA5AB8">
        <w:rPr>
          <w:rFonts w:ascii="微软雅黑" w:eastAsia="微软雅黑" w:hAnsi="微软雅黑" w:cs="宋体"/>
          <w:color w:val="000000"/>
          <w:kern w:val="0"/>
          <w:sz w:val="13"/>
          <w:szCs w:val="13"/>
        </w:rPr>
        <w:tab/>
      </w:r>
      <w:r w:rsidRPr="00DA5AB8">
        <w:rPr>
          <w:rFonts w:ascii="微软雅黑" w:eastAsia="微软雅黑" w:hAnsi="微软雅黑" w:cs="宋体"/>
          <w:color w:val="000000"/>
          <w:kern w:val="0"/>
          <w:sz w:val="13"/>
          <w:szCs w:val="13"/>
        </w:rPr>
        <w:tab/>
        <w:t>virtualpartitionvalue=""/&gt;</w:t>
      </w:r>
    </w:p>
    <w:p w:rsidR="004D6C35" w:rsidRPr="004D6C35" w:rsidRDefault="004D6C35" w:rsidP="004D6C35">
      <w:pPr>
        <w:pStyle w:val="a9"/>
        <w:numPr>
          <w:ilvl w:val="0"/>
          <w:numId w:val="14"/>
        </w:numPr>
        <w:ind w:left="284" w:firstLineChars="0" w:hanging="284"/>
        <w:rPr>
          <w:rFonts w:ascii="微软雅黑" w:eastAsia="微软雅黑" w:hAnsi="微软雅黑"/>
        </w:rPr>
      </w:pPr>
      <w:r w:rsidRPr="004D6C35">
        <w:rPr>
          <w:rFonts w:ascii="微软雅黑" w:eastAsia="微软雅黑" w:hAnsi="微软雅黑" w:hint="eastAsia"/>
        </w:rPr>
        <w:t>数据删除</w:t>
      </w:r>
    </w:p>
    <w:p w:rsidR="004D6C35" w:rsidRPr="002371CD" w:rsidRDefault="004D6C35" w:rsidP="004D6C35">
      <w:pPr>
        <w:ind w:firstLine="420"/>
      </w:pPr>
      <w:r>
        <w:rPr>
          <w:rFonts w:hint="eastAsia"/>
        </w:rPr>
        <w:t>平台根据汇总表</w:t>
      </w:r>
      <w:r>
        <w:rPr>
          <w:rFonts w:hint="eastAsia"/>
        </w:rPr>
        <w:t>xml</w:t>
      </w:r>
      <w:r>
        <w:rPr>
          <w:rFonts w:hint="eastAsia"/>
        </w:rPr>
        <w:t>中的</w:t>
      </w:r>
      <w:r w:rsidRPr="00EC0B06">
        <w:rPr>
          <w:rFonts w:ascii="微软雅黑" w:eastAsia="微软雅黑" w:hAnsi="微软雅黑" w:cs="宋体"/>
          <w:kern w:val="0"/>
          <w:sz w:val="20"/>
          <w:szCs w:val="20"/>
        </w:rPr>
        <w:t>storedperiod</w:t>
      </w:r>
      <w:r>
        <w:rPr>
          <w:rFonts w:ascii="微软雅黑" w:eastAsia="微软雅黑" w:hAnsi="微软雅黑" w:cs="宋体" w:hint="eastAsia"/>
          <w:kern w:val="0"/>
          <w:sz w:val="20"/>
          <w:szCs w:val="20"/>
        </w:rPr>
        <w:t>字段，确定每个表的数据生命周期，在配置的数据生命周期结束时，系统进行数据删除。数据删除操作的</w:t>
      </w:r>
      <w:r w:rsidR="00291D89">
        <w:rPr>
          <w:rFonts w:ascii="微软雅黑" w:eastAsia="微软雅黑" w:hAnsi="微软雅黑" w:cs="宋体" w:hint="eastAsia"/>
          <w:kern w:val="0"/>
          <w:sz w:val="20"/>
          <w:szCs w:val="20"/>
        </w:rPr>
        <w:t>对象</w:t>
      </w:r>
      <w:r>
        <w:rPr>
          <w:rFonts w:ascii="微软雅黑" w:eastAsia="微软雅黑" w:hAnsi="微软雅黑" w:cs="宋体" w:hint="eastAsia"/>
          <w:kern w:val="0"/>
          <w:sz w:val="20"/>
          <w:szCs w:val="20"/>
        </w:rPr>
        <w:t>表包括spark、sybase、gbase等，由于系统需要利用表中数据的时间字段为依据进行数据删除操作，因此，需要准确确认各表的时间字段</w:t>
      </w:r>
      <w:r w:rsidR="00F342B9">
        <w:rPr>
          <w:rFonts w:ascii="微软雅黑" w:eastAsia="微软雅黑" w:hAnsi="微软雅黑" w:cs="宋体" w:hint="eastAsia"/>
          <w:kern w:val="0"/>
          <w:sz w:val="20"/>
          <w:szCs w:val="20"/>
        </w:rPr>
        <w:t>。</w:t>
      </w:r>
      <w:r w:rsidR="006C16F4">
        <w:rPr>
          <w:rFonts w:ascii="微软雅黑" w:eastAsia="微软雅黑" w:hAnsi="微软雅黑" w:cs="宋体" w:hint="eastAsia"/>
          <w:kern w:val="0"/>
          <w:sz w:val="20"/>
          <w:szCs w:val="20"/>
        </w:rPr>
        <w:t>数据删除的策略和时间，由业务维护和配置，如果没有配置删除策略，缺省不删除。</w:t>
      </w:r>
      <w:r>
        <w:rPr>
          <w:rFonts w:ascii="微软雅黑" w:eastAsia="微软雅黑" w:hAnsi="微软雅黑" w:cs="宋体" w:hint="eastAsia"/>
          <w:kern w:val="0"/>
          <w:sz w:val="20"/>
          <w:szCs w:val="20"/>
        </w:rPr>
        <w:t>对于每种数据库，元数据平台默认支持通用的时间字段，对于特殊的时间字段，需要额外进行配置，配置要求如下：</w:t>
      </w:r>
    </w:p>
    <w:p w:rsidR="004D6C35" w:rsidRDefault="004D6C35" w:rsidP="005D7C3F">
      <w:pPr>
        <w:pStyle w:val="a9"/>
        <w:numPr>
          <w:ilvl w:val="0"/>
          <w:numId w:val="17"/>
        </w:numPr>
        <w:ind w:left="426" w:firstLineChars="0" w:firstLine="0"/>
        <w:rPr>
          <w:rFonts w:ascii="微软雅黑" w:eastAsia="微软雅黑" w:hAnsi="微软雅黑" w:cs="宋体"/>
          <w:kern w:val="0"/>
          <w:sz w:val="20"/>
          <w:szCs w:val="20"/>
        </w:rPr>
      </w:pPr>
      <w:r>
        <w:rPr>
          <w:rFonts w:ascii="微软雅黑" w:eastAsia="微软雅黑" w:hAnsi="微软雅黑" w:cs="宋体" w:hint="eastAsia"/>
          <w:kern w:val="0"/>
          <w:sz w:val="20"/>
          <w:szCs w:val="20"/>
        </w:rPr>
        <w:t>用户特定字段</w:t>
      </w:r>
      <w:r>
        <w:rPr>
          <w:rFonts w:ascii="微软雅黑" w:eastAsia="微软雅黑" w:hAnsi="微软雅黑" w:cs="宋体"/>
          <w:kern w:val="0"/>
          <w:sz w:val="20"/>
          <w:szCs w:val="20"/>
        </w:rPr>
        <w:t>—</w:t>
      </w:r>
      <w:r>
        <w:rPr>
          <w:rFonts w:ascii="微软雅黑" w:eastAsia="微软雅黑" w:hAnsi="微软雅黑" w:cs="宋体" w:hint="eastAsia"/>
          <w:kern w:val="0"/>
          <w:sz w:val="20"/>
          <w:szCs w:val="20"/>
        </w:rPr>
        <w:t>sybase表时间配置</w:t>
      </w:r>
    </w:p>
    <w:p w:rsidR="003A69BB" w:rsidRDefault="004D6C35" w:rsidP="004D6C35">
      <w:pPr>
        <w:ind w:firstLine="420"/>
        <w:rPr>
          <w:rFonts w:ascii="微软雅黑" w:eastAsia="微软雅黑" w:hAnsi="微软雅黑" w:cs="宋体"/>
          <w:kern w:val="0"/>
          <w:sz w:val="20"/>
          <w:szCs w:val="20"/>
        </w:rPr>
      </w:pPr>
      <w:r w:rsidRPr="00EC0B06">
        <w:rPr>
          <w:rFonts w:ascii="微软雅黑" w:eastAsia="微软雅黑" w:hAnsi="微软雅黑" w:cs="宋体"/>
          <w:kern w:val="0"/>
          <w:sz w:val="20"/>
          <w:szCs w:val="20"/>
        </w:rPr>
        <w:t>sybase</w:t>
      </w:r>
      <w:r w:rsidRPr="00EC0B06">
        <w:rPr>
          <w:rFonts w:ascii="微软雅黑" w:eastAsia="微软雅黑" w:hAnsi="微软雅黑" w:cs="宋体" w:hint="eastAsia"/>
          <w:kern w:val="0"/>
          <w:sz w:val="20"/>
          <w:szCs w:val="20"/>
        </w:rPr>
        <w:t>表的时间字段设置默认</w:t>
      </w:r>
      <w:r>
        <w:rPr>
          <w:rFonts w:ascii="微软雅黑" w:eastAsia="微软雅黑" w:hAnsi="微软雅黑" w:cs="宋体" w:hint="eastAsia"/>
          <w:kern w:val="0"/>
          <w:sz w:val="20"/>
          <w:szCs w:val="20"/>
        </w:rPr>
        <w:t>为</w:t>
      </w:r>
      <w:r w:rsidRPr="00EC0B06">
        <w:rPr>
          <w:rFonts w:ascii="微软雅黑" w:eastAsia="微软雅黑" w:hAnsi="微软雅黑" w:cs="宋体"/>
          <w:kern w:val="0"/>
          <w:sz w:val="20"/>
          <w:szCs w:val="20"/>
        </w:rPr>
        <w:t>day</w:t>
      </w:r>
      <w:r w:rsidR="003A69BB">
        <w:rPr>
          <w:rFonts w:ascii="微软雅黑" w:eastAsia="微软雅黑" w:hAnsi="微软雅黑" w:cs="宋体" w:hint="eastAsia"/>
          <w:kern w:val="0"/>
          <w:sz w:val="20"/>
          <w:szCs w:val="20"/>
        </w:rPr>
        <w:t>、</w:t>
      </w:r>
      <w:r w:rsidRPr="00EC0B06">
        <w:rPr>
          <w:rFonts w:ascii="微软雅黑" w:eastAsia="微软雅黑" w:hAnsi="微软雅黑" w:cs="宋体"/>
          <w:kern w:val="0"/>
          <w:sz w:val="20"/>
          <w:szCs w:val="20"/>
        </w:rPr>
        <w:t xml:space="preserve">week </w:t>
      </w:r>
      <w:r w:rsidR="003A69BB">
        <w:rPr>
          <w:rFonts w:ascii="微软雅黑" w:eastAsia="微软雅黑" w:hAnsi="微软雅黑" w:cs="宋体" w:hint="eastAsia"/>
          <w:kern w:val="0"/>
          <w:sz w:val="20"/>
          <w:szCs w:val="20"/>
        </w:rPr>
        <w:t>、</w:t>
      </w:r>
      <w:r w:rsidRPr="00EC0B06">
        <w:rPr>
          <w:rFonts w:ascii="微软雅黑" w:eastAsia="微软雅黑" w:hAnsi="微软雅黑" w:cs="宋体"/>
          <w:kern w:val="0"/>
          <w:sz w:val="20"/>
          <w:szCs w:val="20"/>
        </w:rPr>
        <w:t>month</w:t>
      </w:r>
      <w:r w:rsidR="003A69BB">
        <w:rPr>
          <w:rFonts w:ascii="微软雅黑" w:eastAsia="微软雅黑" w:hAnsi="微软雅黑" w:cs="宋体" w:hint="eastAsia"/>
          <w:kern w:val="0"/>
          <w:sz w:val="20"/>
          <w:szCs w:val="20"/>
        </w:rPr>
        <w:t>和year</w:t>
      </w:r>
      <w:r w:rsidRPr="00EC0B06">
        <w:rPr>
          <w:rFonts w:ascii="微软雅黑" w:eastAsia="微软雅黑" w:hAnsi="微软雅黑" w:cs="宋体" w:hint="eastAsia"/>
          <w:kern w:val="0"/>
          <w:sz w:val="20"/>
          <w:szCs w:val="20"/>
        </w:rPr>
        <w:t>，如果在表中字段找不到就在</w:t>
      </w:r>
      <w:r w:rsidRPr="00EC0B06">
        <w:rPr>
          <w:rFonts w:ascii="微软雅黑" w:eastAsia="微软雅黑" w:hAnsi="微软雅黑" w:cs="宋体"/>
          <w:kern w:val="0"/>
          <w:sz w:val="20"/>
          <w:szCs w:val="20"/>
        </w:rPr>
        <w:t>UserSybaseTimeField</w:t>
      </w:r>
      <w:r w:rsidRPr="00EC0B06">
        <w:rPr>
          <w:rFonts w:ascii="微软雅黑" w:eastAsia="微软雅黑" w:hAnsi="微软雅黑" w:cs="宋体" w:hint="eastAsia"/>
          <w:kern w:val="0"/>
          <w:sz w:val="20"/>
          <w:szCs w:val="20"/>
        </w:rPr>
        <w:t>里面找，业务可以后期维护</w:t>
      </w:r>
      <w:r w:rsidR="00AF0C74">
        <w:rPr>
          <w:rFonts w:ascii="微软雅黑" w:eastAsia="微软雅黑" w:hAnsi="微软雅黑" w:cs="宋体" w:hint="eastAsia"/>
          <w:kern w:val="0"/>
          <w:sz w:val="20"/>
          <w:szCs w:val="20"/>
        </w:rPr>
        <w:t>。</w:t>
      </w:r>
    </w:p>
    <w:p w:rsidR="00C85F30" w:rsidRPr="00C85F30" w:rsidRDefault="004D6C35" w:rsidP="00C85F30">
      <w:pPr>
        <w:ind w:firstLine="420"/>
        <w:rPr>
          <w:rFonts w:ascii="微软雅黑" w:eastAsia="微软雅黑" w:hAnsi="微软雅黑" w:cs="宋体"/>
          <w:color w:val="000000"/>
          <w:kern w:val="0"/>
          <w:sz w:val="20"/>
          <w:szCs w:val="20"/>
        </w:rPr>
      </w:pPr>
      <w:r>
        <w:rPr>
          <w:rFonts w:ascii="微软雅黑" w:eastAsia="微软雅黑" w:hAnsi="微软雅黑" w:cs="宋体" w:hint="eastAsia"/>
          <w:color w:val="FF0000"/>
          <w:kern w:val="0"/>
          <w:sz w:val="20"/>
          <w:szCs w:val="20"/>
        </w:rPr>
        <w:t>sybase</w:t>
      </w:r>
      <w:r w:rsidRPr="00EC0B06">
        <w:rPr>
          <w:rFonts w:ascii="微软雅黑" w:eastAsia="微软雅黑" w:hAnsi="微软雅黑" w:cs="宋体" w:hint="eastAsia"/>
          <w:color w:val="FF0000"/>
          <w:kern w:val="0"/>
          <w:sz w:val="20"/>
          <w:szCs w:val="20"/>
        </w:rPr>
        <w:t>示例：</w:t>
      </w:r>
      <w:r w:rsidR="00C85F30" w:rsidRPr="00C85F30">
        <w:rPr>
          <w:rFonts w:ascii="微软雅黑" w:eastAsia="微软雅黑" w:hAnsi="微软雅黑" w:cs="宋体" w:hint="eastAsia"/>
          <w:color w:val="000000"/>
          <w:kern w:val="0"/>
          <w:sz w:val="20"/>
          <w:szCs w:val="20"/>
        </w:rPr>
        <w:t># 用户特定字段配置 sybase配置特殊时间字段 优先级最高为day</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UserSybaseTimeField{</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 xml:space="preserve">    day = day</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 xml:space="preserve">    year = year</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 xml:space="preserve">    month = month</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 xml:space="preserve">    week = week</w:t>
      </w:r>
    </w:p>
    <w:p w:rsidR="00C85F30" w:rsidRP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 xml:space="preserve">    datatime = day</w:t>
      </w:r>
    </w:p>
    <w:p w:rsidR="00C85F30"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color w:val="000000"/>
          <w:kern w:val="0"/>
          <w:sz w:val="20"/>
          <w:szCs w:val="20"/>
        </w:rPr>
        <w:t>}</w:t>
      </w:r>
    </w:p>
    <w:p w:rsidR="004D6C35" w:rsidRDefault="004D6C35" w:rsidP="005D7C3F">
      <w:pPr>
        <w:pStyle w:val="a9"/>
        <w:numPr>
          <w:ilvl w:val="0"/>
          <w:numId w:val="17"/>
        </w:numPr>
        <w:ind w:left="426" w:firstLineChars="0" w:firstLine="0"/>
        <w:rPr>
          <w:rFonts w:ascii="微软雅黑" w:eastAsia="微软雅黑" w:hAnsi="微软雅黑" w:cs="宋体"/>
          <w:kern w:val="0"/>
          <w:sz w:val="20"/>
          <w:szCs w:val="20"/>
        </w:rPr>
      </w:pPr>
      <w:r>
        <w:rPr>
          <w:rFonts w:ascii="微软雅黑" w:eastAsia="微软雅黑" w:hAnsi="微软雅黑" w:cs="宋体" w:hint="eastAsia"/>
          <w:kern w:val="0"/>
          <w:sz w:val="20"/>
          <w:szCs w:val="20"/>
        </w:rPr>
        <w:t>用户特定字段</w:t>
      </w:r>
      <w:r>
        <w:rPr>
          <w:rFonts w:ascii="微软雅黑" w:eastAsia="微软雅黑" w:hAnsi="微软雅黑" w:cs="宋体"/>
          <w:kern w:val="0"/>
          <w:sz w:val="20"/>
          <w:szCs w:val="20"/>
        </w:rPr>
        <w:t>—</w:t>
      </w:r>
      <w:r>
        <w:rPr>
          <w:rFonts w:ascii="微软雅黑" w:eastAsia="微软雅黑" w:hAnsi="微软雅黑" w:cs="宋体" w:hint="eastAsia"/>
          <w:kern w:val="0"/>
          <w:sz w:val="20"/>
          <w:szCs w:val="20"/>
        </w:rPr>
        <w:t>gbase表时间配置</w:t>
      </w:r>
    </w:p>
    <w:p w:rsidR="00C85F30" w:rsidRPr="00C85F30" w:rsidRDefault="004D6C35" w:rsidP="00C85F30">
      <w:pPr>
        <w:ind w:firstLine="420"/>
        <w:rPr>
          <w:rFonts w:ascii="微软雅黑" w:eastAsia="微软雅黑" w:hAnsi="微软雅黑" w:cs="宋体"/>
          <w:kern w:val="0"/>
          <w:sz w:val="20"/>
          <w:szCs w:val="20"/>
        </w:rPr>
      </w:pPr>
      <w:r>
        <w:rPr>
          <w:rFonts w:ascii="微软雅黑" w:eastAsia="微软雅黑" w:hAnsi="微软雅黑" w:cs="宋体" w:hint="eastAsia"/>
          <w:kern w:val="0"/>
          <w:sz w:val="20"/>
          <w:szCs w:val="20"/>
        </w:rPr>
        <w:t>g</w:t>
      </w:r>
      <w:r w:rsidRPr="00EC0B06">
        <w:rPr>
          <w:rFonts w:ascii="微软雅黑" w:eastAsia="微软雅黑" w:hAnsi="微软雅黑" w:cs="宋体"/>
          <w:kern w:val="0"/>
          <w:sz w:val="20"/>
          <w:szCs w:val="20"/>
        </w:rPr>
        <w:t>base</w:t>
      </w:r>
      <w:r w:rsidRPr="00EC0B06">
        <w:rPr>
          <w:rFonts w:ascii="微软雅黑" w:eastAsia="微软雅黑" w:hAnsi="微软雅黑" w:cs="宋体" w:hint="eastAsia"/>
          <w:kern w:val="0"/>
          <w:sz w:val="20"/>
          <w:szCs w:val="20"/>
        </w:rPr>
        <w:t>表的时间字段设置</w:t>
      </w:r>
      <w:r>
        <w:rPr>
          <w:rFonts w:ascii="微软雅黑" w:eastAsia="微软雅黑" w:hAnsi="微软雅黑" w:cs="宋体" w:hint="eastAsia"/>
          <w:kern w:val="0"/>
          <w:sz w:val="20"/>
          <w:szCs w:val="20"/>
        </w:rPr>
        <w:t>,</w:t>
      </w:r>
      <w:r w:rsidRPr="00EC0B06">
        <w:rPr>
          <w:rFonts w:ascii="微软雅黑" w:eastAsia="微软雅黑" w:hAnsi="微软雅黑" w:cs="宋体" w:hint="eastAsia"/>
          <w:kern w:val="0"/>
          <w:sz w:val="20"/>
          <w:szCs w:val="20"/>
        </w:rPr>
        <w:t>如果在表中字段找不到就在</w:t>
      </w:r>
      <w:r>
        <w:rPr>
          <w:rFonts w:ascii="微软雅黑" w:eastAsia="微软雅黑" w:hAnsi="微软雅黑" w:cs="宋体"/>
          <w:kern w:val="0"/>
          <w:sz w:val="20"/>
          <w:szCs w:val="20"/>
        </w:rPr>
        <w:t>User</w:t>
      </w:r>
      <w:r>
        <w:rPr>
          <w:rFonts w:ascii="微软雅黑" w:eastAsia="微软雅黑" w:hAnsi="微软雅黑" w:cs="宋体" w:hint="eastAsia"/>
          <w:kern w:val="0"/>
          <w:sz w:val="20"/>
          <w:szCs w:val="20"/>
        </w:rPr>
        <w:t>G</w:t>
      </w:r>
      <w:r w:rsidRPr="00EC0B06">
        <w:rPr>
          <w:rFonts w:ascii="微软雅黑" w:eastAsia="微软雅黑" w:hAnsi="微软雅黑" w:cs="宋体"/>
          <w:kern w:val="0"/>
          <w:sz w:val="20"/>
          <w:szCs w:val="20"/>
        </w:rPr>
        <w:t>baseTimeField</w:t>
      </w:r>
      <w:r w:rsidRPr="00EC0B06">
        <w:rPr>
          <w:rFonts w:ascii="微软雅黑" w:eastAsia="微软雅黑" w:hAnsi="微软雅黑" w:cs="宋体" w:hint="eastAsia"/>
          <w:kern w:val="0"/>
          <w:sz w:val="20"/>
          <w:szCs w:val="20"/>
        </w:rPr>
        <w:t>里面找，业务可以后期维护</w:t>
      </w:r>
      <w:r>
        <w:rPr>
          <w:rFonts w:ascii="微软雅黑" w:eastAsia="微软雅黑" w:hAnsi="微软雅黑" w:cs="宋体" w:hint="eastAsia"/>
          <w:kern w:val="0"/>
          <w:sz w:val="20"/>
          <w:szCs w:val="20"/>
        </w:rPr>
        <w:t>；</w:t>
      </w:r>
      <w:r>
        <w:rPr>
          <w:rFonts w:ascii="微软雅黑" w:eastAsia="微软雅黑" w:hAnsi="微软雅黑" w:cs="宋体"/>
          <w:color w:val="FF0000"/>
          <w:kern w:val="0"/>
          <w:sz w:val="20"/>
          <w:szCs w:val="20"/>
        </w:rPr>
        <w:t>G</w:t>
      </w:r>
      <w:r>
        <w:rPr>
          <w:rFonts w:ascii="微软雅黑" w:eastAsia="微软雅黑" w:hAnsi="微软雅黑" w:cs="宋体" w:hint="eastAsia"/>
          <w:color w:val="FF0000"/>
          <w:kern w:val="0"/>
          <w:sz w:val="20"/>
          <w:szCs w:val="20"/>
        </w:rPr>
        <w:t>base示例：</w:t>
      </w:r>
      <w:r w:rsidR="00C85F30" w:rsidRPr="00C85F30">
        <w:rPr>
          <w:rFonts w:ascii="微软雅黑" w:eastAsia="微软雅黑" w:hAnsi="微软雅黑" w:cs="宋体" w:hint="eastAsia"/>
          <w:kern w:val="0"/>
          <w:sz w:val="20"/>
          <w:szCs w:val="20"/>
        </w:rPr>
        <w:t># 用户特定字段配置 Gbase配置特殊时间字段 优先级最高为day，把标准的字段放在后面</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UserGbaseTimeField{</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hour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datatime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datestamp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date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reportdate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day = day</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year = year</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month = month</w:t>
      </w:r>
    </w:p>
    <w:p w:rsidR="00C85F30" w:rsidRPr="00C85F30" w:rsidRDefault="00C85F30" w:rsidP="00C85F30">
      <w:pPr>
        <w:ind w:firstLine="420"/>
        <w:rPr>
          <w:rFonts w:ascii="微软雅黑" w:eastAsia="微软雅黑" w:hAnsi="微软雅黑" w:cs="宋体"/>
          <w:kern w:val="0"/>
          <w:sz w:val="20"/>
          <w:szCs w:val="20"/>
        </w:rPr>
      </w:pPr>
      <w:r w:rsidRPr="00C85F30">
        <w:rPr>
          <w:rFonts w:ascii="微软雅黑" w:eastAsia="微软雅黑" w:hAnsi="微软雅黑" w:cs="宋体"/>
          <w:kern w:val="0"/>
          <w:sz w:val="20"/>
          <w:szCs w:val="20"/>
        </w:rPr>
        <w:t xml:space="preserve">    week = week</w:t>
      </w:r>
    </w:p>
    <w:p w:rsidR="00C85F30" w:rsidRPr="00DA5AB8" w:rsidRDefault="00C85F30" w:rsidP="00C85F30">
      <w:pPr>
        <w:ind w:firstLine="420"/>
        <w:rPr>
          <w:rFonts w:ascii="微软雅黑" w:eastAsia="微软雅黑" w:hAnsi="微软雅黑" w:cs="宋体"/>
          <w:color w:val="000000"/>
          <w:kern w:val="0"/>
          <w:sz w:val="20"/>
          <w:szCs w:val="20"/>
        </w:rPr>
      </w:pPr>
      <w:r w:rsidRPr="00C85F30">
        <w:rPr>
          <w:rFonts w:ascii="微软雅黑" w:eastAsia="微软雅黑" w:hAnsi="微软雅黑" w:cs="宋体"/>
          <w:kern w:val="0"/>
          <w:sz w:val="20"/>
          <w:szCs w:val="20"/>
        </w:rPr>
        <w:t>}</w:t>
      </w:r>
    </w:p>
    <w:p w:rsidR="004D6C35" w:rsidRDefault="004D6C35" w:rsidP="005D7C3F">
      <w:pPr>
        <w:pStyle w:val="a9"/>
        <w:numPr>
          <w:ilvl w:val="0"/>
          <w:numId w:val="17"/>
        </w:numPr>
        <w:ind w:left="426" w:firstLineChars="0" w:firstLine="0"/>
        <w:rPr>
          <w:rFonts w:ascii="微软雅黑" w:eastAsia="微软雅黑" w:hAnsi="微软雅黑" w:cs="宋体"/>
          <w:kern w:val="0"/>
          <w:sz w:val="20"/>
          <w:szCs w:val="20"/>
        </w:rPr>
      </w:pPr>
      <w:r>
        <w:rPr>
          <w:rFonts w:ascii="微软雅黑" w:eastAsia="微软雅黑" w:hAnsi="微软雅黑" w:cs="宋体" w:hint="eastAsia"/>
          <w:kern w:val="0"/>
          <w:sz w:val="20"/>
          <w:szCs w:val="20"/>
        </w:rPr>
        <w:t>用户特定字段</w:t>
      </w:r>
      <w:r>
        <w:rPr>
          <w:rFonts w:ascii="微软雅黑" w:eastAsia="微软雅黑" w:hAnsi="微软雅黑" w:cs="宋体"/>
          <w:kern w:val="0"/>
          <w:sz w:val="20"/>
          <w:szCs w:val="20"/>
        </w:rPr>
        <w:t>—</w:t>
      </w:r>
      <w:r>
        <w:rPr>
          <w:rFonts w:ascii="微软雅黑" w:eastAsia="微软雅黑" w:hAnsi="微软雅黑" w:cs="宋体" w:hint="eastAsia"/>
          <w:kern w:val="0"/>
          <w:sz w:val="20"/>
          <w:szCs w:val="20"/>
        </w:rPr>
        <w:t>spark表时间配置</w:t>
      </w:r>
    </w:p>
    <w:p w:rsidR="00C93C32" w:rsidRPr="00C93C32" w:rsidRDefault="000F21EE" w:rsidP="00C93C32">
      <w:pPr>
        <w:ind w:firstLine="420"/>
        <w:rPr>
          <w:rFonts w:ascii="微软雅黑" w:eastAsia="微软雅黑" w:hAnsi="微软雅黑" w:cs="宋体"/>
          <w:kern w:val="0"/>
          <w:sz w:val="20"/>
          <w:szCs w:val="20"/>
        </w:rPr>
      </w:pPr>
      <w:r w:rsidRPr="000F21EE">
        <w:rPr>
          <w:rFonts w:ascii="微软雅黑" w:eastAsia="微软雅黑" w:hAnsi="微软雅黑" w:cs="宋体"/>
          <w:kern w:val="0"/>
          <w:sz w:val="20"/>
          <w:szCs w:val="20"/>
        </w:rPr>
        <w:t>spark</w:t>
      </w:r>
      <w:r w:rsidRPr="000F21EE">
        <w:rPr>
          <w:rFonts w:ascii="微软雅黑" w:eastAsia="微软雅黑" w:hAnsi="微软雅黑" w:cs="宋体" w:hint="eastAsia"/>
          <w:kern w:val="0"/>
          <w:sz w:val="20"/>
          <w:szCs w:val="20"/>
        </w:rPr>
        <w:t>表的</w:t>
      </w:r>
      <w:r w:rsidRPr="000F21EE">
        <w:rPr>
          <w:rFonts w:ascii="微软雅黑" w:eastAsia="微软雅黑" w:hAnsi="微软雅黑" w:cs="宋体"/>
          <w:kern w:val="0"/>
          <w:sz w:val="20"/>
          <w:szCs w:val="20"/>
        </w:rPr>
        <w:t>p_date</w:t>
      </w:r>
      <w:r w:rsidRPr="000F21EE">
        <w:rPr>
          <w:rFonts w:ascii="微软雅黑" w:eastAsia="微软雅黑" w:hAnsi="微软雅黑" w:cs="宋体" w:hint="eastAsia"/>
          <w:kern w:val="0"/>
          <w:sz w:val="20"/>
          <w:szCs w:val="20"/>
        </w:rPr>
        <w:t>分区一定要符合规范的</w:t>
      </w:r>
      <w:r w:rsidRPr="000F21EE">
        <w:rPr>
          <w:rFonts w:ascii="微软雅黑" w:eastAsia="微软雅黑" w:hAnsi="微软雅黑" w:cs="宋体"/>
          <w:kern w:val="0"/>
          <w:sz w:val="20"/>
          <w:szCs w:val="20"/>
        </w:rPr>
        <w:t xml:space="preserve"> </w:t>
      </w:r>
      <w:r w:rsidRPr="000F21EE">
        <w:rPr>
          <w:rFonts w:ascii="微软雅黑" w:eastAsia="微软雅黑" w:hAnsi="微软雅黑" w:cs="宋体" w:hint="eastAsia"/>
          <w:kern w:val="0"/>
          <w:sz w:val="20"/>
          <w:szCs w:val="20"/>
        </w:rPr>
        <w:t>年</w:t>
      </w:r>
      <w:r w:rsidRPr="000F21EE">
        <w:rPr>
          <w:rFonts w:ascii="微软雅黑" w:eastAsia="微软雅黑" w:hAnsi="微软雅黑" w:cs="宋体"/>
          <w:kern w:val="0"/>
          <w:sz w:val="20"/>
          <w:szCs w:val="20"/>
        </w:rPr>
        <w:t>-</w:t>
      </w:r>
      <w:r w:rsidRPr="000F21EE">
        <w:rPr>
          <w:rFonts w:ascii="微软雅黑" w:eastAsia="微软雅黑" w:hAnsi="微软雅黑" w:cs="宋体" w:hint="eastAsia"/>
          <w:kern w:val="0"/>
          <w:sz w:val="20"/>
          <w:szCs w:val="20"/>
        </w:rPr>
        <w:t>月</w:t>
      </w:r>
      <w:r w:rsidRPr="000F21EE">
        <w:rPr>
          <w:rFonts w:ascii="微软雅黑" w:eastAsia="微软雅黑" w:hAnsi="微软雅黑" w:cs="宋体"/>
          <w:kern w:val="0"/>
          <w:sz w:val="20"/>
          <w:szCs w:val="20"/>
        </w:rPr>
        <w:t>-</w:t>
      </w:r>
      <w:r w:rsidRPr="000F21EE">
        <w:rPr>
          <w:rFonts w:ascii="微软雅黑" w:eastAsia="微软雅黑" w:hAnsi="微软雅黑" w:cs="宋体" w:hint="eastAsia"/>
          <w:kern w:val="0"/>
          <w:sz w:val="20"/>
          <w:szCs w:val="20"/>
        </w:rPr>
        <w:t>日</w:t>
      </w:r>
      <w:r w:rsidRPr="000F21EE">
        <w:rPr>
          <w:rFonts w:ascii="微软雅黑" w:eastAsia="微软雅黑" w:hAnsi="微软雅黑" w:cs="宋体"/>
          <w:kern w:val="0"/>
          <w:sz w:val="20"/>
          <w:szCs w:val="20"/>
        </w:rPr>
        <w:t xml:space="preserve"> </w:t>
      </w:r>
      <w:r w:rsidRPr="000F21EE">
        <w:rPr>
          <w:rFonts w:ascii="微软雅黑" w:eastAsia="微软雅黑" w:hAnsi="微软雅黑" w:cs="宋体" w:hint="eastAsia"/>
          <w:kern w:val="0"/>
          <w:sz w:val="20"/>
          <w:szCs w:val="20"/>
        </w:rPr>
        <w:t>这样的格式的，对于不符合格式的删除会失效，</w:t>
      </w:r>
      <w:r w:rsidR="004D6C35" w:rsidRPr="009F07B4">
        <w:rPr>
          <w:rFonts w:ascii="微软雅黑" w:eastAsia="微软雅黑" w:hAnsi="微软雅黑" w:cs="宋体" w:hint="eastAsia"/>
          <w:kern w:val="0"/>
          <w:sz w:val="20"/>
          <w:szCs w:val="20"/>
        </w:rPr>
        <w:t>spark表的时间字段配置</w:t>
      </w:r>
      <w:r w:rsidR="004D6C35">
        <w:rPr>
          <w:rFonts w:ascii="微软雅黑" w:eastAsia="微软雅黑" w:hAnsi="微软雅黑" w:cs="宋体" w:hint="eastAsia"/>
          <w:kern w:val="0"/>
          <w:sz w:val="20"/>
          <w:szCs w:val="20"/>
        </w:rPr>
        <w:t>；</w:t>
      </w:r>
      <w:r w:rsidR="004D6C35">
        <w:rPr>
          <w:rFonts w:ascii="微软雅黑" w:eastAsia="微软雅黑" w:hAnsi="微软雅黑" w:cs="宋体" w:hint="eastAsia"/>
          <w:color w:val="FF0000"/>
          <w:kern w:val="0"/>
          <w:sz w:val="20"/>
          <w:szCs w:val="20"/>
        </w:rPr>
        <w:t>示例：</w:t>
      </w:r>
      <w:r w:rsidR="00C93C32" w:rsidRPr="00C93C32">
        <w:rPr>
          <w:rFonts w:ascii="微软雅黑" w:eastAsia="微软雅黑" w:hAnsi="微软雅黑" w:cs="宋体" w:hint="eastAsia"/>
          <w:kern w:val="0"/>
          <w:sz w:val="20"/>
          <w:szCs w:val="20"/>
        </w:rPr>
        <w:t># 用户特定字段配置 spark配置天分区字段，把标准的字段放在后面</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UserSparkPartitionField{</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 xml:space="preserve">    reportdate = p_date</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 xml:space="preserve">    p_date = p_date</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 xml:space="preserve">    p_year = p_year</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 xml:space="preserve">    p_month = p_month</w:t>
      </w:r>
    </w:p>
    <w:p w:rsidR="00C93C32" w:rsidRP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 xml:space="preserve">    p_week = p_week</w:t>
      </w:r>
    </w:p>
    <w:p w:rsidR="00C93C32" w:rsidRDefault="00C93C32" w:rsidP="00C93C32">
      <w:pPr>
        <w:ind w:firstLine="420"/>
        <w:rPr>
          <w:rFonts w:ascii="微软雅黑" w:eastAsia="微软雅黑" w:hAnsi="微软雅黑" w:cs="宋体"/>
          <w:kern w:val="0"/>
          <w:sz w:val="20"/>
          <w:szCs w:val="20"/>
        </w:rPr>
      </w:pPr>
      <w:r w:rsidRPr="00C93C32">
        <w:rPr>
          <w:rFonts w:ascii="微软雅黑" w:eastAsia="微软雅黑" w:hAnsi="微软雅黑" w:cs="宋体"/>
          <w:kern w:val="0"/>
          <w:sz w:val="20"/>
          <w:szCs w:val="20"/>
        </w:rPr>
        <w:t>}</w:t>
      </w:r>
    </w:p>
    <w:p w:rsidR="000F21EE" w:rsidRDefault="00541B50" w:rsidP="002A62F9">
      <w:pPr>
        <w:pStyle w:val="a9"/>
        <w:numPr>
          <w:ilvl w:val="0"/>
          <w:numId w:val="17"/>
        </w:numPr>
        <w:ind w:left="426" w:firstLineChars="0" w:firstLine="0"/>
        <w:rPr>
          <w:rFonts w:ascii="微软雅黑" w:eastAsia="微软雅黑" w:hAnsi="微软雅黑" w:cs="宋体"/>
          <w:kern w:val="0"/>
          <w:sz w:val="20"/>
          <w:szCs w:val="20"/>
        </w:rPr>
      </w:pPr>
      <w:r w:rsidRPr="00541B50">
        <w:rPr>
          <w:rFonts w:ascii="微软雅黑" w:eastAsia="微软雅黑" w:hAnsi="微软雅黑" w:cs="宋体" w:hint="eastAsia"/>
          <w:kern w:val="0"/>
          <w:sz w:val="20"/>
          <w:szCs w:val="20"/>
        </w:rPr>
        <w:t>核心网有自己的数据维护策略，核心网的都不填</w:t>
      </w:r>
      <w:r w:rsidRPr="00541B50">
        <w:rPr>
          <w:rFonts w:ascii="微软雅黑" w:eastAsia="微软雅黑" w:hAnsi="微软雅黑" w:cs="宋体"/>
          <w:kern w:val="0"/>
          <w:sz w:val="20"/>
          <w:szCs w:val="20"/>
        </w:rPr>
        <w:t>storedperiod</w:t>
      </w:r>
      <w:r w:rsidRPr="00541B50">
        <w:rPr>
          <w:rFonts w:ascii="微软雅黑" w:eastAsia="微软雅黑" w:hAnsi="微软雅黑" w:cs="宋体" w:hint="eastAsia"/>
          <w:kern w:val="0"/>
          <w:sz w:val="20"/>
          <w:szCs w:val="20"/>
        </w:rPr>
        <w:t>属性（</w:t>
      </w:r>
      <w:r w:rsidRPr="00541B50">
        <w:rPr>
          <w:rFonts w:ascii="微软雅黑" w:eastAsia="微软雅黑" w:hAnsi="微软雅黑" w:cs="宋体"/>
          <w:kern w:val="0"/>
          <w:sz w:val="20"/>
          <w:szCs w:val="20"/>
        </w:rPr>
        <w:t>summaries_tab_cn_fact.xml</w:t>
      </w:r>
      <w:r w:rsidRPr="00541B50">
        <w:rPr>
          <w:rFonts w:ascii="微软雅黑" w:eastAsia="微软雅黑" w:hAnsi="微软雅黑" w:cs="宋体" w:hint="eastAsia"/>
          <w:kern w:val="0"/>
          <w:sz w:val="20"/>
          <w:szCs w:val="20"/>
        </w:rPr>
        <w:t>、</w:t>
      </w:r>
      <w:r w:rsidRPr="00541B50">
        <w:rPr>
          <w:rFonts w:ascii="微软雅黑" w:eastAsia="微软雅黑" w:hAnsi="微软雅黑" w:cs="宋体"/>
          <w:kern w:val="0"/>
          <w:sz w:val="20"/>
          <w:szCs w:val="20"/>
        </w:rPr>
        <w:t>summaries_tab_cn_aggr.xml</w:t>
      </w:r>
      <w:r w:rsidRPr="00541B50">
        <w:rPr>
          <w:rFonts w:ascii="微软雅黑" w:eastAsia="微软雅黑" w:hAnsi="微软雅黑" w:cs="宋体" w:hint="eastAsia"/>
          <w:kern w:val="0"/>
          <w:sz w:val="20"/>
          <w:szCs w:val="20"/>
        </w:rPr>
        <w:t>）</w:t>
      </w:r>
    </w:p>
    <w:p w:rsidR="006C16F4" w:rsidRDefault="006C16F4" w:rsidP="002A62F9">
      <w:pPr>
        <w:pStyle w:val="a9"/>
        <w:numPr>
          <w:ilvl w:val="0"/>
          <w:numId w:val="17"/>
        </w:numPr>
        <w:ind w:left="426" w:firstLineChars="0" w:firstLine="0"/>
        <w:rPr>
          <w:rFonts w:ascii="微软雅黑" w:eastAsia="微软雅黑" w:hAnsi="微软雅黑" w:cs="宋体"/>
          <w:kern w:val="0"/>
          <w:sz w:val="20"/>
          <w:szCs w:val="20"/>
        </w:rPr>
      </w:pPr>
      <w:r>
        <w:rPr>
          <w:rFonts w:ascii="微软雅黑" w:eastAsia="微软雅黑" w:hAnsi="微软雅黑" w:cs="宋体" w:hint="eastAsia"/>
          <w:kern w:val="0"/>
          <w:sz w:val="20"/>
          <w:szCs w:val="20"/>
        </w:rPr>
        <w:t>数据生命周期删除任务的运行周期</w:t>
      </w:r>
    </w:p>
    <w:p w:rsidR="0095479B" w:rsidRDefault="00833A86" w:rsidP="003D5DA6">
      <w:pPr>
        <w:ind w:firstLine="420"/>
        <w:rPr>
          <w:rFonts w:ascii="微软雅黑" w:eastAsia="微软雅黑" w:hAnsi="微软雅黑" w:cs="宋体"/>
          <w:kern w:val="0"/>
          <w:sz w:val="20"/>
          <w:szCs w:val="20"/>
        </w:rPr>
      </w:pPr>
      <w:r>
        <w:rPr>
          <w:rFonts w:ascii="微软雅黑" w:eastAsia="微软雅黑" w:hAnsi="微软雅黑" w:cs="宋体" w:hint="eastAsia"/>
          <w:kern w:val="0"/>
          <w:sz w:val="20"/>
          <w:szCs w:val="20"/>
        </w:rPr>
        <w:t>数据生命周期删除任务执行的周期决定了数据删除的频率，即数据生命周期删除任务一个月运行一次，</w:t>
      </w:r>
      <w:r w:rsidR="00BF77AE">
        <w:rPr>
          <w:rFonts w:ascii="微软雅黑" w:eastAsia="微软雅黑" w:hAnsi="微软雅黑" w:cs="宋体" w:hint="eastAsia"/>
          <w:kern w:val="0"/>
          <w:sz w:val="20"/>
          <w:szCs w:val="20"/>
        </w:rPr>
        <w:t>则</w:t>
      </w:r>
      <w:r>
        <w:rPr>
          <w:rFonts w:ascii="微软雅黑" w:eastAsia="微软雅黑" w:hAnsi="微软雅黑" w:cs="宋体" w:hint="eastAsia"/>
          <w:kern w:val="0"/>
          <w:sz w:val="20"/>
          <w:szCs w:val="20"/>
        </w:rPr>
        <w:t>每月删除一次数据，一周运行一次，</w:t>
      </w:r>
      <w:r w:rsidR="00BF77AE">
        <w:rPr>
          <w:rFonts w:ascii="微软雅黑" w:eastAsia="微软雅黑" w:hAnsi="微软雅黑" w:cs="宋体" w:hint="eastAsia"/>
          <w:kern w:val="0"/>
          <w:sz w:val="20"/>
          <w:szCs w:val="20"/>
        </w:rPr>
        <w:t>则</w:t>
      </w:r>
      <w:r>
        <w:rPr>
          <w:rFonts w:ascii="微软雅黑" w:eastAsia="微软雅黑" w:hAnsi="微软雅黑" w:cs="宋体" w:hint="eastAsia"/>
          <w:kern w:val="0"/>
          <w:sz w:val="20"/>
          <w:szCs w:val="20"/>
        </w:rPr>
        <w:t>每周删除一次数据，业务可根据数据量大小配置删除的频率</w:t>
      </w:r>
      <w:r w:rsidR="00BF77AE">
        <w:rPr>
          <w:rFonts w:ascii="微软雅黑" w:eastAsia="微软雅黑" w:hAnsi="微软雅黑" w:cs="宋体" w:hint="eastAsia"/>
          <w:kern w:val="0"/>
          <w:sz w:val="20"/>
          <w:szCs w:val="20"/>
        </w:rPr>
        <w:t>。若</w:t>
      </w:r>
      <w:r w:rsidR="009B4503">
        <w:rPr>
          <w:rFonts w:ascii="微软雅黑" w:eastAsia="微软雅黑" w:hAnsi="微软雅黑" w:cs="宋体" w:hint="eastAsia"/>
          <w:kern w:val="0"/>
          <w:sz w:val="20"/>
          <w:szCs w:val="20"/>
        </w:rPr>
        <w:t>数据或</w:t>
      </w:r>
      <w:r w:rsidR="00BF77AE">
        <w:rPr>
          <w:rFonts w:ascii="微软雅黑" w:eastAsia="微软雅黑" w:hAnsi="微软雅黑" w:cs="宋体" w:hint="eastAsia"/>
          <w:kern w:val="0"/>
          <w:sz w:val="20"/>
          <w:szCs w:val="20"/>
        </w:rPr>
        <w:t>spark上表分区过多（例如，四川），</w:t>
      </w:r>
      <w:r w:rsidR="00BF77AE" w:rsidRPr="003D5DA6">
        <w:rPr>
          <w:rFonts w:ascii="微软雅黑" w:eastAsia="微软雅黑" w:hAnsi="微软雅黑" w:cs="宋体" w:hint="eastAsia"/>
          <w:kern w:val="0"/>
          <w:sz w:val="20"/>
          <w:szCs w:val="20"/>
        </w:rPr>
        <w:t>如一个月删除一次，可能导致</w:t>
      </w:r>
      <w:r w:rsidR="00BF77AE" w:rsidRPr="003D5DA6">
        <w:rPr>
          <w:rFonts w:ascii="微软雅黑" w:eastAsia="微软雅黑" w:hAnsi="微软雅黑" w:cs="宋体"/>
          <w:kern w:val="0"/>
          <w:sz w:val="20"/>
          <w:szCs w:val="20"/>
        </w:rPr>
        <w:t>spark</w:t>
      </w:r>
      <w:r w:rsidR="00BF77AE" w:rsidRPr="003D5DA6">
        <w:rPr>
          <w:rFonts w:ascii="微软雅黑" w:eastAsia="微软雅黑" w:hAnsi="微软雅黑" w:cs="宋体" w:hint="eastAsia"/>
          <w:kern w:val="0"/>
          <w:sz w:val="20"/>
          <w:szCs w:val="20"/>
        </w:rPr>
        <w:t>数据分区数删除不干净</w:t>
      </w:r>
      <w:r w:rsidR="00BF77AE">
        <w:rPr>
          <w:rFonts w:ascii="微软雅黑" w:eastAsia="微软雅黑" w:hAnsi="微软雅黑" w:cs="宋体" w:hint="eastAsia"/>
          <w:kern w:val="0"/>
          <w:sz w:val="20"/>
          <w:szCs w:val="20"/>
        </w:rPr>
        <w:t>；</w:t>
      </w:r>
      <w:r w:rsidR="00BF77AE" w:rsidRPr="003D5DA6">
        <w:rPr>
          <w:rFonts w:ascii="微软雅黑" w:eastAsia="微软雅黑" w:hAnsi="微软雅黑" w:cs="宋体" w:hint="eastAsia"/>
          <w:kern w:val="0"/>
          <w:sz w:val="20"/>
          <w:szCs w:val="20"/>
        </w:rPr>
        <w:t>需要更改任务的执行策略为一周删除一次，</w:t>
      </w:r>
      <w:r w:rsidR="00BF77AE">
        <w:rPr>
          <w:rFonts w:ascii="微软雅黑" w:eastAsia="微软雅黑" w:hAnsi="微软雅黑" w:cs="宋体" w:hint="eastAsia"/>
          <w:kern w:val="0"/>
          <w:sz w:val="20"/>
          <w:szCs w:val="20"/>
        </w:rPr>
        <w:t>改完后</w:t>
      </w:r>
      <w:r w:rsidR="00BF77AE" w:rsidRPr="003D5DA6">
        <w:rPr>
          <w:rFonts w:ascii="微软雅黑" w:eastAsia="微软雅黑" w:hAnsi="微软雅黑" w:cs="宋体" w:hint="eastAsia"/>
          <w:kern w:val="0"/>
          <w:sz w:val="20"/>
          <w:szCs w:val="20"/>
        </w:rPr>
        <w:t>重启元数据进程生效</w:t>
      </w:r>
      <w:r w:rsidR="00BF77AE">
        <w:rPr>
          <w:rFonts w:ascii="微软雅黑" w:eastAsia="微软雅黑" w:hAnsi="微软雅黑" w:cs="宋体" w:hint="eastAsia"/>
          <w:kern w:val="0"/>
          <w:sz w:val="20"/>
          <w:szCs w:val="20"/>
        </w:rPr>
        <w:t>。</w:t>
      </w:r>
    </w:p>
    <w:p w:rsidR="00833A86" w:rsidRPr="0023630E" w:rsidRDefault="00833A86" w:rsidP="003D5DA6">
      <w:pPr>
        <w:ind w:firstLine="420"/>
        <w:rPr>
          <w:rFonts w:ascii="微软雅黑" w:eastAsia="微软雅黑" w:hAnsi="微软雅黑" w:cs="宋体"/>
          <w:kern w:val="0"/>
          <w:sz w:val="20"/>
          <w:szCs w:val="20"/>
        </w:rPr>
      </w:pPr>
      <w:r w:rsidRPr="0023630E">
        <w:rPr>
          <w:rFonts w:ascii="微软雅黑" w:eastAsia="微软雅黑" w:hAnsi="微软雅黑" w:cs="宋体" w:hint="eastAsia"/>
          <w:kern w:val="0"/>
          <w:sz w:val="20"/>
          <w:szCs w:val="20"/>
        </w:rPr>
        <w:t>配置方法为修改</w:t>
      </w:r>
      <w:r w:rsidRPr="0023630E">
        <w:rPr>
          <w:rFonts w:ascii="微软雅黑" w:eastAsia="微软雅黑" w:hAnsi="微软雅黑" w:cs="宋体"/>
          <w:kern w:val="0"/>
          <w:sz w:val="20"/>
          <w:szCs w:val="20"/>
        </w:rPr>
        <w:t>spark_data_period.xml</w:t>
      </w:r>
      <w:r w:rsidRPr="0023630E">
        <w:rPr>
          <w:rFonts w:ascii="微软雅黑" w:eastAsia="微软雅黑" w:hAnsi="微软雅黑" w:cs="宋体" w:hint="eastAsia"/>
          <w:kern w:val="0"/>
          <w:sz w:val="20"/>
          <w:szCs w:val="20"/>
        </w:rPr>
        <w:t>和</w:t>
      </w:r>
      <w:r w:rsidRPr="0023630E">
        <w:rPr>
          <w:rFonts w:ascii="微软雅黑" w:eastAsia="微软雅黑" w:hAnsi="微软雅黑" w:cs="宋体"/>
          <w:kern w:val="0"/>
          <w:sz w:val="20"/>
          <w:szCs w:val="20"/>
        </w:rPr>
        <w:t>gbase_data_period.xml</w:t>
      </w:r>
      <w:r w:rsidRPr="0023630E">
        <w:rPr>
          <w:rFonts w:ascii="微软雅黑" w:eastAsia="微软雅黑" w:hAnsi="微软雅黑" w:cs="宋体" w:hint="eastAsia"/>
          <w:kern w:val="0"/>
          <w:sz w:val="20"/>
          <w:szCs w:val="20"/>
        </w:rPr>
        <w:t>中的任务执行周期正则表达式</w:t>
      </w:r>
      <w:r w:rsidR="0095479B" w:rsidRPr="0023630E">
        <w:rPr>
          <w:rFonts w:ascii="微软雅黑" w:eastAsia="微软雅黑" w:hAnsi="微软雅黑" w:cs="宋体" w:hint="eastAsia"/>
          <w:kern w:val="0"/>
          <w:sz w:val="20"/>
          <w:szCs w:val="20"/>
        </w:rPr>
        <w:t>，执行周期配置</w:t>
      </w:r>
      <w:r w:rsidRPr="0023630E">
        <w:rPr>
          <w:rFonts w:ascii="微软雅黑" w:eastAsia="微软雅黑" w:hAnsi="微软雅黑" w:cs="宋体" w:hint="eastAsia"/>
          <w:kern w:val="0"/>
          <w:sz w:val="20"/>
          <w:szCs w:val="20"/>
        </w:rPr>
        <w:t>举例：</w:t>
      </w:r>
    </w:p>
    <w:p w:rsidR="00833A86" w:rsidRPr="000E5876" w:rsidRDefault="00243C1E" w:rsidP="003D5DA6">
      <w:pPr>
        <w:ind w:firstLine="420"/>
        <w:rPr>
          <w:rFonts w:ascii="微软雅黑" w:eastAsia="微软雅黑" w:hAnsi="微软雅黑" w:cs="宋体"/>
          <w:kern w:val="0"/>
          <w:sz w:val="18"/>
          <w:szCs w:val="18"/>
        </w:rPr>
      </w:pPr>
      <w:r w:rsidRPr="000E5876">
        <w:rPr>
          <w:rFonts w:ascii="微软雅黑" w:eastAsia="微软雅黑" w:hAnsi="微软雅黑" w:cs="宋体" w:hint="eastAsia"/>
          <w:kern w:val="0"/>
          <w:sz w:val="18"/>
          <w:szCs w:val="18"/>
        </w:rPr>
        <w:t>每月执行：</w:t>
      </w:r>
      <w:r w:rsidR="00833A86" w:rsidRPr="000E5876">
        <w:rPr>
          <w:rFonts w:ascii="微软雅黑" w:eastAsia="微软雅黑" w:hAnsi="微软雅黑" w:cs="宋体"/>
          <w:kern w:val="0"/>
          <w:sz w:val="18"/>
          <w:szCs w:val="18"/>
        </w:rPr>
        <w:t>cron= "0 0 0 1 * ?"</w:t>
      </w:r>
      <w:r w:rsidR="00833A86" w:rsidRPr="000E5876">
        <w:rPr>
          <w:rFonts w:ascii="微软雅黑" w:eastAsia="微软雅黑" w:hAnsi="微软雅黑" w:cs="宋体" w:hint="eastAsia"/>
          <w:kern w:val="0"/>
          <w:sz w:val="18"/>
          <w:szCs w:val="18"/>
        </w:rPr>
        <w:t>：每一个月</w:t>
      </w:r>
      <w:r w:rsidR="00833A86" w:rsidRPr="000E5876">
        <w:rPr>
          <w:rFonts w:ascii="微软雅黑" w:eastAsia="微软雅黑" w:hAnsi="微软雅黑" w:cs="宋体"/>
          <w:kern w:val="0"/>
          <w:sz w:val="18"/>
          <w:szCs w:val="18"/>
        </w:rPr>
        <w:t>1</w:t>
      </w:r>
      <w:r w:rsidR="00833A86" w:rsidRPr="000E5876">
        <w:rPr>
          <w:rFonts w:ascii="微软雅黑" w:eastAsia="微软雅黑" w:hAnsi="微软雅黑" w:cs="宋体" w:hint="eastAsia"/>
          <w:kern w:val="0"/>
          <w:sz w:val="18"/>
          <w:szCs w:val="18"/>
        </w:rPr>
        <w:t>号凌晨</w:t>
      </w:r>
      <w:r w:rsidR="00833A86" w:rsidRPr="000E5876">
        <w:rPr>
          <w:rFonts w:ascii="微软雅黑" w:eastAsia="微软雅黑" w:hAnsi="微软雅黑" w:cs="宋体"/>
          <w:kern w:val="0"/>
          <w:sz w:val="18"/>
          <w:szCs w:val="18"/>
        </w:rPr>
        <w:t>0</w:t>
      </w:r>
      <w:r w:rsidR="00833A86" w:rsidRPr="000E5876">
        <w:rPr>
          <w:rFonts w:ascii="微软雅黑" w:eastAsia="微软雅黑" w:hAnsi="微软雅黑" w:cs="宋体" w:hint="eastAsia"/>
          <w:kern w:val="0"/>
          <w:sz w:val="18"/>
          <w:szCs w:val="18"/>
        </w:rPr>
        <w:t>点</w:t>
      </w:r>
      <w:r w:rsidR="00833A86" w:rsidRPr="000E5876">
        <w:rPr>
          <w:rFonts w:ascii="微软雅黑" w:eastAsia="微软雅黑" w:hAnsi="微软雅黑" w:cs="宋体"/>
          <w:kern w:val="0"/>
          <w:sz w:val="18"/>
          <w:szCs w:val="18"/>
        </w:rPr>
        <w:t>0</w:t>
      </w:r>
      <w:r w:rsidR="00833A86" w:rsidRPr="000E5876">
        <w:rPr>
          <w:rFonts w:ascii="微软雅黑" w:eastAsia="微软雅黑" w:hAnsi="微软雅黑" w:cs="宋体" w:hint="eastAsia"/>
          <w:kern w:val="0"/>
          <w:sz w:val="18"/>
          <w:szCs w:val="18"/>
        </w:rPr>
        <w:t>分执行一次</w:t>
      </w:r>
    </w:p>
    <w:p w:rsidR="00833A86" w:rsidRPr="000E5876" w:rsidRDefault="00243C1E" w:rsidP="003D5DA6">
      <w:pPr>
        <w:ind w:firstLine="420"/>
        <w:rPr>
          <w:rFonts w:ascii="微软雅黑" w:eastAsia="微软雅黑" w:hAnsi="微软雅黑" w:cs="宋体"/>
          <w:kern w:val="0"/>
          <w:sz w:val="18"/>
          <w:szCs w:val="18"/>
        </w:rPr>
      </w:pPr>
      <w:r w:rsidRPr="000E5876">
        <w:rPr>
          <w:rFonts w:ascii="微软雅黑" w:eastAsia="微软雅黑" w:hAnsi="微软雅黑" w:cs="宋体" w:hint="eastAsia"/>
          <w:kern w:val="0"/>
          <w:sz w:val="18"/>
          <w:szCs w:val="18"/>
        </w:rPr>
        <w:t>每周执行：</w:t>
      </w:r>
      <w:r w:rsidR="00CC4209">
        <w:rPr>
          <w:rFonts w:ascii="微软雅黑" w:eastAsia="微软雅黑" w:hAnsi="微软雅黑" w:cs="宋体"/>
          <w:kern w:val="0"/>
          <w:sz w:val="18"/>
          <w:szCs w:val="18"/>
        </w:rPr>
        <w:t xml:space="preserve">cron="0 </w:t>
      </w:r>
      <w:r w:rsidR="00CC4209">
        <w:rPr>
          <w:rFonts w:ascii="微软雅黑" w:eastAsia="微软雅黑" w:hAnsi="微软雅黑" w:cs="宋体" w:hint="eastAsia"/>
          <w:kern w:val="0"/>
          <w:sz w:val="18"/>
          <w:szCs w:val="18"/>
        </w:rPr>
        <w:t>40</w:t>
      </w:r>
      <w:r w:rsidR="00CC4209">
        <w:rPr>
          <w:rFonts w:ascii="微软雅黑" w:eastAsia="微软雅黑" w:hAnsi="微软雅黑" w:cs="宋体"/>
          <w:kern w:val="0"/>
          <w:sz w:val="18"/>
          <w:szCs w:val="18"/>
        </w:rPr>
        <w:t xml:space="preserve"> </w:t>
      </w:r>
      <w:r w:rsidR="00CC4209">
        <w:rPr>
          <w:rFonts w:ascii="微软雅黑" w:eastAsia="微软雅黑" w:hAnsi="微软雅黑" w:cs="宋体" w:hint="eastAsia"/>
          <w:kern w:val="0"/>
          <w:sz w:val="18"/>
          <w:szCs w:val="18"/>
        </w:rPr>
        <w:t>0</w:t>
      </w:r>
      <w:r w:rsidR="00833A86" w:rsidRPr="000E5876">
        <w:rPr>
          <w:rFonts w:ascii="微软雅黑" w:eastAsia="微软雅黑" w:hAnsi="微软雅黑" w:cs="宋体"/>
          <w:kern w:val="0"/>
          <w:sz w:val="18"/>
          <w:szCs w:val="18"/>
        </w:rPr>
        <w:t xml:space="preserve"> 1,7,14,21,28 * ?"</w:t>
      </w:r>
      <w:r w:rsidR="0023630E" w:rsidRPr="000E5876">
        <w:rPr>
          <w:rFonts w:ascii="微软雅黑" w:eastAsia="微软雅黑" w:hAnsi="微软雅黑" w:cs="宋体" w:hint="eastAsia"/>
          <w:kern w:val="0"/>
          <w:sz w:val="18"/>
          <w:szCs w:val="18"/>
        </w:rPr>
        <w:t>：</w:t>
      </w:r>
      <w:r w:rsidR="00833A86" w:rsidRPr="000E5876">
        <w:rPr>
          <w:rFonts w:ascii="微软雅黑" w:eastAsia="微软雅黑" w:hAnsi="微软雅黑" w:cs="宋体" w:hint="eastAsia"/>
          <w:kern w:val="0"/>
          <w:sz w:val="18"/>
          <w:szCs w:val="18"/>
        </w:rPr>
        <w:t>每个月</w:t>
      </w:r>
      <w:r w:rsidR="00833A86" w:rsidRPr="000E5876">
        <w:rPr>
          <w:rFonts w:ascii="微软雅黑" w:eastAsia="微软雅黑" w:hAnsi="微软雅黑" w:cs="宋体"/>
          <w:kern w:val="0"/>
          <w:sz w:val="18"/>
          <w:szCs w:val="18"/>
        </w:rPr>
        <w:t>1,7,14,21,28</w:t>
      </w:r>
      <w:r w:rsidR="00833A86" w:rsidRPr="000E5876">
        <w:rPr>
          <w:rFonts w:ascii="微软雅黑" w:eastAsia="微软雅黑" w:hAnsi="微软雅黑" w:cs="宋体" w:hint="eastAsia"/>
          <w:kern w:val="0"/>
          <w:sz w:val="18"/>
          <w:szCs w:val="18"/>
        </w:rPr>
        <w:t>号的凌晨</w:t>
      </w:r>
      <w:r w:rsidR="00CC4209">
        <w:rPr>
          <w:rFonts w:ascii="微软雅黑" w:eastAsia="微软雅黑" w:hAnsi="微软雅黑" w:cs="宋体" w:hint="eastAsia"/>
          <w:kern w:val="0"/>
          <w:sz w:val="18"/>
          <w:szCs w:val="18"/>
        </w:rPr>
        <w:t>0</w:t>
      </w:r>
      <w:r w:rsidR="00833A86" w:rsidRPr="000E5876">
        <w:rPr>
          <w:rFonts w:ascii="微软雅黑" w:eastAsia="微软雅黑" w:hAnsi="微软雅黑" w:cs="宋体" w:hint="eastAsia"/>
          <w:kern w:val="0"/>
          <w:sz w:val="18"/>
          <w:szCs w:val="18"/>
        </w:rPr>
        <w:t>点</w:t>
      </w:r>
      <w:r w:rsidR="00CC4209">
        <w:rPr>
          <w:rFonts w:ascii="微软雅黑" w:eastAsia="微软雅黑" w:hAnsi="微软雅黑" w:cs="宋体" w:hint="eastAsia"/>
          <w:kern w:val="0"/>
          <w:sz w:val="18"/>
          <w:szCs w:val="18"/>
        </w:rPr>
        <w:t>40</w:t>
      </w:r>
      <w:r w:rsidR="00833A86" w:rsidRPr="000E5876">
        <w:rPr>
          <w:rFonts w:ascii="微软雅黑" w:eastAsia="微软雅黑" w:hAnsi="微软雅黑" w:cs="宋体" w:hint="eastAsia"/>
          <w:kern w:val="0"/>
          <w:sz w:val="18"/>
          <w:szCs w:val="18"/>
        </w:rPr>
        <w:t>分执行</w:t>
      </w:r>
    </w:p>
    <w:p w:rsidR="003D5DA6" w:rsidRPr="003D5DA6" w:rsidRDefault="0026231B" w:rsidP="003D5DA6">
      <w:pPr>
        <w:ind w:firstLine="420"/>
        <w:rPr>
          <w:rFonts w:ascii="微软雅黑" w:eastAsia="微软雅黑" w:hAnsi="微软雅黑" w:cs="宋体"/>
          <w:kern w:val="0"/>
          <w:sz w:val="20"/>
          <w:szCs w:val="20"/>
        </w:rPr>
      </w:pPr>
      <w:r w:rsidRPr="003D5DA6">
        <w:rPr>
          <w:rFonts w:ascii="微软雅黑" w:eastAsia="微软雅黑" w:hAnsi="微软雅黑" w:cs="宋体"/>
          <w:kern w:val="0"/>
          <w:sz w:val="20"/>
          <w:szCs w:val="20"/>
        </w:rPr>
        <w:t>xml</w:t>
      </w:r>
      <w:r w:rsidRPr="003D5DA6">
        <w:rPr>
          <w:rFonts w:ascii="微软雅黑" w:eastAsia="微软雅黑" w:hAnsi="微软雅黑" w:cs="宋体" w:hint="eastAsia"/>
          <w:kern w:val="0"/>
          <w:sz w:val="20"/>
          <w:szCs w:val="20"/>
        </w:rPr>
        <w:t>任务配置文件位置是在安装</w:t>
      </w:r>
      <w:r w:rsidRPr="003D5DA6">
        <w:rPr>
          <w:rFonts w:ascii="微软雅黑" w:eastAsia="微软雅黑" w:hAnsi="微软雅黑" w:cs="宋体"/>
          <w:kern w:val="0"/>
          <w:sz w:val="20"/>
          <w:szCs w:val="20"/>
        </w:rPr>
        <w:t>vmax</w:t>
      </w:r>
      <w:r w:rsidRPr="003D5DA6">
        <w:rPr>
          <w:rFonts w:ascii="微软雅黑" w:eastAsia="微软雅黑" w:hAnsi="微软雅黑" w:cs="宋体" w:hint="eastAsia"/>
          <w:kern w:val="0"/>
          <w:sz w:val="20"/>
          <w:szCs w:val="20"/>
        </w:rPr>
        <w:t>后的</w:t>
      </w:r>
      <w:r w:rsidRPr="003D5DA6">
        <w:rPr>
          <w:rFonts w:ascii="微软雅黑" w:eastAsia="微软雅黑" w:hAnsi="微软雅黑" w:cs="宋体"/>
          <w:kern w:val="0"/>
          <w:sz w:val="20"/>
          <w:szCs w:val="20"/>
        </w:rPr>
        <w:t>ICT</w:t>
      </w:r>
      <w:r w:rsidRPr="003D5DA6">
        <w:rPr>
          <w:rFonts w:ascii="微软雅黑" w:eastAsia="微软雅黑" w:hAnsi="微软雅黑" w:cs="宋体" w:hint="eastAsia"/>
          <w:kern w:val="0"/>
          <w:sz w:val="20"/>
          <w:szCs w:val="20"/>
        </w:rPr>
        <w:t>服务器上</w:t>
      </w:r>
      <w:r>
        <w:rPr>
          <w:rFonts w:ascii="微软雅黑" w:eastAsia="微软雅黑" w:hAnsi="微软雅黑" w:cs="宋体" w:hint="eastAsia"/>
          <w:kern w:val="0"/>
          <w:sz w:val="20"/>
          <w:szCs w:val="20"/>
        </w:rPr>
        <w:t>，具体</w:t>
      </w:r>
      <w:r w:rsidR="009B4503">
        <w:rPr>
          <w:rFonts w:ascii="微软雅黑" w:eastAsia="微软雅黑" w:hAnsi="微软雅黑" w:cs="宋体" w:hint="eastAsia"/>
          <w:kern w:val="0"/>
          <w:sz w:val="20"/>
          <w:szCs w:val="20"/>
        </w:rPr>
        <w:t>文件位置</w:t>
      </w:r>
      <w:r w:rsidR="00BB3B94">
        <w:rPr>
          <w:rFonts w:ascii="微软雅黑" w:eastAsia="微软雅黑" w:hAnsi="微软雅黑" w:cs="宋体" w:hint="eastAsia"/>
          <w:kern w:val="0"/>
          <w:sz w:val="20"/>
          <w:szCs w:val="20"/>
        </w:rPr>
        <w:t>：</w:t>
      </w:r>
      <w:r w:rsidRPr="003D5DA6">
        <w:rPr>
          <w:rFonts w:ascii="微软雅黑" w:eastAsia="微软雅黑" w:hAnsi="微软雅黑" w:cs="宋体"/>
          <w:kern w:val="0"/>
          <w:sz w:val="20"/>
          <w:szCs w:val="20"/>
        </w:rPr>
        <w:t xml:space="preserve"> </w:t>
      </w:r>
    </w:p>
    <w:p w:rsidR="003D5DA6" w:rsidRPr="003D5DA6" w:rsidRDefault="003D5DA6" w:rsidP="003D5DA6">
      <w:pPr>
        <w:ind w:firstLine="420"/>
        <w:rPr>
          <w:rFonts w:ascii="微软雅黑" w:eastAsia="微软雅黑" w:hAnsi="微软雅黑" w:cs="宋体"/>
          <w:kern w:val="0"/>
          <w:sz w:val="18"/>
          <w:szCs w:val="18"/>
        </w:rPr>
      </w:pPr>
      <w:r w:rsidRPr="003D5DA6">
        <w:rPr>
          <w:rFonts w:ascii="微软雅黑" w:eastAsia="微软雅黑" w:hAnsi="微软雅黑" w:cs="宋体"/>
          <w:kern w:val="0"/>
          <w:sz w:val="18"/>
          <w:szCs w:val="18"/>
        </w:rPr>
        <w:t>/home/netnumen/ems/ums-server/utils/vmax-metadata-manager/metadata/dataperiodmanage/feature/dataperiod/algorithm/spark_data_period.xml</w:t>
      </w:r>
    </w:p>
    <w:p w:rsidR="003D5DA6" w:rsidRPr="003D5DA6" w:rsidRDefault="003D5DA6" w:rsidP="003D5DA6">
      <w:pPr>
        <w:ind w:firstLine="420"/>
        <w:rPr>
          <w:rFonts w:ascii="微软雅黑" w:eastAsia="微软雅黑" w:hAnsi="微软雅黑" w:cs="宋体"/>
          <w:kern w:val="0"/>
          <w:sz w:val="18"/>
          <w:szCs w:val="18"/>
        </w:rPr>
      </w:pPr>
      <w:r w:rsidRPr="003D5DA6">
        <w:rPr>
          <w:rFonts w:ascii="微软雅黑" w:eastAsia="微软雅黑" w:hAnsi="微软雅黑" w:cs="宋体"/>
          <w:kern w:val="0"/>
          <w:sz w:val="18"/>
          <w:szCs w:val="18"/>
        </w:rPr>
        <w:t>/home/netnumen/ems/ums-server/utils/vmax-metadata-manager/metadata/dataperiodmanage/feature/dataperiod/algorithm/gbase_data_period.xml</w:t>
      </w:r>
    </w:p>
    <w:p w:rsidR="003E3EEB" w:rsidRDefault="003E3EEB" w:rsidP="002A62F9">
      <w:pPr>
        <w:pStyle w:val="a9"/>
        <w:numPr>
          <w:ilvl w:val="0"/>
          <w:numId w:val="17"/>
        </w:numPr>
        <w:ind w:left="426" w:firstLineChars="0" w:firstLine="0"/>
        <w:rPr>
          <w:rFonts w:ascii="微软雅黑" w:eastAsia="微软雅黑" w:hAnsi="微软雅黑" w:cs="宋体"/>
          <w:kern w:val="0"/>
          <w:sz w:val="20"/>
          <w:szCs w:val="20"/>
        </w:rPr>
      </w:pPr>
      <w:r>
        <w:rPr>
          <w:rFonts w:ascii="微软雅黑" w:eastAsia="微软雅黑" w:hAnsi="微软雅黑" w:cs="宋体" w:hint="eastAsia"/>
          <w:kern w:val="0"/>
          <w:sz w:val="20"/>
          <w:szCs w:val="20"/>
        </w:rPr>
        <w:t>任务所在的路径信息配置，</w:t>
      </w:r>
      <w:r w:rsidRPr="003E3EEB">
        <w:rPr>
          <w:rFonts w:ascii="微软雅黑" w:eastAsia="微软雅黑" w:hAnsi="微软雅黑" w:cs="宋体" w:hint="eastAsia"/>
          <w:color w:val="FF0000"/>
          <w:kern w:val="0"/>
          <w:sz w:val="20"/>
          <w:szCs w:val="20"/>
        </w:rPr>
        <w:t>不能修改</w:t>
      </w:r>
    </w:p>
    <w:p w:rsidR="003E3EEB" w:rsidRPr="003E3EEB" w:rsidRDefault="003E3EEB" w:rsidP="003E3EEB">
      <w:pPr>
        <w:ind w:firstLine="420"/>
        <w:rPr>
          <w:rFonts w:ascii="微软雅黑" w:eastAsia="微软雅黑" w:hAnsi="微软雅黑" w:cs="宋体"/>
          <w:kern w:val="0"/>
          <w:sz w:val="20"/>
          <w:szCs w:val="20"/>
        </w:rPr>
      </w:pPr>
      <w:r w:rsidRPr="003E3EEB">
        <w:rPr>
          <w:rFonts w:ascii="微软雅黑" w:eastAsia="微软雅黑" w:hAnsi="微软雅黑" w:cs="宋体"/>
          <w:kern w:val="0"/>
          <w:sz w:val="20"/>
          <w:szCs w:val="20"/>
        </w:rPr>
        <w:t>DataPeriodFilePath = {</w:t>
      </w:r>
    </w:p>
    <w:p w:rsidR="003E3EEB" w:rsidRPr="003E3EEB" w:rsidRDefault="003E3EEB" w:rsidP="003E3EEB">
      <w:pPr>
        <w:ind w:firstLine="420"/>
        <w:rPr>
          <w:rFonts w:ascii="微软雅黑" w:eastAsia="微软雅黑" w:hAnsi="微软雅黑" w:cs="宋体"/>
          <w:kern w:val="0"/>
          <w:sz w:val="20"/>
          <w:szCs w:val="20"/>
        </w:rPr>
      </w:pPr>
      <w:r w:rsidRPr="003E3EEB">
        <w:rPr>
          <w:rFonts w:ascii="微软雅黑" w:eastAsia="微软雅黑" w:hAnsi="微软雅黑" w:cs="宋体"/>
          <w:kern w:val="0"/>
          <w:sz w:val="20"/>
          <w:szCs w:val="20"/>
        </w:rPr>
        <w:t xml:space="preserve">    path = "./dataperiodmanage/feature/dataperiod/algorithm"</w:t>
      </w:r>
    </w:p>
    <w:p w:rsidR="00C93C32" w:rsidRPr="003E3EEB" w:rsidRDefault="003E3EEB" w:rsidP="003E3EEB">
      <w:pPr>
        <w:ind w:firstLine="420"/>
        <w:rPr>
          <w:rFonts w:ascii="微软雅黑" w:eastAsia="微软雅黑" w:hAnsi="微软雅黑" w:cs="宋体"/>
          <w:kern w:val="0"/>
          <w:sz w:val="20"/>
          <w:szCs w:val="20"/>
        </w:rPr>
      </w:pPr>
      <w:r w:rsidRPr="003E3EEB">
        <w:rPr>
          <w:rFonts w:ascii="微软雅黑" w:eastAsia="微软雅黑" w:hAnsi="微软雅黑" w:cs="宋体"/>
          <w:kern w:val="0"/>
          <w:sz w:val="20"/>
          <w:szCs w:val="20"/>
        </w:rPr>
        <w:t>}</w:t>
      </w:r>
    </w:p>
    <w:p w:rsidR="00270230" w:rsidRDefault="00270230" w:rsidP="00732EDA">
      <w:pPr>
        <w:pStyle w:val="2"/>
        <w:rPr>
          <w:rStyle w:val="ad"/>
          <w:rFonts w:ascii="微软雅黑" w:eastAsia="微软雅黑" w:hAnsi="微软雅黑"/>
        </w:rPr>
      </w:pPr>
      <w:r>
        <w:rPr>
          <w:rStyle w:val="ad"/>
          <w:rFonts w:ascii="微软雅黑" w:eastAsia="微软雅黑" w:hAnsi="微软雅黑" w:hint="eastAsia"/>
        </w:rPr>
        <w:t>实时任务的资源配置</w:t>
      </w:r>
    </w:p>
    <w:p w:rsidR="00270230" w:rsidRPr="00611E47" w:rsidRDefault="00270230" w:rsidP="00611E47">
      <w:pPr>
        <w:ind w:firstLine="420"/>
        <w:rPr>
          <w:rFonts w:ascii="微软雅黑" w:eastAsia="微软雅黑" w:hAnsi="微软雅黑" w:cs="宋体"/>
          <w:kern w:val="0"/>
          <w:sz w:val="20"/>
          <w:szCs w:val="20"/>
        </w:rPr>
      </w:pPr>
      <w:r w:rsidRPr="00611E47">
        <w:rPr>
          <w:rFonts w:ascii="微软雅黑" w:eastAsia="微软雅黑" w:hAnsi="微软雅黑" w:cs="宋体" w:hint="eastAsia"/>
          <w:kern w:val="0"/>
          <w:sz w:val="20"/>
          <w:szCs w:val="20"/>
        </w:rPr>
        <w:t>实时任务是指，任务的执行条件满足时（数据到达或者定时的时间到达），需要立即执行。在原有系统中需要在就绪队列中等待资源，不满足实时性。因此实现了资源预留的功能，来满足实时执行的需求。但是预留有个缺点，预留的资源有空闲的可能，造成浪费资源</w:t>
      </w:r>
    </w:p>
    <w:p w:rsidR="00270230" w:rsidRDefault="00270230" w:rsidP="00270230">
      <w:pPr>
        <w:autoSpaceDE w:val="0"/>
        <w:autoSpaceDN w:val="0"/>
        <w:adjustRightInd w:val="0"/>
        <w:jc w:val="left"/>
        <w:rPr>
          <w:rFonts w:ascii="宋体" w:cs="宋体"/>
          <w:color w:val="000000"/>
          <w:kern w:val="0"/>
          <w:sz w:val="20"/>
          <w:szCs w:val="20"/>
        </w:rPr>
      </w:pPr>
    </w:p>
    <w:p w:rsidR="00270230" w:rsidRPr="00611E47" w:rsidRDefault="00270230" w:rsidP="00611E47">
      <w:pPr>
        <w:tabs>
          <w:tab w:val="left" w:pos="-720"/>
          <w:tab w:val="left" w:pos="0"/>
          <w:tab w:val="left" w:pos="720"/>
          <w:tab w:val="left" w:pos="1440"/>
          <w:tab w:val="left" w:pos="2160"/>
          <w:tab w:val="left" w:pos="2880"/>
          <w:tab w:val="left" w:pos="3600"/>
          <w:tab w:val="left" w:pos="4320"/>
        </w:tabs>
        <w:autoSpaceDE w:val="0"/>
        <w:autoSpaceDN w:val="0"/>
        <w:adjustRightInd w:val="0"/>
        <w:rPr>
          <w:rFonts w:ascii="微软雅黑" w:eastAsia="微软雅黑" w:hAnsi="微软雅黑" w:cs="宋体"/>
          <w:kern w:val="0"/>
          <w:sz w:val="20"/>
          <w:szCs w:val="20"/>
        </w:rPr>
      </w:pPr>
      <w:r w:rsidRPr="00611E47">
        <w:rPr>
          <w:rFonts w:ascii="微软雅黑" w:eastAsia="微软雅黑" w:hAnsi="微软雅黑" w:cs="宋体"/>
          <w:kern w:val="0"/>
          <w:sz w:val="20"/>
          <w:szCs w:val="20"/>
        </w:rPr>
        <w:t>1</w:t>
      </w:r>
      <w:r w:rsidRPr="00611E47">
        <w:rPr>
          <w:rFonts w:ascii="微软雅黑" w:eastAsia="微软雅黑" w:hAnsi="微软雅黑" w:cs="宋体" w:hint="eastAsia"/>
          <w:kern w:val="0"/>
          <w:sz w:val="20"/>
          <w:szCs w:val="20"/>
        </w:rPr>
        <w:t>、元数据平台预留资源的</w:t>
      </w:r>
      <w:r w:rsidRPr="00611E47">
        <w:rPr>
          <w:rFonts w:ascii="微软雅黑" w:eastAsia="微软雅黑" w:hAnsi="微软雅黑" w:cs="宋体" w:hint="eastAsia"/>
          <w:color w:val="FF0000"/>
          <w:kern w:val="0"/>
          <w:sz w:val="20"/>
          <w:szCs w:val="20"/>
        </w:rPr>
        <w:t>配置方法</w:t>
      </w:r>
    </w:p>
    <w:p w:rsidR="00270230" w:rsidRPr="00611E47" w:rsidRDefault="00611E47" w:rsidP="00611E47">
      <w:pPr>
        <w:ind w:firstLine="420"/>
        <w:rPr>
          <w:rFonts w:ascii="微软雅黑" w:eastAsia="微软雅黑" w:hAnsi="微软雅黑" w:cs="宋体"/>
          <w:kern w:val="0"/>
          <w:sz w:val="20"/>
          <w:szCs w:val="20"/>
        </w:rPr>
      </w:pPr>
      <w:r>
        <w:rPr>
          <w:rFonts w:ascii="微软雅黑" w:eastAsia="微软雅黑" w:hAnsi="微软雅黑" w:cs="宋体" w:hint="eastAsia"/>
          <w:kern w:val="0"/>
          <w:sz w:val="20"/>
          <w:szCs w:val="20"/>
        </w:rPr>
        <w:t>修改</w:t>
      </w:r>
      <w:r w:rsidRPr="00236466">
        <w:rPr>
          <w:rFonts w:ascii="微软雅黑" w:eastAsia="微软雅黑" w:hAnsi="微软雅黑" w:cs="宋体"/>
          <w:kern w:val="0"/>
          <w:sz w:val="20"/>
          <w:szCs w:val="20"/>
        </w:rPr>
        <w:t>vmax-conf/datanotifyboard.conf</w:t>
      </w:r>
      <w:r w:rsidRPr="00236466">
        <w:rPr>
          <w:rFonts w:ascii="微软雅黑" w:eastAsia="微软雅黑" w:hAnsi="微软雅黑" w:cs="宋体" w:hint="eastAsia"/>
          <w:kern w:val="0"/>
          <w:sz w:val="20"/>
          <w:szCs w:val="20"/>
        </w:rPr>
        <w:t>，</w:t>
      </w:r>
      <w:r w:rsidR="00270230" w:rsidRPr="00611E47">
        <w:rPr>
          <w:rFonts w:ascii="微软雅黑" w:eastAsia="微软雅黑" w:hAnsi="微软雅黑" w:cs="宋体" w:hint="eastAsia"/>
          <w:kern w:val="0"/>
          <w:sz w:val="20"/>
          <w:szCs w:val="20"/>
        </w:rPr>
        <w:t>如下红色标注的即为实时资源池的配置，把</w:t>
      </w:r>
      <w:r w:rsidR="00270230" w:rsidRPr="00611E47">
        <w:rPr>
          <w:rFonts w:ascii="微软雅黑" w:eastAsia="微软雅黑" w:hAnsi="微软雅黑" w:cs="宋体"/>
          <w:kern w:val="0"/>
          <w:sz w:val="20"/>
          <w:szCs w:val="20"/>
        </w:rPr>
        <w:t>#</w:t>
      </w:r>
      <w:r w:rsidR="00270230" w:rsidRPr="00611E47">
        <w:rPr>
          <w:rFonts w:ascii="微软雅黑" w:eastAsia="微软雅黑" w:hAnsi="微软雅黑" w:cs="宋体" w:hint="eastAsia"/>
          <w:kern w:val="0"/>
          <w:sz w:val="20"/>
          <w:szCs w:val="20"/>
        </w:rPr>
        <w:t>号去掉重启平台，就可以生效。具体各自字段含义见下</w:t>
      </w:r>
      <w:r w:rsidR="00421118">
        <w:rPr>
          <w:rFonts w:ascii="微软雅黑" w:eastAsia="微软雅黑" w:hAnsi="微软雅黑" w:cs="宋体" w:hint="eastAsia"/>
          <w:kern w:val="0"/>
          <w:sz w:val="20"/>
          <w:szCs w:val="20"/>
        </w:rPr>
        <w:t>，</w:t>
      </w:r>
      <w:r w:rsidR="00270230" w:rsidRPr="00611E47">
        <w:rPr>
          <w:rFonts w:ascii="微软雅黑" w:eastAsia="微软雅黑" w:hAnsi="微软雅黑" w:cs="宋体" w:hint="eastAsia"/>
          <w:kern w:val="0"/>
          <w:sz w:val="20"/>
          <w:szCs w:val="20"/>
        </w:rPr>
        <w:t>也可以根据需要调整资源池各字段的值，也可以新建资源池。</w:t>
      </w:r>
    </w:p>
    <w:p w:rsidR="00270230" w:rsidRPr="00611E47" w:rsidRDefault="00270230" w:rsidP="00270230">
      <w:pPr>
        <w:autoSpaceDE w:val="0"/>
        <w:autoSpaceDN w:val="0"/>
        <w:adjustRightInd w:val="0"/>
        <w:jc w:val="left"/>
        <w:rPr>
          <w:color w:val="000000"/>
          <w:kern w:val="0"/>
          <w:sz w:val="15"/>
          <w:szCs w:val="15"/>
        </w:rPr>
      </w:pPr>
      <w:r w:rsidRPr="00611E47">
        <w:rPr>
          <w:color w:val="000000"/>
          <w:kern w:val="0"/>
          <w:sz w:val="15"/>
          <w:szCs w:val="15"/>
        </w:rPr>
        <w:t>vmax-conf/datanotifyboard.conf</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w:t>
      </w:r>
      <w:r w:rsidRPr="00611E47">
        <w:rPr>
          <w:rFonts w:ascii="宋体" w:cs="宋体" w:hint="eastAsia"/>
          <w:color w:val="000000"/>
          <w:kern w:val="0"/>
          <w:sz w:val="15"/>
          <w:szCs w:val="15"/>
        </w:rPr>
        <w:t>任务公告牌配置</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taskboard{</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totalCore = 60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totalMem = 180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availableCore = 60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availableMem = 180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checkdatarealtime = 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percentOfCacheCore = 10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percentOfCacheMem = 10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pool = [</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"name=cachePool;priorityRange=[100,199];percentOfCore=10;percentOfMem=10;lendEnable=true",</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FF0000"/>
          <w:kern w:val="0"/>
          <w:sz w:val="15"/>
          <w:szCs w:val="15"/>
        </w:rPr>
      </w:pPr>
      <w:r w:rsidRPr="00611E47">
        <w:rPr>
          <w:rFonts w:ascii="宋体" w:cs="宋体"/>
          <w:color w:val="FF0000"/>
          <w:kern w:val="0"/>
          <w:sz w:val="15"/>
          <w:szCs w:val="15"/>
        </w:rPr>
        <w:t>#          "name=realTimePool;priorityRange=[200,299];percentOfCore=10;percentOfMem=10;lendEnable=false"</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资源池配置说明</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name </w:t>
      </w:r>
      <w:r w:rsidRPr="00611E47">
        <w:rPr>
          <w:rFonts w:ascii="宋体" w:cs="宋体" w:hint="eastAsia"/>
          <w:color w:val="000000"/>
          <w:kern w:val="0"/>
          <w:sz w:val="15"/>
          <w:szCs w:val="15"/>
        </w:rPr>
        <w:t>资源池的名字</w:t>
      </w:r>
      <w:r w:rsidRPr="00611E47">
        <w:rPr>
          <w:rFonts w:ascii="宋体" w:cs="宋体"/>
          <w:color w:val="000000"/>
          <w:kern w:val="0"/>
          <w:sz w:val="15"/>
          <w:szCs w:val="15"/>
        </w:rPr>
        <w:t>,</w:t>
      </w:r>
      <w:r w:rsidRPr="00611E47">
        <w:rPr>
          <w:rFonts w:ascii="宋体" w:cs="宋体" w:hint="eastAsia"/>
          <w:color w:val="000000"/>
          <w:kern w:val="0"/>
          <w:sz w:val="15"/>
          <w:szCs w:val="15"/>
        </w:rPr>
        <w:t>用于索引资源池</w:t>
      </w:r>
      <w:r w:rsidRPr="00611E47">
        <w:rPr>
          <w:rFonts w:ascii="宋体" w:cs="宋体"/>
          <w:color w:val="000000"/>
          <w:kern w:val="0"/>
          <w:sz w:val="15"/>
          <w:szCs w:val="15"/>
        </w:rPr>
        <w:t>,</w:t>
      </w:r>
      <w:r w:rsidRPr="00611E47">
        <w:rPr>
          <w:rFonts w:ascii="宋体" w:cs="宋体" w:hint="eastAsia"/>
          <w:color w:val="000000"/>
          <w:kern w:val="0"/>
          <w:sz w:val="15"/>
          <w:szCs w:val="15"/>
        </w:rPr>
        <w:t>名字不能相同</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priorityRange </w:t>
      </w:r>
      <w:r w:rsidRPr="00611E47">
        <w:rPr>
          <w:rFonts w:ascii="宋体" w:cs="宋体" w:hint="eastAsia"/>
          <w:color w:val="000000"/>
          <w:kern w:val="0"/>
          <w:sz w:val="15"/>
          <w:szCs w:val="15"/>
        </w:rPr>
        <w:t>优先级下界和上届，资源池是通过优先级表示任务的归属关系，例如任务优先级为</w:t>
      </w:r>
      <w:r w:rsidRPr="00611E47">
        <w:rPr>
          <w:rFonts w:ascii="宋体" w:cs="宋体"/>
          <w:color w:val="000000"/>
          <w:kern w:val="0"/>
          <w:sz w:val="15"/>
          <w:szCs w:val="15"/>
        </w:rPr>
        <w:t>100</w:t>
      </w:r>
      <w:r w:rsidRPr="00611E47">
        <w:rPr>
          <w:rFonts w:ascii="宋体" w:cs="宋体" w:hint="eastAsia"/>
          <w:color w:val="000000"/>
          <w:kern w:val="0"/>
          <w:sz w:val="15"/>
          <w:szCs w:val="15"/>
        </w:rPr>
        <w:t>，资源池</w:t>
      </w:r>
      <w:r w:rsidRPr="00611E47">
        <w:rPr>
          <w:rFonts w:ascii="宋体" w:cs="宋体"/>
          <w:color w:val="000000"/>
          <w:kern w:val="0"/>
          <w:sz w:val="15"/>
          <w:szCs w:val="15"/>
        </w:rPr>
        <w:t>priorityRange=[100</w:t>
      </w:r>
      <w:r w:rsidRPr="00611E47">
        <w:rPr>
          <w:rFonts w:ascii="宋体" w:cs="宋体" w:hint="eastAsia"/>
          <w:color w:val="000000"/>
          <w:kern w:val="0"/>
          <w:sz w:val="15"/>
          <w:szCs w:val="15"/>
        </w:rPr>
        <w:t>，</w:t>
      </w:r>
      <w:r w:rsidRPr="00611E47">
        <w:rPr>
          <w:rFonts w:ascii="宋体" w:cs="宋体"/>
          <w:color w:val="000000"/>
          <w:kern w:val="0"/>
          <w:sz w:val="15"/>
          <w:szCs w:val="15"/>
        </w:rPr>
        <w:t>199]</w:t>
      </w:r>
      <w:r w:rsidRPr="00611E47">
        <w:rPr>
          <w:rFonts w:ascii="宋体" w:cs="宋体" w:hint="eastAsia"/>
          <w:color w:val="000000"/>
          <w:kern w:val="0"/>
          <w:sz w:val="15"/>
          <w:szCs w:val="15"/>
        </w:rPr>
        <w:t>，则任务属于这个资源池</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percentOfCore </w:t>
      </w:r>
      <w:r w:rsidRPr="00611E47">
        <w:rPr>
          <w:rFonts w:ascii="宋体" w:cs="宋体" w:hint="eastAsia"/>
          <w:color w:val="000000"/>
          <w:kern w:val="0"/>
          <w:sz w:val="15"/>
          <w:szCs w:val="15"/>
        </w:rPr>
        <w:t>该资源池的核数占总资源核数的比例，建议</w:t>
      </w:r>
      <w:r w:rsidRPr="00611E47">
        <w:rPr>
          <w:rFonts w:ascii="宋体" w:cs="宋体"/>
          <w:color w:val="000000"/>
          <w:kern w:val="0"/>
          <w:sz w:val="15"/>
          <w:szCs w:val="15"/>
        </w:rPr>
        <w:t>10</w:t>
      </w:r>
      <w:r w:rsidRPr="00611E47">
        <w:rPr>
          <w:rFonts w:ascii="宋体" w:cs="宋体" w:hint="eastAsia"/>
          <w:color w:val="000000"/>
          <w:kern w:val="0"/>
          <w:sz w:val="15"/>
          <w:szCs w:val="15"/>
        </w:rPr>
        <w:t>的倍数，避免出现资源碎片</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percentOfMem  </w:t>
      </w:r>
      <w:r w:rsidRPr="00611E47">
        <w:rPr>
          <w:rFonts w:ascii="宋体" w:cs="宋体" w:hint="eastAsia"/>
          <w:color w:val="000000"/>
          <w:kern w:val="0"/>
          <w:sz w:val="15"/>
          <w:szCs w:val="15"/>
        </w:rPr>
        <w:t>该资源池的内存占总资源内存的比例</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lendEnable </w:t>
      </w:r>
      <w:r w:rsidRPr="00611E47">
        <w:rPr>
          <w:rFonts w:ascii="宋体" w:cs="宋体" w:hint="eastAsia"/>
          <w:color w:val="000000"/>
          <w:kern w:val="0"/>
          <w:sz w:val="15"/>
          <w:szCs w:val="15"/>
        </w:rPr>
        <w:t>表示是否可以借给其他池的任务使用</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默认有一个</w:t>
      </w:r>
      <w:r w:rsidRPr="00611E47">
        <w:rPr>
          <w:rFonts w:ascii="宋体" w:cs="宋体"/>
          <w:color w:val="000000"/>
          <w:kern w:val="0"/>
          <w:sz w:val="15"/>
          <w:szCs w:val="15"/>
        </w:rPr>
        <w:t xml:space="preserve">commomPool </w:t>
      </w:r>
      <w:r w:rsidRPr="00611E47">
        <w:rPr>
          <w:rFonts w:ascii="宋体" w:cs="宋体" w:hint="eastAsia"/>
          <w:color w:val="000000"/>
          <w:kern w:val="0"/>
          <w:sz w:val="15"/>
          <w:szCs w:val="15"/>
        </w:rPr>
        <w:t>资源为总资源减去其他各资源池的和</w:t>
      </w:r>
      <w:r w:rsidRPr="00611E47">
        <w:rPr>
          <w:rFonts w:ascii="宋体" w:cs="宋体"/>
          <w:color w:val="000000"/>
          <w:kern w:val="0"/>
          <w:sz w:val="15"/>
          <w:szCs w:val="15"/>
        </w:rPr>
        <w:t xml:space="preserve"> lendEnable=True priorityRange=[0</w:t>
      </w:r>
      <w:r w:rsidRPr="00611E47">
        <w:rPr>
          <w:rFonts w:ascii="宋体" w:cs="宋体" w:hint="eastAsia"/>
          <w:color w:val="000000"/>
          <w:kern w:val="0"/>
          <w:sz w:val="15"/>
          <w:szCs w:val="15"/>
        </w:rPr>
        <w:t>，</w:t>
      </w:r>
      <w:r w:rsidRPr="00611E47">
        <w:rPr>
          <w:rFonts w:ascii="宋体" w:cs="宋体"/>
          <w:color w:val="000000"/>
          <w:kern w:val="0"/>
          <w:sz w:val="15"/>
          <w:szCs w:val="15"/>
        </w:rPr>
        <w:t>0]</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资源竞争规则</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同一个资源池的任务，先按照优先级高低排序，再按照到达顺序排序</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如果一个资源池</w:t>
      </w:r>
      <w:r w:rsidRPr="00611E47">
        <w:rPr>
          <w:rFonts w:ascii="宋体" w:cs="宋体"/>
          <w:color w:val="000000"/>
          <w:kern w:val="0"/>
          <w:sz w:val="15"/>
          <w:szCs w:val="15"/>
        </w:rPr>
        <w:t xml:space="preserve"> lendEnable=FALSE</w:t>
      </w:r>
      <w:r w:rsidRPr="00611E47">
        <w:rPr>
          <w:rFonts w:ascii="宋体" w:cs="宋体" w:hint="eastAsia"/>
          <w:color w:val="000000"/>
          <w:kern w:val="0"/>
          <w:sz w:val="15"/>
          <w:szCs w:val="15"/>
        </w:rPr>
        <w:t>，不属于该池的任务不允许借资源</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如果一个资源池</w:t>
      </w:r>
      <w:r w:rsidRPr="00611E47">
        <w:rPr>
          <w:rFonts w:ascii="宋体" w:cs="宋体"/>
          <w:color w:val="000000"/>
          <w:kern w:val="0"/>
          <w:sz w:val="15"/>
          <w:szCs w:val="15"/>
        </w:rPr>
        <w:t xml:space="preserve"> lendEnable=TRUE</w:t>
      </w:r>
      <w:r w:rsidRPr="00611E47">
        <w:rPr>
          <w:rFonts w:ascii="宋体" w:cs="宋体" w:hint="eastAsia"/>
          <w:color w:val="000000"/>
          <w:kern w:val="0"/>
          <w:sz w:val="15"/>
          <w:szCs w:val="15"/>
        </w:rPr>
        <w:t>，如果不属于该池任务，并且优先级高于该池的优先级下限，则允许该任务借资源</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r w:rsidRPr="00611E47">
        <w:rPr>
          <w:rFonts w:ascii="宋体" w:cs="宋体" w:hint="eastAsia"/>
          <w:color w:val="000000"/>
          <w:kern w:val="0"/>
          <w:sz w:val="15"/>
          <w:szCs w:val="15"/>
        </w:rPr>
        <w:t>如果一个资源池</w:t>
      </w:r>
      <w:r w:rsidRPr="00611E47">
        <w:rPr>
          <w:rFonts w:ascii="宋体" w:cs="宋体"/>
          <w:color w:val="000000"/>
          <w:kern w:val="0"/>
          <w:sz w:val="15"/>
          <w:szCs w:val="15"/>
        </w:rPr>
        <w:t xml:space="preserve"> lendEnable=TRUE</w:t>
      </w:r>
      <w:r w:rsidRPr="00611E47">
        <w:rPr>
          <w:rFonts w:ascii="宋体" w:cs="宋体" w:hint="eastAsia"/>
          <w:color w:val="000000"/>
          <w:kern w:val="0"/>
          <w:sz w:val="15"/>
          <w:szCs w:val="15"/>
        </w:rPr>
        <w:t>，如果有任务属于该池，则优先分配资源，即使存在非本池的更高优先级的任务</w:t>
      </w:r>
    </w:p>
    <w:p w:rsidR="00270230" w:rsidRPr="00611E47"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5"/>
          <w:szCs w:val="15"/>
        </w:rPr>
      </w:pPr>
      <w:r w:rsidRPr="00611E47">
        <w:rPr>
          <w:rFonts w:ascii="宋体" w:cs="宋体"/>
          <w:color w:val="000000"/>
          <w:kern w:val="0"/>
          <w:sz w:val="15"/>
          <w:szCs w:val="15"/>
        </w:rPr>
        <w:t xml:space="preserve">    ]</w:t>
      </w:r>
    </w:p>
    <w:p w:rsidR="00270230" w:rsidRDefault="00270230" w:rsidP="00270230">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sidRPr="00611E47">
        <w:rPr>
          <w:rFonts w:ascii="宋体" w:cs="宋体"/>
          <w:color w:val="000000"/>
          <w:kern w:val="0"/>
          <w:sz w:val="15"/>
          <w:szCs w:val="15"/>
        </w:rPr>
        <w:t>}</w:t>
      </w:r>
    </w:p>
    <w:p w:rsidR="00236466" w:rsidRPr="00FE550F" w:rsidRDefault="00236466" w:rsidP="00236466">
      <w:pPr>
        <w:ind w:firstLineChars="200" w:firstLine="400"/>
        <w:rPr>
          <w:rFonts w:ascii="微软雅黑" w:eastAsia="微软雅黑" w:hAnsi="微软雅黑"/>
        </w:rPr>
      </w:pPr>
      <w:r w:rsidRPr="00236466">
        <w:rPr>
          <w:rFonts w:ascii="微软雅黑" w:eastAsia="微软雅黑" w:hAnsi="微软雅黑" w:cs="宋体" w:hint="eastAsia"/>
          <w:color w:val="FF0000"/>
          <w:kern w:val="0"/>
          <w:sz w:val="20"/>
          <w:szCs w:val="20"/>
        </w:rPr>
        <w:t>生效方式</w:t>
      </w:r>
      <w:r w:rsidRPr="00236466">
        <w:rPr>
          <w:rFonts w:ascii="微软雅黑" w:eastAsia="微软雅黑" w:hAnsi="微软雅黑" w:cs="宋体" w:hint="eastAsia"/>
          <w:kern w:val="0"/>
          <w:sz w:val="20"/>
          <w:szCs w:val="20"/>
        </w:rPr>
        <w:t>：</w:t>
      </w:r>
      <w:r w:rsidRPr="00611E47">
        <w:rPr>
          <w:rFonts w:ascii="微软雅黑" w:eastAsia="微软雅黑" w:hAnsi="微软雅黑" w:cs="宋体" w:hint="eastAsia"/>
          <w:kern w:val="0"/>
          <w:sz w:val="20"/>
          <w:szCs w:val="20"/>
        </w:rPr>
        <w:t>把</w:t>
      </w:r>
      <w:r w:rsidRPr="00611E47">
        <w:rPr>
          <w:rFonts w:ascii="微软雅黑" w:eastAsia="微软雅黑" w:hAnsi="微软雅黑" w:cs="宋体"/>
          <w:kern w:val="0"/>
          <w:sz w:val="20"/>
          <w:szCs w:val="20"/>
        </w:rPr>
        <w:t>#</w:t>
      </w:r>
      <w:r w:rsidRPr="00611E47">
        <w:rPr>
          <w:rFonts w:ascii="微软雅黑" w:eastAsia="微软雅黑" w:hAnsi="微软雅黑" w:cs="宋体" w:hint="eastAsia"/>
          <w:kern w:val="0"/>
          <w:sz w:val="20"/>
          <w:szCs w:val="20"/>
        </w:rPr>
        <w:t>号去掉重启平台，</w:t>
      </w:r>
      <w:r w:rsidRPr="00DA5AB8">
        <w:rPr>
          <w:rFonts w:ascii="微软雅黑" w:eastAsia="微软雅黑" w:hAnsi="微软雅黑" w:hint="eastAsia"/>
        </w:rPr>
        <w:t>修改该配置后，重启工程即可生效</w:t>
      </w:r>
    </w:p>
    <w:p w:rsidR="00270230" w:rsidRPr="00933760" w:rsidRDefault="00270230" w:rsidP="00933760">
      <w:pPr>
        <w:rPr>
          <w:rFonts w:ascii="微软雅黑" w:eastAsia="微软雅黑" w:hAnsi="微软雅黑" w:cs="宋体"/>
          <w:kern w:val="0"/>
          <w:sz w:val="20"/>
          <w:szCs w:val="20"/>
        </w:rPr>
      </w:pPr>
      <w:r>
        <w:rPr>
          <w:rFonts w:ascii="宋体" w:cs="宋体"/>
          <w:color w:val="000000"/>
          <w:kern w:val="0"/>
          <w:sz w:val="20"/>
          <w:szCs w:val="20"/>
        </w:rPr>
        <w:t>2</w:t>
      </w:r>
      <w:r>
        <w:rPr>
          <w:rFonts w:ascii="宋体" w:cs="宋体" w:hint="eastAsia"/>
          <w:color w:val="000000"/>
          <w:kern w:val="0"/>
          <w:sz w:val="20"/>
          <w:szCs w:val="20"/>
        </w:rPr>
        <w:t>、</w:t>
      </w:r>
      <w:r w:rsidRPr="00933760">
        <w:rPr>
          <w:rFonts w:ascii="微软雅黑" w:eastAsia="微软雅黑" w:hAnsi="微软雅黑" w:cs="宋体" w:hint="eastAsia"/>
          <w:kern w:val="0"/>
          <w:sz w:val="20"/>
          <w:szCs w:val="20"/>
        </w:rPr>
        <w:t>实时任务需要配置优先级，使任务的优先级处于</w:t>
      </w:r>
      <w:r w:rsidR="00933760" w:rsidRPr="00236466">
        <w:rPr>
          <w:rFonts w:ascii="微软雅黑" w:eastAsia="微软雅黑" w:hAnsi="微软雅黑" w:cs="宋体"/>
          <w:kern w:val="0"/>
          <w:sz w:val="20"/>
          <w:szCs w:val="20"/>
        </w:rPr>
        <w:t>datanotifyboard.conf</w:t>
      </w:r>
      <w:r w:rsidR="00933760">
        <w:rPr>
          <w:rFonts w:ascii="微软雅黑" w:eastAsia="微软雅黑" w:hAnsi="微软雅黑" w:cs="宋体" w:hint="eastAsia"/>
          <w:kern w:val="0"/>
          <w:sz w:val="20"/>
          <w:szCs w:val="20"/>
        </w:rPr>
        <w:t>中</w:t>
      </w:r>
      <w:r w:rsidRPr="00933760">
        <w:rPr>
          <w:rFonts w:ascii="微软雅黑" w:eastAsia="微软雅黑" w:hAnsi="微软雅黑" w:cs="宋体" w:hint="eastAsia"/>
          <w:kern w:val="0"/>
          <w:sz w:val="20"/>
          <w:szCs w:val="20"/>
        </w:rPr>
        <w:t>对应的资源池的范围内</w:t>
      </w:r>
      <w:r w:rsidR="00933760">
        <w:rPr>
          <w:rFonts w:ascii="微软雅黑" w:eastAsia="微软雅黑" w:hAnsi="微软雅黑" w:cs="宋体" w:hint="eastAsia"/>
          <w:kern w:val="0"/>
          <w:sz w:val="20"/>
          <w:szCs w:val="20"/>
        </w:rPr>
        <w:t>；</w:t>
      </w:r>
      <w:r w:rsidRPr="00933760">
        <w:rPr>
          <w:rFonts w:ascii="微软雅黑" w:eastAsia="微软雅黑" w:hAnsi="微软雅黑" w:cs="宋体" w:hint="eastAsia"/>
          <w:kern w:val="0"/>
          <w:sz w:val="20"/>
          <w:szCs w:val="20"/>
        </w:rPr>
        <w:t>任务的优先级是在虚拟任务的</w:t>
      </w:r>
      <w:r w:rsidRPr="00933760">
        <w:rPr>
          <w:rFonts w:ascii="微软雅黑" w:eastAsia="微软雅黑" w:hAnsi="微软雅黑" w:cs="宋体"/>
          <w:kern w:val="0"/>
          <w:sz w:val="20"/>
          <w:szCs w:val="20"/>
        </w:rPr>
        <w:t>XML</w:t>
      </w:r>
      <w:r w:rsidRPr="00933760">
        <w:rPr>
          <w:rFonts w:ascii="微软雅黑" w:eastAsia="微软雅黑" w:hAnsi="微软雅黑" w:cs="宋体" w:hint="eastAsia"/>
          <w:kern w:val="0"/>
          <w:sz w:val="20"/>
          <w:szCs w:val="20"/>
        </w:rPr>
        <w:t>中配置的</w:t>
      </w:r>
      <w:r w:rsidR="00933760">
        <w:rPr>
          <w:rFonts w:ascii="微软雅黑" w:eastAsia="微软雅黑" w:hAnsi="微软雅黑" w:cs="宋体" w:hint="eastAsia"/>
          <w:kern w:val="0"/>
          <w:sz w:val="20"/>
          <w:szCs w:val="20"/>
        </w:rPr>
        <w:t>：</w:t>
      </w:r>
    </w:p>
    <w:p w:rsidR="00270230" w:rsidRPr="00933760" w:rsidRDefault="00933760" w:rsidP="00933760">
      <w:pPr>
        <w:ind w:firstLine="420"/>
        <w:rPr>
          <w:rFonts w:ascii="微软雅黑" w:eastAsia="微软雅黑" w:hAnsi="微软雅黑" w:cs="宋体"/>
          <w:kern w:val="0"/>
          <w:sz w:val="20"/>
          <w:szCs w:val="20"/>
        </w:rPr>
      </w:pPr>
      <w:r>
        <w:rPr>
          <w:rFonts w:ascii="微软雅黑" w:eastAsia="微软雅黑" w:hAnsi="微软雅黑" w:cs="宋体" w:hint="eastAsia"/>
          <w:color w:val="FF0000"/>
          <w:kern w:val="0"/>
          <w:sz w:val="20"/>
          <w:szCs w:val="20"/>
        </w:rPr>
        <w:t>任务优先级</w:t>
      </w:r>
      <w:r w:rsidRPr="00933760">
        <w:rPr>
          <w:rFonts w:ascii="微软雅黑" w:eastAsia="微软雅黑" w:hAnsi="微软雅黑" w:cs="宋体" w:hint="eastAsia"/>
          <w:color w:val="FF0000"/>
          <w:kern w:val="0"/>
          <w:sz w:val="20"/>
          <w:szCs w:val="20"/>
        </w:rPr>
        <w:t>示例</w:t>
      </w:r>
      <w:r w:rsidR="00270230" w:rsidRPr="00933760">
        <w:rPr>
          <w:rFonts w:ascii="微软雅黑" w:eastAsia="微软雅黑" w:hAnsi="微软雅黑" w:cs="宋体" w:hint="eastAsia"/>
          <w:kern w:val="0"/>
          <w:sz w:val="20"/>
          <w:szCs w:val="20"/>
        </w:rPr>
        <w:t>：</w:t>
      </w:r>
    </w:p>
    <w:p w:rsidR="00270230" w:rsidRPr="00933760" w:rsidRDefault="00270230" w:rsidP="00933760">
      <w:pPr>
        <w:ind w:firstLine="420"/>
        <w:rPr>
          <w:rFonts w:ascii="微软雅黑" w:eastAsia="微软雅黑" w:hAnsi="微软雅黑" w:cs="宋体"/>
          <w:kern w:val="0"/>
          <w:sz w:val="20"/>
          <w:szCs w:val="20"/>
        </w:rPr>
      </w:pPr>
      <w:r w:rsidRPr="00933760">
        <w:rPr>
          <w:rFonts w:ascii="微软雅黑" w:eastAsia="微软雅黑" w:hAnsi="微软雅黑" w:cs="宋体" w:hint="eastAsia"/>
          <w:noProof/>
          <w:kern w:val="0"/>
          <w:sz w:val="20"/>
          <w:szCs w:val="20"/>
        </w:rPr>
        <w:drawing>
          <wp:inline distT="0" distB="0" distL="0" distR="0">
            <wp:extent cx="3535680" cy="177800"/>
            <wp:effectExtent l="1905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535680" cy="177800"/>
                    </a:xfrm>
                    <a:prstGeom prst="rect">
                      <a:avLst/>
                    </a:prstGeom>
                    <a:noFill/>
                    <a:ln w="9525">
                      <a:noFill/>
                      <a:miter lim="800000"/>
                      <a:headEnd/>
                      <a:tailEnd/>
                    </a:ln>
                  </pic:spPr>
                </pic:pic>
              </a:graphicData>
            </a:graphic>
          </wp:inline>
        </w:drawing>
      </w:r>
    </w:p>
    <w:p w:rsidR="00933760" w:rsidRDefault="00270230" w:rsidP="00933760">
      <w:pPr>
        <w:ind w:firstLine="420"/>
        <w:rPr>
          <w:rFonts w:ascii="微软雅黑" w:eastAsia="微软雅黑" w:hAnsi="微软雅黑" w:cs="宋体"/>
          <w:kern w:val="0"/>
          <w:sz w:val="20"/>
          <w:szCs w:val="20"/>
        </w:rPr>
      </w:pPr>
      <w:r w:rsidRPr="00933760">
        <w:rPr>
          <w:rFonts w:ascii="微软雅黑" w:eastAsia="微软雅黑" w:hAnsi="微软雅黑" w:cs="宋体"/>
          <w:kern w:val="0"/>
          <w:sz w:val="20"/>
          <w:szCs w:val="20"/>
        </w:rPr>
        <w:t>priority</w:t>
      </w:r>
      <w:r w:rsidRPr="00933760">
        <w:rPr>
          <w:rFonts w:ascii="微软雅黑" w:eastAsia="微软雅黑" w:hAnsi="微软雅黑" w:cs="宋体" w:hint="eastAsia"/>
          <w:kern w:val="0"/>
          <w:sz w:val="20"/>
          <w:szCs w:val="20"/>
        </w:rPr>
        <w:t>为优先级</w:t>
      </w:r>
      <w:r w:rsidRPr="00933760">
        <w:rPr>
          <w:rFonts w:ascii="微软雅黑" w:eastAsia="微软雅黑" w:hAnsi="微软雅黑" w:cs="宋体"/>
          <w:kern w:val="0"/>
          <w:sz w:val="20"/>
          <w:szCs w:val="20"/>
        </w:rPr>
        <w:t xml:space="preserve"> </w:t>
      </w:r>
      <w:r w:rsidRPr="00933760">
        <w:rPr>
          <w:rFonts w:ascii="微软雅黑" w:eastAsia="微软雅黑" w:hAnsi="微软雅黑" w:cs="宋体" w:hint="eastAsia"/>
          <w:kern w:val="0"/>
          <w:sz w:val="20"/>
          <w:szCs w:val="20"/>
        </w:rPr>
        <w:t>配置为</w:t>
      </w:r>
      <w:r w:rsidRPr="00933760">
        <w:rPr>
          <w:rFonts w:ascii="微软雅黑" w:eastAsia="微软雅黑" w:hAnsi="微软雅黑" w:cs="宋体"/>
          <w:kern w:val="0"/>
          <w:sz w:val="20"/>
          <w:szCs w:val="20"/>
        </w:rPr>
        <w:t>201</w:t>
      </w:r>
      <w:r w:rsidR="00933760">
        <w:rPr>
          <w:rFonts w:ascii="微软雅黑" w:eastAsia="微软雅黑" w:hAnsi="微软雅黑" w:cs="宋体" w:hint="eastAsia"/>
          <w:kern w:val="0"/>
          <w:sz w:val="20"/>
          <w:szCs w:val="20"/>
        </w:rPr>
        <w:t>，</w:t>
      </w:r>
      <w:r w:rsidRPr="00933760">
        <w:rPr>
          <w:rFonts w:ascii="微软雅黑" w:eastAsia="微软雅黑" w:hAnsi="微软雅黑" w:cs="宋体" w:hint="eastAsia"/>
          <w:kern w:val="0"/>
          <w:sz w:val="20"/>
          <w:szCs w:val="20"/>
        </w:rPr>
        <w:t>即属于</w:t>
      </w:r>
      <w:r w:rsidRPr="00933760">
        <w:rPr>
          <w:rFonts w:ascii="微软雅黑" w:eastAsia="微软雅黑" w:hAnsi="微软雅黑" w:cs="宋体"/>
          <w:kern w:val="0"/>
          <w:sz w:val="20"/>
          <w:szCs w:val="20"/>
        </w:rPr>
        <w:t>realTimePool</w:t>
      </w:r>
      <w:r w:rsidRPr="00933760">
        <w:rPr>
          <w:rFonts w:ascii="微软雅黑" w:eastAsia="微软雅黑" w:hAnsi="微软雅黑" w:cs="宋体" w:hint="eastAsia"/>
          <w:kern w:val="0"/>
          <w:sz w:val="20"/>
          <w:szCs w:val="20"/>
        </w:rPr>
        <w:t>资源池</w:t>
      </w:r>
      <w:r w:rsidR="00933760">
        <w:rPr>
          <w:rFonts w:ascii="微软雅黑" w:eastAsia="微软雅黑" w:hAnsi="微软雅黑" w:cs="宋体" w:hint="eastAsia"/>
          <w:kern w:val="0"/>
          <w:sz w:val="20"/>
          <w:szCs w:val="20"/>
        </w:rPr>
        <w:t>中</w:t>
      </w:r>
      <w:r w:rsidRPr="00933760">
        <w:rPr>
          <w:rFonts w:ascii="微软雅黑" w:eastAsia="微软雅黑" w:hAnsi="微软雅黑" w:cs="宋体" w:hint="eastAsia"/>
          <w:kern w:val="0"/>
          <w:sz w:val="20"/>
          <w:szCs w:val="20"/>
        </w:rPr>
        <w:t>优先级的配置</w:t>
      </w:r>
      <w:r w:rsidR="00933760">
        <w:rPr>
          <w:rFonts w:ascii="微软雅黑" w:eastAsia="微软雅黑" w:hAnsi="微软雅黑" w:cs="宋体" w:hint="eastAsia"/>
          <w:kern w:val="0"/>
          <w:sz w:val="20"/>
          <w:szCs w:val="20"/>
        </w:rPr>
        <w:t>。</w:t>
      </w:r>
    </w:p>
    <w:p w:rsidR="00270230" w:rsidRPr="00933760" w:rsidRDefault="00933760" w:rsidP="00933760">
      <w:pPr>
        <w:ind w:firstLine="420"/>
        <w:rPr>
          <w:rFonts w:ascii="微软雅黑" w:eastAsia="微软雅黑" w:hAnsi="微软雅黑" w:cs="宋体"/>
          <w:kern w:val="0"/>
          <w:sz w:val="20"/>
          <w:szCs w:val="20"/>
        </w:rPr>
      </w:pPr>
      <w:r w:rsidRPr="00933760">
        <w:rPr>
          <w:rFonts w:ascii="微软雅黑" w:eastAsia="微软雅黑" w:hAnsi="微软雅黑" w:cs="宋体" w:hint="eastAsia"/>
          <w:kern w:val="0"/>
          <w:sz w:val="20"/>
          <w:szCs w:val="20"/>
        </w:rPr>
        <w:t>目前</w:t>
      </w:r>
      <w:r>
        <w:rPr>
          <w:rFonts w:ascii="微软雅黑" w:eastAsia="微软雅黑" w:hAnsi="微软雅黑" w:cs="宋体" w:hint="eastAsia"/>
          <w:kern w:val="0"/>
          <w:sz w:val="20"/>
          <w:szCs w:val="20"/>
        </w:rPr>
        <w:t>任务优先级</w:t>
      </w:r>
      <w:r w:rsidR="00270230" w:rsidRPr="00933760">
        <w:rPr>
          <w:rFonts w:ascii="微软雅黑" w:eastAsia="微软雅黑" w:hAnsi="微软雅黑" w:cs="宋体" w:hint="eastAsia"/>
          <w:kern w:val="0"/>
          <w:sz w:val="20"/>
          <w:szCs w:val="20"/>
        </w:rPr>
        <w:t>只能在虚拟任务级别配置，因此，实时任务</w:t>
      </w:r>
      <w:r>
        <w:rPr>
          <w:rFonts w:ascii="微软雅黑" w:eastAsia="微软雅黑" w:hAnsi="微软雅黑" w:cs="宋体" w:hint="eastAsia"/>
          <w:kern w:val="0"/>
          <w:sz w:val="20"/>
          <w:szCs w:val="20"/>
        </w:rPr>
        <w:t>需</w:t>
      </w:r>
      <w:r w:rsidR="00270230" w:rsidRPr="00933760">
        <w:rPr>
          <w:rFonts w:ascii="微软雅黑" w:eastAsia="微软雅黑" w:hAnsi="微软雅黑" w:cs="宋体" w:hint="eastAsia"/>
          <w:kern w:val="0"/>
          <w:sz w:val="20"/>
          <w:szCs w:val="20"/>
        </w:rPr>
        <w:t>单独处于一种虚拟任务中。</w:t>
      </w:r>
    </w:p>
    <w:p w:rsidR="00270230" w:rsidRPr="00933760" w:rsidRDefault="00270230" w:rsidP="006A03E0">
      <w:pPr>
        <w:rPr>
          <w:rFonts w:ascii="微软雅黑" w:eastAsia="微软雅黑" w:hAnsi="微软雅黑" w:cs="宋体"/>
          <w:kern w:val="0"/>
          <w:sz w:val="20"/>
          <w:szCs w:val="20"/>
        </w:rPr>
      </w:pPr>
      <w:r w:rsidRPr="00933760">
        <w:rPr>
          <w:rFonts w:ascii="微软雅黑" w:eastAsia="微软雅黑" w:hAnsi="微软雅黑" w:cs="宋体"/>
          <w:kern w:val="0"/>
          <w:sz w:val="20"/>
          <w:szCs w:val="20"/>
        </w:rPr>
        <w:t>3</w:t>
      </w:r>
      <w:r w:rsidRPr="00933760">
        <w:rPr>
          <w:rFonts w:ascii="微软雅黑" w:eastAsia="微软雅黑" w:hAnsi="微软雅黑" w:cs="宋体" w:hint="eastAsia"/>
          <w:kern w:val="0"/>
          <w:sz w:val="20"/>
          <w:szCs w:val="20"/>
        </w:rPr>
        <w:t>、资源比例</w:t>
      </w:r>
    </w:p>
    <w:p w:rsidR="00270230" w:rsidRPr="00933760" w:rsidRDefault="00270230" w:rsidP="00933760">
      <w:pPr>
        <w:ind w:firstLine="420"/>
        <w:rPr>
          <w:rFonts w:ascii="微软雅黑" w:eastAsia="微软雅黑" w:hAnsi="微软雅黑" w:cs="宋体"/>
          <w:kern w:val="0"/>
          <w:sz w:val="20"/>
          <w:szCs w:val="20"/>
        </w:rPr>
      </w:pPr>
      <w:r w:rsidRPr="00933760">
        <w:rPr>
          <w:rFonts w:ascii="微软雅黑" w:eastAsia="微软雅黑" w:hAnsi="微软雅黑" w:cs="宋体"/>
          <w:kern w:val="0"/>
          <w:sz w:val="20"/>
          <w:szCs w:val="20"/>
        </w:rPr>
        <w:t>realTimePool</w:t>
      </w:r>
      <w:r w:rsidRPr="00933760">
        <w:rPr>
          <w:rFonts w:ascii="微软雅黑" w:eastAsia="微软雅黑" w:hAnsi="微软雅黑" w:cs="宋体" w:hint="eastAsia"/>
          <w:kern w:val="0"/>
          <w:sz w:val="20"/>
          <w:szCs w:val="20"/>
        </w:rPr>
        <w:t>资源池的资源比例是</w:t>
      </w:r>
      <w:r w:rsidRPr="00933760">
        <w:rPr>
          <w:rFonts w:ascii="微软雅黑" w:eastAsia="微软雅黑" w:hAnsi="微软雅黑" w:cs="宋体"/>
          <w:kern w:val="0"/>
          <w:sz w:val="20"/>
          <w:szCs w:val="20"/>
        </w:rPr>
        <w:t>10%</w:t>
      </w:r>
      <w:r w:rsidR="006A03E0">
        <w:rPr>
          <w:rFonts w:ascii="微软雅黑" w:eastAsia="微软雅黑" w:hAnsi="微软雅黑" w:cs="宋体" w:hint="eastAsia"/>
          <w:kern w:val="0"/>
          <w:sz w:val="20"/>
          <w:szCs w:val="20"/>
        </w:rPr>
        <w:t>。</w:t>
      </w:r>
      <w:r w:rsidRPr="00933760">
        <w:rPr>
          <w:rFonts w:ascii="微软雅黑" w:eastAsia="微软雅黑" w:hAnsi="微软雅黑" w:cs="宋体" w:hint="eastAsia"/>
          <w:kern w:val="0"/>
          <w:sz w:val="20"/>
          <w:szCs w:val="20"/>
        </w:rPr>
        <w:t>如果实时任务需要更大的资源，也需要修改资源池中预留的资源比例。但是这存在浪费更多资源的风险。</w:t>
      </w:r>
    </w:p>
    <w:p w:rsidR="00414EE3" w:rsidRPr="00DA5AB8" w:rsidRDefault="00297892" w:rsidP="00732EDA">
      <w:pPr>
        <w:pStyle w:val="2"/>
        <w:rPr>
          <w:rStyle w:val="ad"/>
          <w:rFonts w:ascii="微软雅黑" w:eastAsia="微软雅黑" w:hAnsi="微软雅黑"/>
        </w:rPr>
      </w:pPr>
      <w:r w:rsidRPr="00DA5AB8">
        <w:rPr>
          <w:rStyle w:val="ad"/>
          <w:rFonts w:ascii="微软雅黑" w:eastAsia="微软雅黑" w:hAnsi="微软雅黑" w:hint="eastAsia"/>
        </w:rPr>
        <w:t>多省市业务</w:t>
      </w:r>
      <w:r w:rsidR="00414EE3" w:rsidRPr="00DA5AB8">
        <w:rPr>
          <w:rStyle w:val="ad"/>
          <w:rFonts w:ascii="微软雅黑" w:eastAsia="微软雅黑" w:hAnsi="微软雅黑" w:hint="eastAsia"/>
        </w:rPr>
        <w:t>配置</w:t>
      </w:r>
    </w:p>
    <w:p w:rsidR="00ED5E19" w:rsidRDefault="002467CD" w:rsidP="002467CD">
      <w:pPr>
        <w:ind w:firstLine="420"/>
        <w:rPr>
          <w:rFonts w:ascii="微软雅黑" w:eastAsia="微软雅黑" w:hAnsi="微软雅黑" w:cs="宋体"/>
          <w:color w:val="000000"/>
          <w:kern w:val="0"/>
          <w:sz w:val="20"/>
          <w:szCs w:val="20"/>
        </w:rPr>
      </w:pPr>
      <w:r w:rsidRPr="00DA5AB8">
        <w:rPr>
          <w:rFonts w:ascii="微软雅黑" w:eastAsia="微软雅黑" w:hAnsi="微软雅黑" w:hint="eastAsia"/>
        </w:rPr>
        <w:t>多省市接入业务，相关的配置文件有两个，</w:t>
      </w:r>
      <w:r w:rsidR="00463731">
        <w:rPr>
          <w:rFonts w:ascii="微软雅黑" w:eastAsia="微软雅黑" w:hAnsi="微软雅黑" w:hint="eastAsia"/>
        </w:rPr>
        <w:t>汇总表xml和</w:t>
      </w:r>
      <w:r w:rsidRPr="00DA5AB8">
        <w:rPr>
          <w:rFonts w:ascii="微软雅黑" w:eastAsia="微软雅黑" w:hAnsi="微软雅黑" w:cs="宋体"/>
          <w:color w:val="000000"/>
          <w:kern w:val="0"/>
          <w:sz w:val="20"/>
          <w:szCs w:val="20"/>
        </w:rPr>
        <w:t>vmax-conf/datasourceconfig.xml</w:t>
      </w:r>
      <w:r w:rsidR="00463731">
        <w:rPr>
          <w:rFonts w:ascii="微软雅黑" w:eastAsia="微软雅黑" w:hAnsi="微软雅黑" w:cs="宋体"/>
          <w:color w:val="000000"/>
          <w:kern w:val="0"/>
          <w:sz w:val="20"/>
          <w:szCs w:val="20"/>
        </w:rPr>
        <w:t xml:space="preserve"> </w:t>
      </w:r>
    </w:p>
    <w:p w:rsidR="00ED5E19" w:rsidRPr="00ED5E19" w:rsidRDefault="00ED5E19" w:rsidP="00ED5E19">
      <w:pPr>
        <w:tabs>
          <w:tab w:val="left" w:pos="-720"/>
          <w:tab w:val="left" w:pos="0"/>
          <w:tab w:val="left" w:pos="720"/>
          <w:tab w:val="left" w:pos="1440"/>
          <w:tab w:val="left" w:pos="2160"/>
          <w:tab w:val="left" w:pos="2880"/>
          <w:tab w:val="left" w:pos="3600"/>
          <w:tab w:val="left" w:pos="4320"/>
        </w:tabs>
        <w:autoSpaceDE w:val="0"/>
        <w:autoSpaceDN w:val="0"/>
        <w:adjustRightInd w:val="0"/>
        <w:rPr>
          <w:rFonts w:ascii="微软雅黑" w:eastAsia="微软雅黑" w:hAnsi="微软雅黑"/>
          <w:b/>
          <w:color w:val="FF0000"/>
        </w:rPr>
      </w:pPr>
      <w:r w:rsidRPr="00216CFE">
        <w:rPr>
          <w:rFonts w:ascii="微软雅黑" w:eastAsia="微软雅黑" w:hAnsi="微软雅黑" w:hint="eastAsia"/>
          <w:b/>
          <w:color w:val="FF0000"/>
        </w:rPr>
        <w:t>修改方式：</w:t>
      </w:r>
    </w:p>
    <w:p w:rsidR="00463731" w:rsidRDefault="002467CD" w:rsidP="002467CD">
      <w:pPr>
        <w:rPr>
          <w:rFonts w:ascii="微软雅黑" w:eastAsia="微软雅黑" w:hAnsi="微软雅黑" w:cs="宋体"/>
          <w:color w:val="000000"/>
          <w:kern w:val="0"/>
          <w:sz w:val="20"/>
          <w:szCs w:val="20"/>
        </w:rPr>
      </w:pPr>
      <w:r w:rsidRPr="00DA5AB8">
        <w:rPr>
          <w:rFonts w:ascii="微软雅黑" w:eastAsia="微软雅黑" w:hAnsi="微软雅黑" w:cs="宋体" w:hint="eastAsia"/>
          <w:color w:val="000000"/>
          <w:kern w:val="0"/>
          <w:sz w:val="20"/>
          <w:szCs w:val="20"/>
        </w:rPr>
        <w:t>1）</w:t>
      </w:r>
      <w:r w:rsidR="00463731">
        <w:rPr>
          <w:rFonts w:ascii="微软雅黑" w:eastAsia="微软雅黑" w:hAnsi="微软雅黑" w:cs="宋体" w:hint="eastAsia"/>
          <w:color w:val="000000"/>
          <w:kern w:val="0"/>
          <w:sz w:val="20"/>
          <w:szCs w:val="20"/>
        </w:rPr>
        <w:t>汇总表xml中的</w:t>
      </w:r>
      <w:r w:rsidR="00463731" w:rsidRPr="00463731">
        <w:rPr>
          <w:rFonts w:ascii="微软雅黑" w:eastAsia="微软雅黑" w:hAnsi="微软雅黑" w:cs="宋体" w:hint="eastAsia"/>
          <w:color w:val="000000"/>
          <w:kern w:val="0"/>
          <w:sz w:val="20"/>
          <w:szCs w:val="20"/>
        </w:rPr>
        <w:t>classify字段，配置表的</w:t>
      </w:r>
      <w:r w:rsidR="00463731">
        <w:rPr>
          <w:rFonts w:ascii="微软雅黑" w:eastAsia="微软雅黑" w:hAnsi="微软雅黑" w:cs="宋体" w:hint="eastAsia"/>
          <w:color w:val="000000"/>
          <w:kern w:val="0"/>
          <w:sz w:val="20"/>
          <w:szCs w:val="20"/>
        </w:rPr>
        <w:t>依赖</w:t>
      </w:r>
      <w:r w:rsidR="00463731" w:rsidRPr="00463731">
        <w:rPr>
          <w:rFonts w:ascii="微软雅黑" w:eastAsia="微软雅黑" w:hAnsi="微软雅黑" w:cs="宋体" w:hint="eastAsia"/>
          <w:color w:val="000000"/>
          <w:kern w:val="0"/>
          <w:sz w:val="20"/>
          <w:szCs w:val="20"/>
        </w:rPr>
        <w:t>数据</w:t>
      </w:r>
      <w:r w:rsidR="00463731">
        <w:rPr>
          <w:rFonts w:ascii="微软雅黑" w:eastAsia="微软雅黑" w:hAnsi="微软雅黑" w:cs="宋体" w:hint="eastAsia"/>
          <w:color w:val="000000"/>
          <w:kern w:val="0"/>
          <w:sz w:val="20"/>
          <w:szCs w:val="20"/>
        </w:rPr>
        <w:t>的实际</w:t>
      </w:r>
      <w:r w:rsidR="00463731" w:rsidRPr="00463731">
        <w:rPr>
          <w:rFonts w:ascii="微软雅黑" w:eastAsia="微软雅黑" w:hAnsi="微软雅黑" w:cs="宋体" w:hint="eastAsia"/>
          <w:color w:val="000000"/>
          <w:kern w:val="0"/>
          <w:sz w:val="20"/>
          <w:szCs w:val="20"/>
        </w:rPr>
        <w:t>制式</w:t>
      </w:r>
      <w:r w:rsidR="00F85C0F">
        <w:rPr>
          <w:rFonts w:ascii="微软雅黑" w:eastAsia="微软雅黑" w:hAnsi="微软雅黑" w:cs="宋体" w:hint="eastAsia"/>
          <w:color w:val="000000"/>
          <w:kern w:val="0"/>
          <w:sz w:val="20"/>
          <w:szCs w:val="20"/>
        </w:rPr>
        <w:t>；</w:t>
      </w:r>
    </w:p>
    <w:p w:rsidR="002467CD" w:rsidRPr="00DA5AB8" w:rsidRDefault="00F85C0F" w:rsidP="002467CD">
      <w:pP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2）</w:t>
      </w:r>
      <w:r w:rsidR="00406F77">
        <w:rPr>
          <w:rFonts w:ascii="微软雅黑" w:eastAsia="微软雅黑" w:hAnsi="微软雅黑" w:cs="宋体" w:hint="eastAsia"/>
          <w:color w:val="000000"/>
          <w:kern w:val="0"/>
          <w:sz w:val="20"/>
          <w:szCs w:val="20"/>
        </w:rPr>
        <w:t>在</w:t>
      </w:r>
      <w:r w:rsidR="00406F77" w:rsidRPr="00DA5AB8">
        <w:rPr>
          <w:rFonts w:ascii="微软雅黑" w:eastAsia="微软雅黑" w:hAnsi="微软雅黑" w:cs="宋体"/>
          <w:color w:val="000000"/>
          <w:kern w:val="0"/>
          <w:sz w:val="20"/>
          <w:szCs w:val="20"/>
        </w:rPr>
        <w:t>vmax-conf/datasourceconfig.xml</w:t>
      </w:r>
      <w:r w:rsidR="00406F77" w:rsidRPr="00DA5AB8">
        <w:rPr>
          <w:rFonts w:ascii="微软雅黑" w:eastAsia="微软雅黑" w:hAnsi="微软雅黑" w:cs="宋体" w:hint="eastAsia"/>
          <w:color w:val="000000"/>
          <w:kern w:val="0"/>
          <w:sz w:val="20"/>
          <w:szCs w:val="20"/>
        </w:rPr>
        <w:t>中配置</w:t>
      </w:r>
      <w:r w:rsidR="002467CD" w:rsidRPr="00DA5AB8">
        <w:rPr>
          <w:rFonts w:ascii="微软雅黑" w:eastAsia="微软雅黑" w:hAnsi="微软雅黑" w:cs="宋体"/>
          <w:color w:val="000000"/>
          <w:kern w:val="0"/>
          <w:sz w:val="20"/>
          <w:szCs w:val="20"/>
        </w:rPr>
        <w:t>provincecode</w:t>
      </w:r>
      <w:r w:rsidR="00406F77">
        <w:rPr>
          <w:rFonts w:ascii="微软雅黑" w:eastAsia="微软雅黑" w:hAnsi="微软雅黑" w:cs="宋体" w:hint="eastAsia"/>
          <w:color w:val="000000"/>
          <w:kern w:val="0"/>
          <w:sz w:val="20"/>
          <w:szCs w:val="20"/>
        </w:rPr>
        <w:t>参数</w:t>
      </w:r>
      <w:r w:rsidR="002467CD" w:rsidRPr="00DA5AB8">
        <w:rPr>
          <w:rFonts w:ascii="微软雅黑" w:eastAsia="微软雅黑" w:hAnsi="微软雅黑" w:cs="宋体" w:hint="eastAsia"/>
          <w:color w:val="000000"/>
          <w:kern w:val="0"/>
          <w:sz w:val="20"/>
          <w:szCs w:val="20"/>
        </w:rPr>
        <w:t>，</w:t>
      </w:r>
      <w:r>
        <w:rPr>
          <w:rFonts w:ascii="微软雅黑" w:eastAsia="微软雅黑" w:hAnsi="微软雅黑" w:cs="宋体" w:hint="eastAsia"/>
          <w:color w:val="000000"/>
          <w:kern w:val="0"/>
          <w:sz w:val="20"/>
          <w:szCs w:val="20"/>
        </w:rPr>
        <w:t>其中，</w:t>
      </w:r>
      <w:r w:rsidRPr="002142E5">
        <w:rPr>
          <w:rFonts w:ascii="微软雅黑" w:eastAsia="微软雅黑" w:hAnsi="微软雅黑" w:cs="宋体" w:hint="eastAsia"/>
          <w:color w:val="FF0000"/>
          <w:kern w:val="0"/>
          <w:sz w:val="20"/>
          <w:szCs w:val="20"/>
        </w:rPr>
        <w:t>dataclassify制式需要汇总表xml中的制式</w:t>
      </w:r>
      <w:r w:rsidR="002142E5" w:rsidRPr="002142E5">
        <w:rPr>
          <w:rFonts w:ascii="微软雅黑" w:eastAsia="微软雅黑" w:hAnsi="微软雅黑" w:cs="宋体" w:hint="eastAsia"/>
          <w:color w:val="FF0000"/>
          <w:kern w:val="0"/>
          <w:sz w:val="20"/>
          <w:szCs w:val="20"/>
        </w:rPr>
        <w:t>classify</w:t>
      </w:r>
      <w:r w:rsidRPr="002142E5">
        <w:rPr>
          <w:rFonts w:ascii="微软雅黑" w:eastAsia="微软雅黑" w:hAnsi="微软雅黑" w:cs="宋体" w:hint="eastAsia"/>
          <w:color w:val="FF0000"/>
          <w:kern w:val="0"/>
          <w:sz w:val="20"/>
          <w:szCs w:val="20"/>
        </w:rPr>
        <w:t>一致</w:t>
      </w:r>
      <w:r>
        <w:rPr>
          <w:rFonts w:ascii="微软雅黑" w:eastAsia="微软雅黑" w:hAnsi="微软雅黑" w:cs="宋体" w:hint="eastAsia"/>
          <w:color w:val="000000"/>
          <w:kern w:val="0"/>
          <w:sz w:val="20"/>
          <w:szCs w:val="20"/>
        </w:rPr>
        <w:t>，否则会导致数据公告牌不能正确翻牌，具体</w:t>
      </w:r>
      <w:r w:rsidR="002467CD" w:rsidRPr="00DA5AB8">
        <w:rPr>
          <w:rFonts w:ascii="微软雅黑" w:eastAsia="微软雅黑" w:hAnsi="微软雅黑" w:cs="宋体" w:hint="eastAsia"/>
          <w:color w:val="000000"/>
          <w:kern w:val="0"/>
          <w:sz w:val="20"/>
          <w:szCs w:val="20"/>
        </w:rPr>
        <w:t>配置说明如下：</w:t>
      </w:r>
    </w:p>
    <w:p w:rsidR="002467CD" w:rsidRPr="00DA5AB8" w:rsidRDefault="002467CD" w:rsidP="002467CD">
      <w:pPr>
        <w:rPr>
          <w:rFonts w:ascii="微软雅黑" w:eastAsia="微软雅黑" w:hAnsi="微软雅黑"/>
        </w:rPr>
      </w:pPr>
      <w:r w:rsidRPr="00DA5AB8">
        <w:rPr>
          <w:rFonts w:ascii="微软雅黑" w:eastAsia="微软雅黑" w:hAnsi="微软雅黑" w:hint="eastAsia"/>
          <w:noProof/>
        </w:rPr>
        <w:drawing>
          <wp:inline distT="0" distB="0" distL="0" distR="0">
            <wp:extent cx="5263515" cy="2449830"/>
            <wp:effectExtent l="19050" t="0" r="0" b="0"/>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63515" cy="2449830"/>
                    </a:xfrm>
                    <a:prstGeom prst="rect">
                      <a:avLst/>
                    </a:prstGeom>
                    <a:noFill/>
                    <a:ln w="9525">
                      <a:noFill/>
                      <a:miter lim="800000"/>
                      <a:headEnd/>
                      <a:tailEnd/>
                    </a:ln>
                  </pic:spPr>
                </pic:pic>
              </a:graphicData>
            </a:graphic>
          </wp:inline>
        </w:drawing>
      </w:r>
    </w:p>
    <w:p w:rsidR="00D111AE" w:rsidRDefault="00D111AE" w:rsidP="00D111AE">
      <w:pPr>
        <w:pStyle w:val="2"/>
        <w:rPr>
          <w:rStyle w:val="ad"/>
          <w:rFonts w:ascii="微软雅黑" w:eastAsia="微软雅黑" w:hAnsi="微软雅黑"/>
        </w:rPr>
      </w:pPr>
      <w:r>
        <w:rPr>
          <w:rStyle w:val="ad"/>
          <w:rFonts w:ascii="微软雅黑" w:eastAsia="微软雅黑" w:hAnsi="微软雅黑" w:hint="eastAsia"/>
        </w:rPr>
        <w:t>数据公告牌可视化分类配置</w:t>
      </w:r>
    </w:p>
    <w:p w:rsidR="002947E5" w:rsidRDefault="002947E5" w:rsidP="0009217E">
      <w:pPr>
        <w:ind w:firstLine="420"/>
        <w:rPr>
          <w:rFonts w:ascii="微软雅黑" w:eastAsia="微软雅黑" w:hAnsi="微软雅黑"/>
        </w:rPr>
      </w:pPr>
      <w:r w:rsidRPr="002947E5">
        <w:rPr>
          <w:rFonts w:ascii="微软雅黑" w:eastAsia="微软雅黑" w:hAnsi="微软雅黑" w:hint="eastAsia"/>
          <w:color w:val="FF0000"/>
        </w:rPr>
        <w:t>目的：</w:t>
      </w:r>
      <w:r w:rsidR="0009217E" w:rsidRPr="0009217E">
        <w:rPr>
          <w:rFonts w:ascii="微软雅黑" w:eastAsia="微软雅黑" w:hAnsi="微软雅黑"/>
        </w:rPr>
        <w:t>W</w:t>
      </w:r>
      <w:r w:rsidR="0009217E" w:rsidRPr="0009217E">
        <w:rPr>
          <w:rFonts w:ascii="微软雅黑" w:eastAsia="微软雅黑" w:hAnsi="微软雅黑" w:hint="eastAsia"/>
        </w:rPr>
        <w:t>eb页面的数据公告牌，用户可分类</w:t>
      </w:r>
      <w:r w:rsidR="0009217E">
        <w:rPr>
          <w:rFonts w:ascii="微软雅黑" w:eastAsia="微软雅黑" w:hAnsi="微软雅黑" w:hint="eastAsia"/>
        </w:rPr>
        <w:t>定义视图</w:t>
      </w:r>
      <w:r w:rsidR="0009217E" w:rsidRPr="0009217E">
        <w:rPr>
          <w:rFonts w:ascii="微软雅黑" w:eastAsia="微软雅黑" w:hAnsi="微软雅黑" w:hint="eastAsia"/>
        </w:rPr>
        <w:t>进行监测</w:t>
      </w:r>
      <w:r>
        <w:rPr>
          <w:rFonts w:ascii="微软雅黑" w:eastAsia="微软雅黑" w:hAnsi="微软雅黑" w:hint="eastAsia"/>
        </w:rPr>
        <w:t>。</w:t>
      </w:r>
    </w:p>
    <w:p w:rsidR="0009217E" w:rsidRDefault="002947E5" w:rsidP="0009217E">
      <w:pPr>
        <w:ind w:firstLine="420"/>
        <w:rPr>
          <w:rFonts w:ascii="微软雅黑" w:eastAsia="微软雅黑" w:hAnsi="微软雅黑"/>
        </w:rPr>
      </w:pPr>
      <w:r w:rsidRPr="002947E5">
        <w:rPr>
          <w:rFonts w:ascii="微软雅黑" w:eastAsia="微软雅黑" w:hAnsi="微软雅黑" w:hint="eastAsia"/>
          <w:color w:val="FF0000"/>
        </w:rPr>
        <w:t>修改方式</w:t>
      </w:r>
      <w:r>
        <w:rPr>
          <w:rFonts w:ascii="微软雅黑" w:eastAsia="微软雅黑" w:hAnsi="微软雅黑" w:hint="eastAsia"/>
        </w:rPr>
        <w:t>：</w:t>
      </w:r>
      <w:r w:rsidR="003C1F60">
        <w:rPr>
          <w:rFonts w:ascii="微软雅黑" w:eastAsia="微软雅黑" w:hAnsi="微软雅黑" w:hint="eastAsia"/>
        </w:rPr>
        <w:t>需要在</w:t>
      </w:r>
      <w:r w:rsidR="007235FF">
        <w:rPr>
          <w:rFonts w:ascii="微软雅黑" w:eastAsia="微软雅黑" w:hAnsi="微软雅黑"/>
        </w:rPr>
        <w:t>…</w:t>
      </w:r>
      <w:r w:rsidR="007235FF" w:rsidRPr="007235FF">
        <w:rPr>
          <w:rFonts w:ascii="微软雅黑" w:eastAsia="微软雅黑" w:hAnsi="微软雅黑"/>
        </w:rPr>
        <w:t>/vmax-conf /</w:t>
      </w:r>
      <w:r w:rsidR="005E2718" w:rsidRPr="005E2718">
        <w:rPr>
          <w:rFonts w:ascii="微软雅黑" w:eastAsia="微软雅黑" w:hAnsi="微软雅黑"/>
        </w:rPr>
        <w:t>databoardview.conf</w:t>
      </w:r>
      <w:r w:rsidR="003C1F60" w:rsidRPr="003C1F60">
        <w:rPr>
          <w:rFonts w:ascii="微软雅黑" w:eastAsia="微软雅黑" w:hAnsi="微软雅黑" w:hint="eastAsia"/>
        </w:rPr>
        <w:t>中修改</w:t>
      </w:r>
      <w:r w:rsidR="003C1F60" w:rsidRPr="0009217E">
        <w:rPr>
          <w:rFonts w:ascii="微软雅黑" w:eastAsia="微软雅黑" w:hAnsi="微软雅黑"/>
        </w:rPr>
        <w:t>views</w:t>
      </w:r>
      <w:r w:rsidR="003C1F60">
        <w:rPr>
          <w:rFonts w:ascii="微软雅黑" w:eastAsia="微软雅黑" w:hAnsi="微软雅黑" w:hint="eastAsia"/>
        </w:rPr>
        <w:t>和对应的视图表内容</w:t>
      </w:r>
      <w:r w:rsidR="0009217E" w:rsidRPr="0009217E">
        <w:rPr>
          <w:rFonts w:ascii="微软雅黑" w:eastAsia="微软雅黑" w:hAnsi="微软雅黑" w:hint="eastAsia"/>
        </w:rPr>
        <w:t>。缺省视图显示配置为：</w:t>
      </w:r>
      <w:r w:rsidR="0009217E" w:rsidRPr="0009217E">
        <w:rPr>
          <w:rFonts w:ascii="微软雅黑" w:eastAsia="微软雅黑" w:hAnsi="微软雅黑"/>
        </w:rPr>
        <w:t>views =</w:t>
      </w:r>
      <w:r w:rsidR="0009217E" w:rsidRPr="0009217E">
        <w:rPr>
          <w:rFonts w:ascii="微软雅黑" w:eastAsia="微软雅黑" w:hAnsi="微软雅黑" w:hint="eastAsia"/>
        </w:rPr>
        <w:t xml:space="preserve"> [</w:t>
      </w:r>
      <w:r w:rsidR="0009217E">
        <w:rPr>
          <w:rFonts w:ascii="微软雅黑" w:eastAsia="微软雅黑" w:hAnsi="微软雅黑"/>
        </w:rPr>
        <w:t>netmax,dcu,api,dk]</w:t>
      </w:r>
      <w:r w:rsidR="0009217E" w:rsidRPr="0009217E">
        <w:rPr>
          <w:rFonts w:ascii="微软雅黑" w:eastAsia="微软雅黑" w:hAnsi="微软雅黑" w:hint="eastAsia"/>
        </w:rPr>
        <w:t>，其中</w:t>
      </w:r>
      <w:r w:rsidR="0009217E" w:rsidRPr="0009217E">
        <w:rPr>
          <w:rFonts w:ascii="微软雅黑" w:eastAsia="微软雅黑" w:hAnsi="微软雅黑"/>
        </w:rPr>
        <w:t>netmax,dcu</w:t>
      </w:r>
      <w:r w:rsidR="0009217E" w:rsidRPr="0009217E">
        <w:rPr>
          <w:rFonts w:ascii="微软雅黑" w:eastAsia="微软雅黑" w:hAnsi="微软雅黑" w:hint="eastAsia"/>
        </w:rPr>
        <w:t>是无线和核心网入库表类型，名称不可以修改</w:t>
      </w:r>
      <w:r w:rsidR="0009217E">
        <w:rPr>
          <w:rFonts w:ascii="微软雅黑" w:eastAsia="微软雅黑" w:hAnsi="微软雅黑" w:hint="eastAsia"/>
        </w:rPr>
        <w:t>，表不可配置</w:t>
      </w:r>
      <w:r w:rsidR="0009217E" w:rsidRPr="0009217E">
        <w:rPr>
          <w:rFonts w:ascii="微软雅黑" w:eastAsia="微软雅黑" w:hAnsi="微软雅黑" w:hint="eastAsia"/>
        </w:rPr>
        <w:t>；</w:t>
      </w:r>
      <w:r w:rsidR="0009217E" w:rsidRPr="0009217E">
        <w:rPr>
          <w:rFonts w:ascii="微软雅黑" w:eastAsia="微软雅黑" w:hAnsi="微软雅黑"/>
        </w:rPr>
        <w:t xml:space="preserve"> </w:t>
      </w:r>
      <w:r w:rsidR="0009217E">
        <w:rPr>
          <w:rFonts w:ascii="微软雅黑" w:eastAsia="微软雅黑" w:hAnsi="微软雅黑" w:hint="eastAsia"/>
        </w:rPr>
        <w:t>api和dk是自定义视图名称。自定义视图中需要监测的表数据需进行配置，如：</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api = [ict_subject_gridbasicproperty,</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 xml:space="preserve">       ict_subject_griduser_hour,</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 xml:space="preserve">       ict_subject_griduser_day]</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dk = [abnormal_pl,</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 xml:space="preserve">      ceiqoe_ci,</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20"/>
          <w:szCs w:val="20"/>
        </w:rPr>
      </w:pPr>
      <w:r>
        <w:rPr>
          <w:rFonts w:ascii="宋体" w:cs="宋体"/>
          <w:color w:val="000000"/>
          <w:kern w:val="0"/>
          <w:sz w:val="20"/>
          <w:szCs w:val="20"/>
        </w:rPr>
        <w:t xml:space="preserve">      ceiqoe_ci_lte]</w:t>
      </w:r>
    </w:p>
    <w:p w:rsidR="0009217E" w:rsidRDefault="0009217E"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FF0000"/>
          <w:kern w:val="0"/>
          <w:sz w:val="20"/>
          <w:szCs w:val="20"/>
        </w:rPr>
      </w:pPr>
      <w:r>
        <w:rPr>
          <w:rFonts w:ascii="宋体" w:cs="宋体"/>
          <w:color w:val="000000"/>
          <w:kern w:val="0"/>
          <w:sz w:val="20"/>
          <w:szCs w:val="20"/>
        </w:rPr>
        <w:t xml:space="preserve">  </w:t>
      </w:r>
      <w:r>
        <w:rPr>
          <w:rFonts w:ascii="宋体" w:cs="宋体" w:hint="eastAsia"/>
          <w:b/>
          <w:bCs/>
          <w:color w:val="FF0000"/>
          <w:kern w:val="0"/>
          <w:sz w:val="20"/>
          <w:szCs w:val="20"/>
        </w:rPr>
        <w:t>其中，视图下需要监控的表名称，如果不是</w:t>
      </w:r>
      <w:r>
        <w:rPr>
          <w:rFonts w:ascii="宋体" w:cs="宋体"/>
          <w:b/>
          <w:bCs/>
          <w:color w:val="FF0000"/>
          <w:kern w:val="0"/>
          <w:sz w:val="20"/>
          <w:szCs w:val="20"/>
        </w:rPr>
        <w:t>spark</w:t>
      </w:r>
      <w:r>
        <w:rPr>
          <w:rFonts w:ascii="宋体" w:cs="宋体" w:hint="eastAsia"/>
          <w:b/>
          <w:bCs/>
          <w:color w:val="FF0000"/>
          <w:kern w:val="0"/>
          <w:sz w:val="20"/>
          <w:szCs w:val="20"/>
        </w:rPr>
        <w:t>表</w:t>
      </w:r>
      <w:r>
        <w:rPr>
          <w:rFonts w:ascii="宋体" w:cs="宋体"/>
          <w:b/>
          <w:bCs/>
          <w:color w:val="FF0000"/>
          <w:kern w:val="0"/>
          <w:sz w:val="20"/>
          <w:szCs w:val="20"/>
        </w:rPr>
        <w:t xml:space="preserve"> </w:t>
      </w:r>
      <w:r>
        <w:rPr>
          <w:rFonts w:ascii="宋体" w:cs="宋体" w:hint="eastAsia"/>
          <w:b/>
          <w:bCs/>
          <w:color w:val="FF0000"/>
          <w:kern w:val="0"/>
          <w:sz w:val="20"/>
          <w:szCs w:val="20"/>
        </w:rPr>
        <w:t>需要配置成</w:t>
      </w:r>
      <w:r>
        <w:rPr>
          <w:rFonts w:ascii="宋体" w:cs="宋体"/>
          <w:b/>
          <w:bCs/>
          <w:color w:val="FF0000"/>
          <w:kern w:val="0"/>
          <w:sz w:val="20"/>
          <w:szCs w:val="20"/>
        </w:rPr>
        <w:t xml:space="preserve"> </w:t>
      </w:r>
      <w:r>
        <w:rPr>
          <w:rFonts w:ascii="宋体" w:cs="宋体" w:hint="eastAsia"/>
          <w:b/>
          <w:bCs/>
          <w:color w:val="FF0000"/>
          <w:kern w:val="0"/>
          <w:sz w:val="20"/>
          <w:szCs w:val="20"/>
        </w:rPr>
        <w:t>表名</w:t>
      </w:r>
      <w:r>
        <w:rPr>
          <w:rFonts w:ascii="宋体" w:cs="宋体"/>
          <w:b/>
          <w:bCs/>
          <w:color w:val="FF0000"/>
          <w:kern w:val="0"/>
          <w:sz w:val="20"/>
          <w:szCs w:val="20"/>
        </w:rPr>
        <w:t>|</w:t>
      </w:r>
      <w:r>
        <w:rPr>
          <w:rFonts w:ascii="宋体" w:cs="宋体" w:hint="eastAsia"/>
          <w:b/>
          <w:bCs/>
          <w:color w:val="FF0000"/>
          <w:kern w:val="0"/>
          <w:sz w:val="20"/>
          <w:szCs w:val="20"/>
        </w:rPr>
        <w:t>表类型</w:t>
      </w:r>
      <w:r>
        <w:rPr>
          <w:rFonts w:ascii="宋体" w:cs="宋体"/>
          <w:b/>
          <w:bCs/>
          <w:color w:val="FF0000"/>
          <w:kern w:val="0"/>
          <w:sz w:val="20"/>
          <w:szCs w:val="20"/>
        </w:rPr>
        <w:t xml:space="preserve">  </w:t>
      </w:r>
      <w:r>
        <w:rPr>
          <w:rFonts w:ascii="宋体" w:cs="宋体" w:hint="eastAsia"/>
          <w:b/>
          <w:bCs/>
          <w:color w:val="FF0000"/>
          <w:kern w:val="0"/>
          <w:sz w:val="20"/>
          <w:szCs w:val="20"/>
        </w:rPr>
        <w:t>例如</w:t>
      </w:r>
      <w:r>
        <w:rPr>
          <w:rFonts w:ascii="宋体" w:cs="宋体"/>
          <w:b/>
          <w:bCs/>
          <w:color w:val="FF0000"/>
          <w:kern w:val="0"/>
          <w:sz w:val="20"/>
          <w:szCs w:val="20"/>
        </w:rPr>
        <w:t xml:space="preserve"> tablexxx|spark_ems_file</w:t>
      </w:r>
      <w:r>
        <w:rPr>
          <w:rFonts w:ascii="宋体" w:cs="宋体" w:hint="eastAsia"/>
          <w:b/>
          <w:bCs/>
          <w:color w:val="FF0000"/>
          <w:kern w:val="0"/>
          <w:sz w:val="20"/>
          <w:szCs w:val="20"/>
        </w:rPr>
        <w:t>；只配置表名时，默认为spark表。</w:t>
      </w:r>
    </w:p>
    <w:tbl>
      <w:tblPr>
        <w:tblW w:w="9782"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1135"/>
        <w:gridCol w:w="2409"/>
        <w:gridCol w:w="851"/>
        <w:gridCol w:w="1701"/>
        <w:gridCol w:w="1134"/>
        <w:gridCol w:w="850"/>
        <w:gridCol w:w="851"/>
      </w:tblGrid>
      <w:tr w:rsidR="00BD7E0A" w:rsidRPr="00A93F1F" w:rsidTr="00D71D6E">
        <w:trPr>
          <w:trHeight w:val="312"/>
        </w:trPr>
        <w:tc>
          <w:tcPr>
            <w:tcW w:w="851"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参数小类</w:t>
            </w:r>
          </w:p>
        </w:tc>
        <w:tc>
          <w:tcPr>
            <w:tcW w:w="1135"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参数名（英文）</w:t>
            </w:r>
          </w:p>
        </w:tc>
        <w:tc>
          <w:tcPr>
            <w:tcW w:w="2409"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参数含义（中文详细作用）</w:t>
            </w:r>
          </w:p>
        </w:tc>
        <w:tc>
          <w:tcPr>
            <w:tcW w:w="851"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取值范围</w:t>
            </w:r>
          </w:p>
        </w:tc>
        <w:tc>
          <w:tcPr>
            <w:tcW w:w="1701"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 默认值</w:t>
            </w:r>
          </w:p>
        </w:tc>
        <w:tc>
          <w:tcPr>
            <w:tcW w:w="1134" w:type="dxa"/>
            <w:tcBorders>
              <w:bottom w:val="single" w:sz="4" w:space="0" w:color="auto"/>
            </w:tcBorders>
            <w:shd w:val="clear" w:color="000000" w:fill="FFDE40"/>
            <w:noWrap/>
            <w:vAlign w:val="bottom"/>
            <w:hideMark/>
          </w:tcPr>
          <w:p w:rsidR="00BD7E0A" w:rsidRPr="00A93F1F" w:rsidRDefault="00BD7E0A" w:rsidP="00F6773D">
            <w:pPr>
              <w:widowControl/>
              <w:jc w:val="left"/>
              <w:rPr>
                <w:rFonts w:ascii="宋体" w:hAnsi="宋体" w:cs="宋体"/>
                <w:b/>
                <w:bCs/>
                <w:kern w:val="0"/>
                <w:sz w:val="13"/>
                <w:szCs w:val="13"/>
              </w:rPr>
            </w:pPr>
            <w:r w:rsidRPr="00A93F1F">
              <w:rPr>
                <w:rFonts w:ascii="宋体" w:hAnsi="宋体" w:cs="宋体" w:hint="eastAsia"/>
                <w:b/>
                <w:bCs/>
                <w:kern w:val="0"/>
                <w:sz w:val="13"/>
                <w:szCs w:val="13"/>
              </w:rPr>
              <w:t>当前生效模式</w:t>
            </w:r>
          </w:p>
        </w:tc>
        <w:tc>
          <w:tcPr>
            <w:tcW w:w="850" w:type="dxa"/>
            <w:tcBorders>
              <w:bottom w:val="single" w:sz="4" w:space="0" w:color="auto"/>
            </w:tcBorders>
            <w:shd w:val="clear" w:color="000000" w:fill="FFDE40"/>
            <w:noWrap/>
            <w:hideMark/>
          </w:tcPr>
          <w:p w:rsidR="00BD7E0A" w:rsidRPr="00BE6175" w:rsidRDefault="00BD7E0A" w:rsidP="00F6773D">
            <w:pPr>
              <w:widowControl/>
              <w:rPr>
                <w:rFonts w:ascii="宋体" w:hAnsi="宋体" w:cs="宋体"/>
                <w:bCs/>
                <w:kern w:val="0"/>
                <w:sz w:val="13"/>
                <w:szCs w:val="13"/>
              </w:rPr>
            </w:pPr>
            <w:r w:rsidRPr="00D07332">
              <w:rPr>
                <w:rFonts w:ascii="宋体" w:hAnsi="宋体" w:cs="宋体" w:hint="eastAsia"/>
                <w:b/>
                <w:bCs/>
                <w:kern w:val="0"/>
                <w:sz w:val="13"/>
                <w:szCs w:val="13"/>
              </w:rPr>
              <w:t>引入平台版本</w:t>
            </w:r>
          </w:p>
        </w:tc>
        <w:tc>
          <w:tcPr>
            <w:tcW w:w="851" w:type="dxa"/>
            <w:tcBorders>
              <w:bottom w:val="single" w:sz="4" w:space="0" w:color="auto"/>
            </w:tcBorders>
            <w:shd w:val="clear" w:color="000000" w:fill="FFDE40"/>
          </w:tcPr>
          <w:p w:rsidR="00BD7E0A" w:rsidRPr="00BE6175" w:rsidRDefault="00BD7E0A" w:rsidP="00F6773D">
            <w:pPr>
              <w:widowControl/>
              <w:rPr>
                <w:rFonts w:ascii="宋体" w:hAnsi="宋体" w:cs="宋体"/>
                <w:bCs/>
                <w:kern w:val="0"/>
                <w:sz w:val="13"/>
                <w:szCs w:val="13"/>
              </w:rPr>
            </w:pPr>
            <w:r w:rsidRPr="005B2155">
              <w:rPr>
                <w:rFonts w:ascii="宋体" w:hAnsi="宋体" w:cs="宋体" w:hint="eastAsia"/>
                <w:b/>
                <w:bCs/>
                <w:kern w:val="0"/>
                <w:sz w:val="13"/>
                <w:szCs w:val="13"/>
              </w:rPr>
              <w:t>参数类别</w:t>
            </w:r>
          </w:p>
        </w:tc>
      </w:tr>
      <w:tr w:rsidR="00BD7E0A" w:rsidRPr="00A92173" w:rsidTr="00D71D6E">
        <w:trPr>
          <w:trHeight w:val="312"/>
        </w:trPr>
        <w:tc>
          <w:tcPr>
            <w:tcW w:w="85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数据公告牌可视化</w:t>
            </w:r>
          </w:p>
        </w:tc>
        <w:tc>
          <w:tcPr>
            <w:tcW w:w="1135"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databoardview.views</w:t>
            </w:r>
          </w:p>
        </w:tc>
        <w:tc>
          <w:tcPr>
            <w:tcW w:w="2409"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数据公告牌可视化需要呈现的分类表；在四川局配置为netmax,dcu,api,dk四类，在其他局可去掉api，dk的视图类型，并进行新的自定义</w:t>
            </w:r>
          </w:p>
        </w:tc>
        <w:tc>
          <w:tcPr>
            <w:tcW w:w="85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字符串</w:t>
            </w:r>
          </w:p>
        </w:tc>
        <w:tc>
          <w:tcPr>
            <w:tcW w:w="170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[netmax,dcu,api,dk]</w:t>
            </w:r>
          </w:p>
        </w:tc>
        <w:tc>
          <w:tcPr>
            <w:tcW w:w="1134" w:type="dxa"/>
            <w:shd w:val="clear" w:color="000000" w:fill="auto"/>
            <w:noWrap/>
            <w:vAlign w:val="bottom"/>
            <w:hideMark/>
          </w:tcPr>
          <w:p w:rsidR="00BD7E0A" w:rsidRPr="002A705D" w:rsidRDefault="00BD7E0A" w:rsidP="00F6773D">
            <w:pPr>
              <w:pStyle w:val="a9"/>
              <w:widowControl/>
              <w:ind w:left="360" w:firstLineChars="0" w:firstLine="0"/>
              <w:jc w:val="left"/>
              <w:rPr>
                <w:rFonts w:ascii="宋体" w:hAnsi="宋体" w:cs="宋体"/>
                <w:kern w:val="0"/>
                <w:sz w:val="13"/>
                <w:szCs w:val="13"/>
              </w:rPr>
            </w:pPr>
            <w:r>
              <w:rPr>
                <w:rFonts w:ascii="宋体" w:hAnsi="宋体" w:cs="宋体" w:hint="eastAsia"/>
                <w:kern w:val="0"/>
                <w:sz w:val="13"/>
                <w:szCs w:val="13"/>
              </w:rPr>
              <w:t>重启元数据进程</w:t>
            </w:r>
          </w:p>
        </w:tc>
        <w:tc>
          <w:tcPr>
            <w:tcW w:w="850" w:type="dxa"/>
            <w:shd w:val="clear" w:color="000000" w:fill="auto"/>
            <w:noWrap/>
            <w:hideMark/>
          </w:tcPr>
          <w:p w:rsidR="00BD7E0A" w:rsidRPr="003E05D3" w:rsidRDefault="00BD7E0A" w:rsidP="00F6773D">
            <w:pPr>
              <w:widowControl/>
              <w:rPr>
                <w:rFonts w:ascii="宋体" w:hAnsi="宋体" w:cs="宋体"/>
                <w:kern w:val="0"/>
                <w:sz w:val="13"/>
                <w:szCs w:val="13"/>
              </w:rPr>
            </w:pPr>
          </w:p>
        </w:tc>
        <w:tc>
          <w:tcPr>
            <w:tcW w:w="851" w:type="dxa"/>
            <w:shd w:val="clear" w:color="000000" w:fill="auto"/>
          </w:tcPr>
          <w:p w:rsidR="00BD7E0A" w:rsidRPr="003E05D3" w:rsidRDefault="00BD7E0A" w:rsidP="00F6773D">
            <w:pPr>
              <w:widowControl/>
              <w:rPr>
                <w:rFonts w:ascii="宋体" w:hAnsi="宋体" w:cs="宋体"/>
                <w:kern w:val="0"/>
                <w:sz w:val="13"/>
                <w:szCs w:val="13"/>
              </w:rPr>
            </w:pPr>
            <w:r>
              <w:rPr>
                <w:rFonts w:ascii="宋体" w:hAnsi="宋体" w:cs="宋体"/>
                <w:kern w:val="0"/>
                <w:sz w:val="13"/>
                <w:szCs w:val="13"/>
              </w:rPr>
              <w:t>R</w:t>
            </w:r>
            <w:r>
              <w:rPr>
                <w:rFonts w:ascii="宋体" w:hAnsi="宋体" w:cs="宋体" w:hint="eastAsia"/>
                <w:kern w:val="0"/>
                <w:sz w:val="13"/>
                <w:szCs w:val="13"/>
              </w:rPr>
              <w:t>an+cn业务</w:t>
            </w:r>
          </w:p>
        </w:tc>
      </w:tr>
      <w:tr w:rsidR="00BD7E0A" w:rsidRPr="00A92173" w:rsidTr="00D71D6E">
        <w:trPr>
          <w:trHeight w:val="312"/>
        </w:trPr>
        <w:tc>
          <w:tcPr>
            <w:tcW w:w="85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数据公告牌可视化</w:t>
            </w:r>
          </w:p>
        </w:tc>
        <w:tc>
          <w:tcPr>
            <w:tcW w:w="1135"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databoardview.xxx</w:t>
            </w:r>
          </w:p>
        </w:tc>
        <w:tc>
          <w:tcPr>
            <w:tcW w:w="2409"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xxx视图分类下需要呈现的表名，xxx为databoardview.views中的其中之一，其中类别netmax、dcu不用配置表名，自动获取；</w:t>
            </w:r>
            <w:r>
              <w:rPr>
                <w:rFonts w:ascii="宋体" w:hAnsi="宋体" w:cs="宋体" w:hint="eastAsia"/>
                <w:kern w:val="0"/>
                <w:sz w:val="13"/>
                <w:szCs w:val="13"/>
              </w:rPr>
              <w:t>多个表之间逗号隔开</w:t>
            </w:r>
          </w:p>
        </w:tc>
        <w:tc>
          <w:tcPr>
            <w:tcW w:w="85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字符串</w:t>
            </w:r>
          </w:p>
        </w:tc>
        <w:tc>
          <w:tcPr>
            <w:tcW w:w="1701" w:type="dxa"/>
            <w:shd w:val="clear" w:color="000000" w:fill="auto"/>
            <w:noWrap/>
            <w:vAlign w:val="bottom"/>
            <w:hideMark/>
          </w:tcPr>
          <w:p w:rsidR="00BD7E0A" w:rsidRPr="00F313A2" w:rsidRDefault="00BD7E0A" w:rsidP="00F6773D">
            <w:pPr>
              <w:widowControl/>
              <w:jc w:val="left"/>
              <w:rPr>
                <w:rFonts w:ascii="宋体" w:hAnsi="宋体" w:cs="宋体"/>
                <w:kern w:val="0"/>
                <w:sz w:val="13"/>
                <w:szCs w:val="13"/>
              </w:rPr>
            </w:pPr>
            <w:r w:rsidRPr="00F313A2">
              <w:rPr>
                <w:rFonts w:ascii="宋体" w:hAnsi="宋体" w:cs="宋体" w:hint="eastAsia"/>
                <w:kern w:val="0"/>
                <w:sz w:val="13"/>
                <w:szCs w:val="13"/>
              </w:rPr>
              <w:t xml:space="preserve">api = [ict_subject_gridbasicproperty,     </w:t>
            </w:r>
            <w:r>
              <w:rPr>
                <w:rFonts w:ascii="宋体" w:hAnsi="宋体" w:cs="宋体"/>
                <w:kern w:val="0"/>
                <w:sz w:val="13"/>
                <w:szCs w:val="13"/>
              </w:rPr>
              <w:t>…</w:t>
            </w:r>
            <w:r w:rsidRPr="00F313A2">
              <w:rPr>
                <w:rFonts w:ascii="宋体" w:hAnsi="宋体" w:cs="宋体" w:hint="eastAsia"/>
                <w:kern w:val="0"/>
                <w:sz w:val="13"/>
                <w:szCs w:val="13"/>
              </w:rPr>
              <w:t xml:space="preserve">          cdma_netmaxc_nbi_Forecast_DO_Airlink_Data_Detail]</w:t>
            </w:r>
          </w:p>
        </w:tc>
        <w:tc>
          <w:tcPr>
            <w:tcW w:w="1134" w:type="dxa"/>
            <w:shd w:val="clear" w:color="000000" w:fill="auto"/>
            <w:noWrap/>
            <w:vAlign w:val="bottom"/>
            <w:hideMark/>
          </w:tcPr>
          <w:p w:rsidR="00BD7E0A" w:rsidRPr="002A705D" w:rsidRDefault="00BD7E0A" w:rsidP="00F6773D">
            <w:pPr>
              <w:pStyle w:val="a9"/>
              <w:widowControl/>
              <w:ind w:left="360" w:firstLineChars="0" w:firstLine="0"/>
              <w:jc w:val="left"/>
              <w:rPr>
                <w:rFonts w:ascii="宋体" w:hAnsi="宋体" w:cs="宋体"/>
                <w:kern w:val="0"/>
                <w:sz w:val="13"/>
                <w:szCs w:val="13"/>
              </w:rPr>
            </w:pPr>
            <w:r>
              <w:rPr>
                <w:rFonts w:ascii="宋体" w:hAnsi="宋体" w:cs="宋体" w:hint="eastAsia"/>
                <w:kern w:val="0"/>
                <w:sz w:val="13"/>
                <w:szCs w:val="13"/>
              </w:rPr>
              <w:t>重启元数据进程</w:t>
            </w:r>
          </w:p>
        </w:tc>
        <w:tc>
          <w:tcPr>
            <w:tcW w:w="850" w:type="dxa"/>
            <w:shd w:val="clear" w:color="000000" w:fill="auto"/>
            <w:noWrap/>
            <w:hideMark/>
          </w:tcPr>
          <w:p w:rsidR="00BD7E0A" w:rsidRPr="003E05D3" w:rsidRDefault="00BD7E0A" w:rsidP="00F6773D">
            <w:pPr>
              <w:widowControl/>
              <w:rPr>
                <w:rFonts w:ascii="宋体" w:hAnsi="宋体" w:cs="宋体"/>
                <w:kern w:val="0"/>
                <w:sz w:val="13"/>
                <w:szCs w:val="13"/>
              </w:rPr>
            </w:pPr>
          </w:p>
        </w:tc>
        <w:tc>
          <w:tcPr>
            <w:tcW w:w="851" w:type="dxa"/>
            <w:shd w:val="clear" w:color="000000" w:fill="auto"/>
          </w:tcPr>
          <w:p w:rsidR="00BD7E0A" w:rsidRPr="003E05D3" w:rsidRDefault="00BD7E0A" w:rsidP="00F6773D">
            <w:pPr>
              <w:widowControl/>
              <w:rPr>
                <w:rFonts w:ascii="宋体" w:hAnsi="宋体" w:cs="宋体"/>
                <w:kern w:val="0"/>
                <w:sz w:val="13"/>
                <w:szCs w:val="13"/>
              </w:rPr>
            </w:pPr>
            <w:r>
              <w:rPr>
                <w:rFonts w:ascii="宋体" w:hAnsi="宋体" w:cs="宋体"/>
                <w:kern w:val="0"/>
                <w:sz w:val="13"/>
                <w:szCs w:val="13"/>
              </w:rPr>
              <w:t>R</w:t>
            </w:r>
            <w:r>
              <w:rPr>
                <w:rFonts w:ascii="宋体" w:hAnsi="宋体" w:cs="宋体" w:hint="eastAsia"/>
                <w:kern w:val="0"/>
                <w:sz w:val="13"/>
                <w:szCs w:val="13"/>
              </w:rPr>
              <w:t>an+cn业务</w:t>
            </w:r>
          </w:p>
        </w:tc>
      </w:tr>
    </w:tbl>
    <w:p w:rsidR="00BD7E0A" w:rsidRDefault="00BD7E0A" w:rsidP="0009217E">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FF0000"/>
          <w:kern w:val="0"/>
          <w:sz w:val="20"/>
          <w:szCs w:val="20"/>
        </w:rPr>
      </w:pPr>
    </w:p>
    <w:p w:rsidR="00D111AE" w:rsidRDefault="00CC0CD7" w:rsidP="00CC0CD7">
      <w:pPr>
        <w:pStyle w:val="2"/>
        <w:rPr>
          <w:rStyle w:val="ad"/>
          <w:b/>
        </w:rPr>
      </w:pPr>
      <w:r>
        <w:rPr>
          <w:rFonts w:ascii="微软雅黑" w:eastAsia="微软雅黑" w:hAnsi="微软雅黑" w:hint="eastAsia"/>
          <w:b w:val="0"/>
        </w:rPr>
        <w:t>不可到达</w:t>
      </w:r>
      <w:r w:rsidRPr="00CC0CD7">
        <w:rPr>
          <w:rStyle w:val="ad"/>
          <w:rFonts w:ascii="微软雅黑" w:eastAsia="微软雅黑" w:hAnsi="微软雅黑" w:hint="eastAsia"/>
        </w:rPr>
        <w:t>netmax</w:t>
      </w:r>
      <w:r w:rsidRPr="00CC0CD7">
        <w:rPr>
          <w:rStyle w:val="ad"/>
          <w:rFonts w:hint="eastAsia"/>
          <w:b/>
        </w:rPr>
        <w:t>表配置</w:t>
      </w:r>
    </w:p>
    <w:p w:rsidR="002947E5" w:rsidRDefault="002947E5" w:rsidP="002947E5">
      <w:pPr>
        <w:rPr>
          <w:rFonts w:ascii="微软雅黑" w:eastAsia="微软雅黑" w:hAnsi="微软雅黑"/>
        </w:rPr>
      </w:pPr>
      <w:r w:rsidRPr="002947E5">
        <w:rPr>
          <w:rFonts w:hint="eastAsia"/>
          <w:color w:val="FF0000"/>
        </w:rPr>
        <w:t>目的</w:t>
      </w:r>
      <w:r>
        <w:rPr>
          <w:rFonts w:hint="eastAsia"/>
        </w:rPr>
        <w:t>：</w:t>
      </w:r>
      <w:r w:rsidR="00235CA3" w:rsidRPr="00235CA3">
        <w:rPr>
          <w:rFonts w:ascii="微软雅黑" w:eastAsia="微软雅黑" w:hAnsi="微软雅黑" w:hint="eastAsia"/>
        </w:rPr>
        <w:t>当某个netmax</w:t>
      </w:r>
      <w:r w:rsidR="00235CA3">
        <w:rPr>
          <w:rFonts w:ascii="微软雅黑" w:eastAsia="微软雅黑" w:hAnsi="微软雅黑" w:hint="eastAsia"/>
        </w:rPr>
        <w:t>节点</w:t>
      </w:r>
      <w:r w:rsidR="00235CA3" w:rsidRPr="00235CA3">
        <w:rPr>
          <w:rFonts w:ascii="微软雅黑" w:eastAsia="微软雅黑" w:hAnsi="微软雅黑" w:hint="eastAsia"/>
        </w:rPr>
        <w:t>的某张表数据无法产生时（比如连接异厂商设备时，有些表不会产生）</w:t>
      </w:r>
      <w:r w:rsidR="00235CA3">
        <w:rPr>
          <w:rFonts w:ascii="微软雅黑" w:eastAsia="微软雅黑" w:hAnsi="微软雅黑" w:hint="eastAsia"/>
        </w:rPr>
        <w:t>，可</w:t>
      </w:r>
      <w:r w:rsidR="00235CA3" w:rsidRPr="00235CA3">
        <w:rPr>
          <w:rFonts w:ascii="微软雅黑" w:eastAsia="微软雅黑" w:hAnsi="微软雅黑" w:hint="eastAsia"/>
        </w:rPr>
        <w:t>配置成不可到达表，数据公告牌将其状态置为1，认为数据已经达到</w:t>
      </w:r>
      <w:r w:rsidR="00235CA3">
        <w:rPr>
          <w:rFonts w:ascii="微软雅黑" w:eastAsia="微软雅黑" w:hAnsi="微软雅黑" w:hint="eastAsia"/>
        </w:rPr>
        <w:t>。</w:t>
      </w:r>
    </w:p>
    <w:p w:rsidR="00235CA3" w:rsidRDefault="00235CA3" w:rsidP="00235CA3">
      <w:pPr>
        <w:rPr>
          <w:rFonts w:ascii="宋体" w:cs="宋体"/>
          <w:color w:val="000000"/>
          <w:kern w:val="0"/>
          <w:sz w:val="20"/>
          <w:szCs w:val="20"/>
        </w:rPr>
      </w:pPr>
      <w:r w:rsidRPr="00235CA3">
        <w:rPr>
          <w:rFonts w:ascii="微软雅黑" w:eastAsia="微软雅黑" w:hAnsi="微软雅黑" w:hint="eastAsia"/>
          <w:color w:val="FF0000"/>
        </w:rPr>
        <w:t>修改方式</w:t>
      </w:r>
      <w:r>
        <w:rPr>
          <w:rFonts w:ascii="微软雅黑" w:eastAsia="微软雅黑" w:hAnsi="微软雅黑" w:hint="eastAsia"/>
        </w:rPr>
        <w:t>：修改</w:t>
      </w:r>
      <w:r>
        <w:rPr>
          <w:rFonts w:ascii="微软雅黑" w:eastAsia="微软雅黑" w:hAnsi="微软雅黑"/>
        </w:rPr>
        <w:t>…</w:t>
      </w:r>
      <w:r w:rsidRPr="007235FF">
        <w:rPr>
          <w:rFonts w:ascii="微软雅黑" w:eastAsia="微软雅黑" w:hAnsi="微软雅黑"/>
        </w:rPr>
        <w:t>/vmax-conf /</w:t>
      </w:r>
      <w:r w:rsidRPr="00235CA3">
        <w:rPr>
          <w:rFonts w:ascii="微软雅黑" w:eastAsia="微软雅黑" w:hAnsi="微软雅黑"/>
        </w:rPr>
        <w:t>datasourceconfig.xml</w:t>
      </w:r>
      <w:r>
        <w:rPr>
          <w:rFonts w:ascii="微软雅黑" w:eastAsia="微软雅黑" w:hAnsi="微软雅黑" w:hint="eastAsia"/>
        </w:rPr>
        <w:t>文件，如下：</w:t>
      </w:r>
    </w:p>
    <w:p w:rsidR="00235CA3" w:rsidRPr="00235CA3" w:rsidRDefault="00235CA3" w:rsidP="00235CA3">
      <w:pPr>
        <w:autoSpaceDE w:val="0"/>
        <w:autoSpaceDN w:val="0"/>
        <w:adjustRightInd w:val="0"/>
        <w:jc w:val="left"/>
        <w:rPr>
          <w:rFonts w:ascii="宋体" w:cs="宋体"/>
          <w:color w:val="000000"/>
          <w:kern w:val="0"/>
          <w:sz w:val="16"/>
          <w:szCs w:val="16"/>
        </w:rPr>
      </w:pPr>
      <w:r>
        <w:rPr>
          <w:rFonts w:ascii="宋体" w:cs="宋体"/>
          <w:color w:val="000000"/>
          <w:kern w:val="0"/>
          <w:sz w:val="20"/>
          <w:szCs w:val="20"/>
        </w:rPr>
        <w:t xml:space="preserve">   </w:t>
      </w:r>
      <w:r w:rsidRPr="00235CA3">
        <w:rPr>
          <w:rFonts w:ascii="宋体" w:cs="宋体"/>
          <w:color w:val="000000"/>
          <w:kern w:val="0"/>
          <w:sz w:val="16"/>
          <w:szCs w:val="16"/>
        </w:rPr>
        <w:t>&lt;dataclassify name="cdma"&gt;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6"/>
          <w:szCs w:val="16"/>
        </w:rPr>
      </w:pPr>
      <w:r w:rsidRPr="00235CA3">
        <w:rPr>
          <w:rFonts w:ascii="宋体" w:cs="宋体"/>
          <w:color w:val="000000"/>
          <w:kern w:val="0"/>
          <w:sz w:val="16"/>
          <w:szCs w:val="16"/>
        </w:rPr>
        <w:t xml:space="preserve">            &lt;netmaxid&gt;10000,12000&lt;/netmaxid&gt;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color w:val="000000"/>
          <w:kern w:val="0"/>
          <w:sz w:val="16"/>
          <w:szCs w:val="16"/>
        </w:rPr>
      </w:pPr>
      <w:r w:rsidRPr="00235CA3">
        <w:rPr>
          <w:rFonts w:ascii="宋体" w:cs="宋体"/>
          <w:color w:val="000000"/>
          <w:kern w:val="0"/>
          <w:sz w:val="16"/>
          <w:szCs w:val="16"/>
        </w:rPr>
        <w:t xml:space="preserve">            &lt;virtualpartition&gt;&lt;/virtualpartition&gt;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color w:val="000000"/>
          <w:kern w:val="0"/>
          <w:sz w:val="16"/>
          <w:szCs w:val="16"/>
        </w:rPr>
        <w:t xml:space="preserve">            </w:t>
      </w:r>
      <w:r w:rsidRPr="00235CA3">
        <w:rPr>
          <w:rFonts w:ascii="宋体" w:cs="宋体"/>
          <w:b/>
          <w:bCs/>
          <w:color w:val="0000FF"/>
          <w:kern w:val="0"/>
          <w:sz w:val="16"/>
          <w:szCs w:val="16"/>
        </w:rPr>
        <w:t>&lt;cannotarrivenetmaxtables&gt;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FF0000"/>
          <w:kern w:val="0"/>
          <w:sz w:val="16"/>
          <w:szCs w:val="16"/>
        </w:rPr>
      </w:pPr>
      <w:r w:rsidRPr="00235CA3">
        <w:rPr>
          <w:rFonts w:ascii="宋体" w:cs="宋体"/>
          <w:b/>
          <w:bCs/>
          <w:color w:val="0000FF"/>
          <w:kern w:val="0"/>
          <w:sz w:val="16"/>
          <w:szCs w:val="16"/>
        </w:rPr>
        <w:t xml:space="preserve">                &lt;cannotarrive netmaxid="10000,12000"&gt;         </w:t>
      </w:r>
      <w:r w:rsidRPr="00235CA3">
        <w:rPr>
          <w:rFonts w:ascii="宋体" w:cs="宋体"/>
          <w:b/>
          <w:bCs/>
          <w:color w:val="FF0000"/>
          <w:kern w:val="0"/>
          <w:sz w:val="16"/>
          <w:szCs w:val="16"/>
        </w:rPr>
        <w:t>&lt;!-- netmaxid --&gt;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FF0000"/>
          <w:kern w:val="0"/>
          <w:sz w:val="16"/>
          <w:szCs w:val="16"/>
        </w:rPr>
      </w:pPr>
      <w:r w:rsidRPr="00235CA3">
        <w:rPr>
          <w:rFonts w:ascii="宋体" w:cs="宋体"/>
          <w:b/>
          <w:bCs/>
          <w:color w:val="0000FF"/>
          <w:kern w:val="0"/>
          <w:sz w:val="16"/>
          <w:szCs w:val="16"/>
        </w:rPr>
        <w:t xml:space="preserve">                    &lt;tablename&gt;Cannot1,cannot2&lt;/tablename&gt;    </w:t>
      </w:r>
      <w:r w:rsidRPr="00235CA3">
        <w:rPr>
          <w:rFonts w:ascii="宋体" w:cs="宋体"/>
          <w:b/>
          <w:bCs/>
          <w:color w:val="FF0000"/>
          <w:kern w:val="0"/>
          <w:sz w:val="16"/>
          <w:szCs w:val="16"/>
        </w:rPr>
        <w:t xml:space="preserve">&lt;!-- </w:t>
      </w:r>
      <w:r w:rsidRPr="00235CA3">
        <w:rPr>
          <w:rFonts w:ascii="宋体" w:cs="宋体" w:hint="eastAsia"/>
          <w:b/>
          <w:bCs/>
          <w:color w:val="FF0000"/>
          <w:kern w:val="0"/>
          <w:sz w:val="16"/>
          <w:szCs w:val="16"/>
        </w:rPr>
        <w:t>该</w:t>
      </w:r>
      <w:r w:rsidRPr="00235CA3">
        <w:rPr>
          <w:rFonts w:ascii="宋体" w:cs="宋体"/>
          <w:b/>
          <w:bCs/>
          <w:color w:val="FF0000"/>
          <w:kern w:val="0"/>
          <w:sz w:val="16"/>
          <w:szCs w:val="16"/>
        </w:rPr>
        <w:t xml:space="preserve">netmaxid </w:t>
      </w:r>
      <w:r w:rsidRPr="00235CA3">
        <w:rPr>
          <w:rFonts w:ascii="宋体" w:cs="宋体" w:hint="eastAsia"/>
          <w:b/>
          <w:bCs/>
          <w:color w:val="FF0000"/>
          <w:kern w:val="0"/>
          <w:sz w:val="16"/>
          <w:szCs w:val="16"/>
        </w:rPr>
        <w:t>无法到达的数据表</w:t>
      </w:r>
      <w:r w:rsidRPr="00235CA3">
        <w:rPr>
          <w:rFonts w:ascii="宋体" w:cs="宋体"/>
          <w:b/>
          <w:bCs/>
          <w:color w:val="FF0000"/>
          <w:kern w:val="0"/>
          <w:sz w:val="16"/>
          <w:szCs w:val="16"/>
        </w:rPr>
        <w:t>--&gt;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FF0000"/>
          <w:kern w:val="0"/>
          <w:sz w:val="16"/>
          <w:szCs w:val="16"/>
        </w:rPr>
      </w:pPr>
      <w:r w:rsidRPr="00235CA3">
        <w:rPr>
          <w:rFonts w:ascii="宋体" w:cs="宋体"/>
          <w:b/>
          <w:bCs/>
          <w:color w:val="0000FF"/>
          <w:kern w:val="0"/>
          <w:sz w:val="16"/>
          <w:szCs w:val="16"/>
        </w:rPr>
        <w:t xml:space="preserve">                    &lt;tablename&gt;Cannot3&lt;/tablename&gt;            </w:t>
      </w:r>
      <w:r w:rsidRPr="00235CA3">
        <w:rPr>
          <w:rFonts w:ascii="宋体" w:cs="宋体"/>
          <w:b/>
          <w:bCs/>
          <w:color w:val="FF0000"/>
          <w:kern w:val="0"/>
          <w:sz w:val="16"/>
          <w:szCs w:val="16"/>
        </w:rPr>
        <w:t xml:space="preserve">&lt;!-- </w:t>
      </w:r>
      <w:r w:rsidRPr="00235CA3">
        <w:rPr>
          <w:rFonts w:ascii="宋体" w:cs="宋体" w:hint="eastAsia"/>
          <w:b/>
          <w:bCs/>
          <w:color w:val="FF0000"/>
          <w:kern w:val="0"/>
          <w:sz w:val="16"/>
          <w:szCs w:val="16"/>
        </w:rPr>
        <w:t>该</w:t>
      </w:r>
      <w:r w:rsidRPr="00235CA3">
        <w:rPr>
          <w:rFonts w:ascii="宋体" w:cs="宋体"/>
          <w:b/>
          <w:bCs/>
          <w:color w:val="FF0000"/>
          <w:kern w:val="0"/>
          <w:sz w:val="16"/>
          <w:szCs w:val="16"/>
        </w:rPr>
        <w:t xml:space="preserve">netmaxid </w:t>
      </w:r>
      <w:r w:rsidRPr="00235CA3">
        <w:rPr>
          <w:rFonts w:ascii="宋体" w:cs="宋体" w:hint="eastAsia"/>
          <w:b/>
          <w:bCs/>
          <w:color w:val="FF0000"/>
          <w:kern w:val="0"/>
          <w:sz w:val="16"/>
          <w:szCs w:val="16"/>
        </w:rPr>
        <w:t>无法到达的数据表</w:t>
      </w:r>
      <w:r w:rsidRPr="00235CA3">
        <w:rPr>
          <w:rFonts w:ascii="宋体" w:cs="宋体"/>
          <w:b/>
          <w:bCs/>
          <w:color w:val="FF0000"/>
          <w:kern w:val="0"/>
          <w:sz w:val="16"/>
          <w:szCs w:val="16"/>
        </w:rPr>
        <w:t>--&gt;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b/>
          <w:bCs/>
          <w:color w:val="0000FF"/>
          <w:kern w:val="0"/>
          <w:sz w:val="16"/>
          <w:szCs w:val="16"/>
        </w:rPr>
        <w:t xml:space="preserve">                &lt;/cannotarrive&gt;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b/>
          <w:bCs/>
          <w:color w:val="0000FF"/>
          <w:kern w:val="0"/>
          <w:sz w:val="16"/>
          <w:szCs w:val="16"/>
        </w:rPr>
        <w:t xml:space="preserve">                &lt;cannotarrive netmaxid="10000"&gt;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b/>
          <w:bCs/>
          <w:color w:val="0000FF"/>
          <w:kern w:val="0"/>
          <w:sz w:val="16"/>
          <w:szCs w:val="16"/>
        </w:rPr>
        <w:t xml:space="preserve">                    &lt;tablename&gt;Cannot4,Cannot5&lt;/tablename&gt;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b/>
          <w:bCs/>
          <w:color w:val="0000FF"/>
          <w:kern w:val="0"/>
          <w:sz w:val="16"/>
          <w:szCs w:val="16"/>
        </w:rPr>
        <w:t xml:space="preserve">                &lt;/cannotarrive&gt;</w:t>
      </w:r>
    </w:p>
    <w:p w:rsidR="00235CA3" w:rsidRPr="00235CA3" w:rsidRDefault="00235CA3" w:rsidP="00235CA3">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宋体" w:cs="宋体"/>
          <w:b/>
          <w:bCs/>
          <w:color w:val="0000FF"/>
          <w:kern w:val="0"/>
          <w:sz w:val="16"/>
          <w:szCs w:val="16"/>
        </w:rPr>
      </w:pPr>
      <w:r w:rsidRPr="00235CA3">
        <w:rPr>
          <w:rFonts w:ascii="宋体" w:cs="宋体"/>
          <w:b/>
          <w:bCs/>
          <w:color w:val="0000FF"/>
          <w:kern w:val="0"/>
          <w:sz w:val="16"/>
          <w:szCs w:val="16"/>
        </w:rPr>
        <w:t xml:space="preserve">            &lt;/cannotarrivenetmaxtables&gt;</w:t>
      </w:r>
    </w:p>
    <w:p w:rsidR="00235CA3" w:rsidRDefault="00235CA3" w:rsidP="005F3EEE">
      <w:pPr>
        <w:tabs>
          <w:tab w:val="left" w:pos="-720"/>
          <w:tab w:val="left" w:pos="0"/>
          <w:tab w:val="left" w:pos="720"/>
          <w:tab w:val="left" w:pos="1440"/>
          <w:tab w:val="left" w:pos="2160"/>
          <w:tab w:val="left" w:pos="2880"/>
          <w:tab w:val="left" w:pos="3600"/>
          <w:tab w:val="left" w:pos="4320"/>
        </w:tabs>
        <w:autoSpaceDE w:val="0"/>
        <w:autoSpaceDN w:val="0"/>
        <w:adjustRightInd w:val="0"/>
        <w:ind w:firstLine="312"/>
        <w:jc w:val="left"/>
        <w:rPr>
          <w:rFonts w:ascii="宋体" w:cs="宋体"/>
          <w:color w:val="000000"/>
          <w:kern w:val="0"/>
          <w:sz w:val="16"/>
          <w:szCs w:val="16"/>
        </w:rPr>
      </w:pPr>
      <w:r w:rsidRPr="00235CA3">
        <w:rPr>
          <w:rFonts w:ascii="宋体" w:cs="宋体"/>
          <w:color w:val="000000"/>
          <w:kern w:val="0"/>
          <w:sz w:val="16"/>
          <w:szCs w:val="16"/>
        </w:rPr>
        <w:t>&lt;/dataclassify&gt;</w:t>
      </w:r>
    </w:p>
    <w:p w:rsidR="00E9488D" w:rsidRDefault="00E9488D" w:rsidP="00E9488D">
      <w:pPr>
        <w:pStyle w:val="2"/>
        <w:rPr>
          <w:rStyle w:val="ad"/>
          <w:b/>
        </w:rPr>
      </w:pPr>
      <w:r>
        <w:rPr>
          <w:rFonts w:ascii="微软雅黑" w:eastAsia="微软雅黑" w:hAnsi="微软雅黑" w:hint="eastAsia"/>
          <w:b w:val="0"/>
        </w:rPr>
        <w:t>栅格大小配置说明</w:t>
      </w:r>
    </w:p>
    <w:p w:rsidR="005F3EEE" w:rsidRDefault="003D3FA9" w:rsidP="005F3EEE">
      <w:r w:rsidRPr="003D3FA9">
        <w:rPr>
          <w:rFonts w:hint="eastAsia"/>
          <w:color w:val="FF0000"/>
        </w:rPr>
        <w:t>目的</w:t>
      </w:r>
      <w:r>
        <w:rPr>
          <w:rFonts w:hint="eastAsia"/>
        </w:rPr>
        <w:t>：</w:t>
      </w:r>
      <w:r w:rsidRPr="003D3FA9">
        <w:rPr>
          <w:rFonts w:hint="eastAsia"/>
        </w:rPr>
        <w:t>webgis</w:t>
      </w:r>
      <w:r w:rsidRPr="003D3FA9">
        <w:rPr>
          <w:rFonts w:hint="eastAsia"/>
        </w:rPr>
        <w:t>同步目前不同制式的栅格大小是固定写死的</w:t>
      </w:r>
      <w:r>
        <w:rPr>
          <w:rFonts w:hint="eastAsia"/>
        </w:rPr>
        <w:t>，</w:t>
      </w:r>
      <w:r w:rsidRPr="003D3FA9">
        <w:rPr>
          <w:rFonts w:hint="eastAsia"/>
        </w:rPr>
        <w:t>如</w:t>
      </w:r>
      <w:r w:rsidRPr="003D3FA9">
        <w:rPr>
          <w:rFonts w:hint="eastAsia"/>
        </w:rPr>
        <w:t>100*100</w:t>
      </w:r>
      <w:r>
        <w:rPr>
          <w:rFonts w:hint="eastAsia"/>
        </w:rPr>
        <w:t>、</w:t>
      </w:r>
      <w:r w:rsidRPr="003D3FA9">
        <w:rPr>
          <w:rFonts w:hint="eastAsia"/>
        </w:rPr>
        <w:t>50*50</w:t>
      </w:r>
      <w:r w:rsidRPr="003D3FA9">
        <w:rPr>
          <w:rFonts w:hint="eastAsia"/>
        </w:rPr>
        <w:t>，栅格大小按</w:t>
      </w:r>
      <w:r>
        <w:rPr>
          <w:rFonts w:hint="eastAsia"/>
        </w:rPr>
        <w:t>固定</w:t>
      </w:r>
      <w:r w:rsidRPr="003D3FA9">
        <w:rPr>
          <w:rFonts w:hint="eastAsia"/>
        </w:rPr>
        <w:t>值可能不满足需求，</w:t>
      </w:r>
      <w:r>
        <w:rPr>
          <w:rFonts w:hint="eastAsia"/>
        </w:rPr>
        <w:t>需要</w:t>
      </w:r>
      <w:r w:rsidRPr="003D3FA9">
        <w:rPr>
          <w:rFonts w:hint="eastAsia"/>
        </w:rPr>
        <w:t>提供一个可以根据制式配置栅格大小的接口。</w:t>
      </w:r>
    </w:p>
    <w:p w:rsidR="003D3FA9" w:rsidRDefault="003D3FA9" w:rsidP="005F3EEE">
      <w:r w:rsidRPr="003D3FA9">
        <w:rPr>
          <w:rFonts w:hint="eastAsia"/>
          <w:color w:val="FF0000"/>
        </w:rPr>
        <w:t>配置方式</w:t>
      </w:r>
      <w:r>
        <w:rPr>
          <w:rFonts w:hint="eastAsia"/>
        </w:rPr>
        <w:t>：</w:t>
      </w:r>
    </w:p>
    <w:p w:rsidR="003D3FA9" w:rsidRDefault="008E3D89" w:rsidP="003D3FA9">
      <w:pPr>
        <w:pStyle w:val="a9"/>
        <w:numPr>
          <w:ilvl w:val="0"/>
          <w:numId w:val="23"/>
        </w:numPr>
        <w:ind w:firstLineChars="0"/>
      </w:pPr>
      <w:r>
        <w:rPr>
          <w:rFonts w:hint="eastAsia"/>
        </w:rPr>
        <w:t>配置整个制式的栅格大小：</w:t>
      </w:r>
      <w:r w:rsidR="003D3FA9">
        <w:rPr>
          <w:rFonts w:hint="eastAsia"/>
        </w:rPr>
        <w:t>在</w:t>
      </w:r>
      <w:r w:rsidR="003D3FA9" w:rsidRPr="00B6011B">
        <w:rPr>
          <w:rFonts w:hint="eastAsia"/>
        </w:rPr>
        <w:t>../vmax-conf/</w:t>
      </w:r>
      <w:r w:rsidR="003D3FA9" w:rsidRPr="000370E5">
        <w:t>serviceaddress</w:t>
      </w:r>
      <w:r w:rsidR="003D3FA9">
        <w:rPr>
          <w:rFonts w:hint="eastAsia"/>
        </w:rPr>
        <w:t>文件中增加或修改相应制式的栅格大小，格式必须为</w:t>
      </w:r>
      <w:r w:rsidR="003D3FA9" w:rsidRPr="003D3FA9">
        <w:rPr>
          <w:rFonts w:hint="eastAsia"/>
        </w:rPr>
        <w:t>sld</w:t>
      </w:r>
      <w:r w:rsidR="003D3FA9" w:rsidRPr="003D3FA9">
        <w:rPr>
          <w:rFonts w:hint="eastAsia"/>
        </w:rPr>
        <w:t>文件名中的制式（小写）</w:t>
      </w:r>
      <w:r w:rsidR="003D3FA9" w:rsidRPr="003D3FA9">
        <w:rPr>
          <w:rFonts w:hint="eastAsia"/>
        </w:rPr>
        <w:t>+ GridSize</w:t>
      </w:r>
      <w:r w:rsidR="003D3FA9">
        <w:rPr>
          <w:rFonts w:hint="eastAsia"/>
        </w:rPr>
        <w:t>的形式，如：</w:t>
      </w:r>
    </w:p>
    <w:p w:rsidR="003D3FA9" w:rsidRDefault="003D3FA9" w:rsidP="003D3FA9">
      <w:pPr>
        <w:pStyle w:val="a9"/>
        <w:ind w:left="360" w:firstLineChars="0" w:firstLine="0"/>
      </w:pPr>
      <w:r w:rsidRPr="003D3FA9">
        <w:rPr>
          <w:rFonts w:hint="eastAsia"/>
        </w:rPr>
        <w:t>umtsGridSize = 50   //sld</w:t>
      </w:r>
      <w:r w:rsidRPr="003D3FA9">
        <w:rPr>
          <w:rFonts w:hint="eastAsia"/>
        </w:rPr>
        <w:t>文件名中的制式（小写）</w:t>
      </w:r>
      <w:r w:rsidRPr="003D3FA9">
        <w:rPr>
          <w:rFonts w:hint="eastAsia"/>
        </w:rPr>
        <w:t>+ GridSize</w:t>
      </w:r>
    </w:p>
    <w:p w:rsidR="003D3FA9" w:rsidRDefault="001E0B5A" w:rsidP="00CE4619">
      <w:pPr>
        <w:pStyle w:val="a9"/>
        <w:numPr>
          <w:ilvl w:val="0"/>
          <w:numId w:val="23"/>
        </w:numPr>
        <w:ind w:firstLineChars="0"/>
      </w:pPr>
      <w:r>
        <w:rPr>
          <w:rFonts w:hint="eastAsia"/>
        </w:rPr>
        <w:t>配置</w:t>
      </w:r>
      <w:r w:rsidR="009C215A">
        <w:rPr>
          <w:rFonts w:hint="eastAsia"/>
        </w:rPr>
        <w:t>单个</w:t>
      </w:r>
      <w:r>
        <w:rPr>
          <w:rFonts w:hint="eastAsia"/>
        </w:rPr>
        <w:t>业务的栅格大小：</w:t>
      </w:r>
      <w:r w:rsidR="003A4EAA">
        <w:rPr>
          <w:rFonts w:hint="eastAsia"/>
        </w:rPr>
        <w:t>在算法相应的</w:t>
      </w:r>
      <w:r w:rsidR="003A4EAA">
        <w:rPr>
          <w:rFonts w:hint="eastAsia"/>
        </w:rPr>
        <w:t>webgis conf</w:t>
      </w:r>
      <w:r w:rsidR="003A4EAA">
        <w:rPr>
          <w:rFonts w:hint="eastAsia"/>
        </w:rPr>
        <w:t>配置文件中</w:t>
      </w:r>
      <w:r w:rsidR="00EB6061">
        <w:rPr>
          <w:rFonts w:hint="eastAsia"/>
        </w:rPr>
        <w:t>，针对每个表</w:t>
      </w:r>
      <w:r w:rsidR="0085213F">
        <w:rPr>
          <w:rFonts w:hint="eastAsia"/>
        </w:rPr>
        <w:t>增加栅格大小的配置</w:t>
      </w:r>
      <w:r w:rsidR="005D7EBF">
        <w:rPr>
          <w:rFonts w:hint="eastAsia"/>
        </w:rPr>
        <w:t>值，用</w:t>
      </w:r>
      <w:r w:rsidR="00EF3A29" w:rsidRPr="0085213F">
        <w:t>gridsize</w:t>
      </w:r>
      <w:r w:rsidR="00EF3A29">
        <w:rPr>
          <w:rFonts w:hint="eastAsia"/>
        </w:rPr>
        <w:t>字段</w:t>
      </w:r>
      <w:r w:rsidR="005D7EBF">
        <w:rPr>
          <w:rFonts w:hint="eastAsia"/>
        </w:rPr>
        <w:t>表示</w:t>
      </w:r>
      <w:r w:rsidR="0085213F">
        <w:rPr>
          <w:rFonts w:hint="eastAsia"/>
        </w:rPr>
        <w:t>，如：</w:t>
      </w:r>
      <w:r w:rsidR="0085213F" w:rsidRPr="0085213F">
        <w:t>gridsize = 100</w:t>
      </w:r>
    </w:p>
    <w:p w:rsidR="00CE4619" w:rsidRDefault="00CE4619" w:rsidP="00CE4619">
      <w:pPr>
        <w:rPr>
          <w:ins w:id="1817" w:author="王会00041692" w:date="2016-08-10T15:58:00Z"/>
        </w:rPr>
      </w:pPr>
      <w:r w:rsidRPr="00EB2C9E">
        <w:rPr>
          <w:rFonts w:hint="eastAsia"/>
          <w:color w:val="FF0000"/>
        </w:rPr>
        <w:t>生效</w:t>
      </w:r>
      <w:r w:rsidR="00226433">
        <w:rPr>
          <w:rFonts w:hint="eastAsia"/>
          <w:color w:val="FF0000"/>
        </w:rPr>
        <w:t>优先级</w:t>
      </w:r>
      <w:r>
        <w:rPr>
          <w:rFonts w:hint="eastAsia"/>
        </w:rPr>
        <w:t>：</w:t>
      </w:r>
      <w:r w:rsidR="00EB2C9E">
        <w:rPr>
          <w:rFonts w:hint="eastAsia"/>
        </w:rPr>
        <w:t>单个业务</w:t>
      </w:r>
      <w:r w:rsidR="00EB6061">
        <w:rPr>
          <w:rFonts w:hint="eastAsia"/>
        </w:rPr>
        <w:t>的表</w:t>
      </w:r>
      <w:r w:rsidR="00EB2C9E">
        <w:rPr>
          <w:rFonts w:hint="eastAsia"/>
        </w:rPr>
        <w:t>配置了</w:t>
      </w:r>
      <w:r w:rsidR="00EB2C9E" w:rsidRPr="0085213F">
        <w:t>gridsize</w:t>
      </w:r>
      <w:r w:rsidR="00EB2C9E">
        <w:rPr>
          <w:rFonts w:hint="eastAsia"/>
        </w:rPr>
        <w:t>值，则针对该业务</w:t>
      </w:r>
      <w:r w:rsidR="00EB6061">
        <w:rPr>
          <w:rFonts w:hint="eastAsia"/>
        </w:rPr>
        <w:t>该表</w:t>
      </w:r>
      <w:r w:rsidR="00EB2C9E">
        <w:rPr>
          <w:rFonts w:hint="eastAsia"/>
        </w:rPr>
        <w:t>优先获取</w:t>
      </w:r>
      <w:r w:rsidR="00EB2C9E" w:rsidRPr="0085213F">
        <w:t>gridsize</w:t>
      </w:r>
      <w:r w:rsidR="00EB2C9E">
        <w:rPr>
          <w:rFonts w:hint="eastAsia"/>
        </w:rPr>
        <w:t>作为栅格大小生成</w:t>
      </w:r>
      <w:r w:rsidR="00EB2C9E">
        <w:rPr>
          <w:rFonts w:hint="eastAsia"/>
        </w:rPr>
        <w:t>webgis</w:t>
      </w:r>
      <w:r w:rsidR="00EB2C9E">
        <w:rPr>
          <w:rFonts w:hint="eastAsia"/>
        </w:rPr>
        <w:t>预处理文件；若单个业务未配置</w:t>
      </w:r>
      <w:r w:rsidR="00EB2C9E" w:rsidRPr="0085213F">
        <w:t>gridsize</w:t>
      </w:r>
      <w:r w:rsidR="00EB2C9E">
        <w:rPr>
          <w:rFonts w:hint="eastAsia"/>
        </w:rPr>
        <w:t>值，则获取</w:t>
      </w:r>
      <w:r w:rsidR="00EB2C9E" w:rsidRPr="000370E5">
        <w:t>serviceaddres</w:t>
      </w:r>
      <w:r w:rsidR="00EB2C9E">
        <w:rPr>
          <w:rFonts w:hint="eastAsia"/>
        </w:rPr>
        <w:t>中相应制式的栅格大小；若</w:t>
      </w:r>
      <w:r w:rsidRPr="00CE4619">
        <w:rPr>
          <w:rFonts w:hint="eastAsia"/>
        </w:rPr>
        <w:t>业务和</w:t>
      </w:r>
      <w:r w:rsidR="00EB2C9E" w:rsidRPr="000370E5">
        <w:t>serviceaddres</w:t>
      </w:r>
      <w:r w:rsidRPr="00CE4619">
        <w:rPr>
          <w:rFonts w:hint="eastAsia"/>
        </w:rPr>
        <w:t>配置文件都</w:t>
      </w:r>
      <w:r w:rsidR="00EB2C9E">
        <w:rPr>
          <w:rFonts w:hint="eastAsia"/>
        </w:rPr>
        <w:t>未</w:t>
      </w:r>
      <w:r w:rsidRPr="00CE4619">
        <w:rPr>
          <w:rFonts w:hint="eastAsia"/>
        </w:rPr>
        <w:t>配置栅格大小，</w:t>
      </w:r>
      <w:r w:rsidR="00EB2C9E">
        <w:rPr>
          <w:rFonts w:hint="eastAsia"/>
        </w:rPr>
        <w:t>则</w:t>
      </w:r>
      <w:r w:rsidRPr="00CE4619">
        <w:rPr>
          <w:rFonts w:hint="eastAsia"/>
        </w:rPr>
        <w:t>取默认值</w:t>
      </w:r>
      <w:r w:rsidRPr="00CE4619">
        <w:rPr>
          <w:rFonts w:hint="eastAsia"/>
        </w:rPr>
        <w:t>100</w:t>
      </w:r>
    </w:p>
    <w:p w:rsidR="00731236" w:rsidRDefault="00731236" w:rsidP="00731236">
      <w:pPr>
        <w:pStyle w:val="2"/>
        <w:rPr>
          <w:ins w:id="1818" w:author="王会00041692" w:date="2016-08-10T15:58:00Z"/>
          <w:rStyle w:val="ad"/>
          <w:b/>
        </w:rPr>
      </w:pPr>
      <w:bookmarkStart w:id="1819" w:name="_Toc458502879"/>
      <w:ins w:id="1820" w:author="王会00041692" w:date="2016-08-10T15:58:00Z">
        <w:r w:rsidRPr="008A3010">
          <w:rPr>
            <w:rFonts w:ascii="微软雅黑" w:eastAsia="微软雅黑" w:hAnsi="微软雅黑" w:hint="eastAsia"/>
            <w:b w:val="0"/>
          </w:rPr>
          <w:t>推送表文件到</w:t>
        </w:r>
        <w:r>
          <w:rPr>
            <w:rFonts w:ascii="微软雅黑" w:eastAsia="微软雅黑" w:hAnsi="微软雅黑" w:hint="eastAsia"/>
            <w:b w:val="0"/>
          </w:rPr>
          <w:t>指定</w:t>
        </w:r>
        <w:r w:rsidRPr="008A3010">
          <w:rPr>
            <w:rFonts w:ascii="微软雅黑" w:eastAsia="微软雅黑" w:hAnsi="微软雅黑"/>
            <w:b w:val="0"/>
          </w:rPr>
          <w:t>ftp</w:t>
        </w:r>
        <w:r w:rsidRPr="008A3010">
          <w:rPr>
            <w:rFonts w:ascii="微软雅黑" w:eastAsia="微软雅黑" w:hAnsi="微软雅黑" w:hint="eastAsia"/>
            <w:b w:val="0"/>
          </w:rPr>
          <w:t>服务器</w:t>
        </w:r>
        <w:r>
          <w:rPr>
            <w:rFonts w:ascii="微软雅黑" w:eastAsia="微软雅黑" w:hAnsi="微软雅黑" w:hint="eastAsia"/>
            <w:b w:val="0"/>
          </w:rPr>
          <w:t>说明</w:t>
        </w:r>
        <w:bookmarkEnd w:id="1819"/>
      </w:ins>
    </w:p>
    <w:p w:rsidR="00731236" w:rsidRDefault="00731236" w:rsidP="00731236">
      <w:pPr>
        <w:rPr>
          <w:ins w:id="1821" w:author="王会00041692" w:date="2016-08-10T15:58:00Z"/>
        </w:rPr>
      </w:pPr>
      <w:ins w:id="1822" w:author="王会00041692" w:date="2016-08-10T15:58:00Z">
        <w:r>
          <w:rPr>
            <w:rFonts w:hint="eastAsia"/>
          </w:rPr>
          <w:t>目的：</w:t>
        </w:r>
      </w:ins>
    </w:p>
    <w:p w:rsidR="00731236" w:rsidRDefault="00731236" w:rsidP="00731236">
      <w:pPr>
        <w:ind w:leftChars="268" w:left="563"/>
        <w:rPr>
          <w:ins w:id="1823" w:author="王会00041692" w:date="2016-08-10T15:58:00Z"/>
          <w:rFonts w:ascii="宋体" w:cs="宋体"/>
          <w:color w:val="000000"/>
          <w:kern w:val="0"/>
          <w:sz w:val="20"/>
          <w:szCs w:val="20"/>
        </w:rPr>
      </w:pPr>
      <w:ins w:id="1824" w:author="王会00041692" w:date="2016-08-10T15:58:00Z">
        <w:r>
          <w:rPr>
            <w:rFonts w:ascii="宋体" w:cs="宋体" w:hint="eastAsia"/>
            <w:color w:val="000000"/>
            <w:kern w:val="0"/>
            <w:sz w:val="20"/>
            <w:szCs w:val="20"/>
          </w:rPr>
          <w:t>将业务</w:t>
        </w:r>
        <w:r>
          <w:rPr>
            <w:rFonts w:ascii="宋体" w:cs="宋体"/>
            <w:color w:val="000000"/>
            <w:kern w:val="0"/>
            <w:sz w:val="20"/>
            <w:szCs w:val="20"/>
          </w:rPr>
          <w:t>sql</w:t>
        </w:r>
        <w:r>
          <w:rPr>
            <w:rFonts w:ascii="宋体" w:cs="宋体" w:hint="eastAsia"/>
            <w:color w:val="000000"/>
            <w:kern w:val="0"/>
            <w:sz w:val="20"/>
            <w:szCs w:val="20"/>
          </w:rPr>
          <w:t>算法的计算结果保存为</w:t>
        </w:r>
        <w:r>
          <w:rPr>
            <w:rFonts w:ascii="宋体" w:cs="宋体"/>
            <w:color w:val="000000"/>
            <w:kern w:val="0"/>
            <w:sz w:val="20"/>
            <w:szCs w:val="20"/>
          </w:rPr>
          <w:t>CSV</w:t>
        </w:r>
        <w:r>
          <w:rPr>
            <w:rFonts w:ascii="宋体" w:cs="宋体" w:hint="eastAsia"/>
            <w:color w:val="000000"/>
            <w:kern w:val="0"/>
            <w:sz w:val="20"/>
            <w:szCs w:val="20"/>
          </w:rPr>
          <w:t>文件，并推送到指定</w:t>
        </w:r>
        <w:r>
          <w:rPr>
            <w:rFonts w:ascii="宋体" w:cs="宋体"/>
            <w:color w:val="000000"/>
            <w:kern w:val="0"/>
            <w:sz w:val="20"/>
            <w:szCs w:val="20"/>
          </w:rPr>
          <w:t>ftp</w:t>
        </w:r>
        <w:r>
          <w:rPr>
            <w:rFonts w:ascii="宋体" w:cs="宋体" w:hint="eastAsia"/>
            <w:color w:val="000000"/>
            <w:kern w:val="0"/>
            <w:sz w:val="20"/>
            <w:szCs w:val="20"/>
          </w:rPr>
          <w:t>目录下。输出的</w:t>
        </w:r>
        <w:r>
          <w:rPr>
            <w:rFonts w:ascii="宋体" w:cs="宋体"/>
            <w:color w:val="000000"/>
            <w:kern w:val="0"/>
            <w:sz w:val="20"/>
            <w:szCs w:val="20"/>
          </w:rPr>
          <w:t>CSV</w:t>
        </w:r>
        <w:r>
          <w:rPr>
            <w:rFonts w:ascii="宋体" w:cs="宋体" w:hint="eastAsia"/>
            <w:color w:val="000000"/>
            <w:kern w:val="0"/>
            <w:sz w:val="20"/>
            <w:szCs w:val="20"/>
          </w:rPr>
          <w:t>文件命名规则为：时间</w:t>
        </w:r>
        <w:r>
          <w:rPr>
            <w:rFonts w:ascii="宋体" w:cs="宋体"/>
            <w:color w:val="000000"/>
            <w:kern w:val="0"/>
            <w:sz w:val="20"/>
            <w:szCs w:val="20"/>
          </w:rPr>
          <w:t>+outputtable</w:t>
        </w:r>
        <w:r>
          <w:rPr>
            <w:rFonts w:ascii="宋体" w:cs="宋体" w:hint="eastAsia"/>
            <w:color w:val="000000"/>
            <w:kern w:val="0"/>
            <w:sz w:val="20"/>
            <w:szCs w:val="20"/>
          </w:rPr>
          <w:t>名</w:t>
        </w:r>
        <w:r>
          <w:rPr>
            <w:rFonts w:ascii="宋体" w:cs="宋体"/>
            <w:color w:val="000000"/>
            <w:kern w:val="0"/>
            <w:sz w:val="20"/>
            <w:szCs w:val="20"/>
          </w:rPr>
          <w:t>.csv</w:t>
        </w:r>
        <w:r>
          <w:rPr>
            <w:rFonts w:ascii="宋体" w:cs="宋体" w:hint="eastAsia"/>
            <w:color w:val="000000"/>
            <w:kern w:val="0"/>
            <w:sz w:val="20"/>
            <w:szCs w:val="20"/>
          </w:rPr>
          <w:t>。</w:t>
        </w:r>
      </w:ins>
    </w:p>
    <w:p w:rsidR="00731236" w:rsidRDefault="00731236" w:rsidP="00731236">
      <w:pPr>
        <w:rPr>
          <w:ins w:id="1825" w:author="王会00041692" w:date="2016-08-10T15:58:00Z"/>
          <w:rFonts w:ascii="宋体" w:cs="宋体"/>
          <w:color w:val="000000"/>
          <w:kern w:val="0"/>
          <w:sz w:val="20"/>
          <w:szCs w:val="20"/>
        </w:rPr>
      </w:pPr>
      <w:ins w:id="1826" w:author="王会00041692" w:date="2016-08-10T15:58:00Z">
        <w:r>
          <w:rPr>
            <w:rFonts w:ascii="宋体" w:cs="宋体" w:hint="eastAsia"/>
            <w:color w:val="000000"/>
            <w:kern w:val="0"/>
            <w:sz w:val="20"/>
            <w:szCs w:val="20"/>
          </w:rPr>
          <w:t>配置方式：</w:t>
        </w:r>
      </w:ins>
    </w:p>
    <w:p w:rsidR="00731236" w:rsidRDefault="00731236" w:rsidP="00731236">
      <w:pPr>
        <w:ind w:leftChars="270" w:left="567"/>
        <w:rPr>
          <w:ins w:id="1827" w:author="王会00041692" w:date="2016-08-10T15:58:00Z"/>
        </w:rPr>
      </w:pPr>
      <w:ins w:id="1828" w:author="王会00041692" w:date="2016-08-10T15:58:00Z">
        <w:r>
          <w:rPr>
            <w:rFonts w:hint="eastAsia"/>
          </w:rPr>
          <w:t>1</w:t>
        </w:r>
        <w:r>
          <w:rPr>
            <w:rFonts w:hint="eastAsia"/>
          </w:rPr>
          <w:t>）算法</w:t>
        </w:r>
        <w:r>
          <w:rPr>
            <w:rFonts w:hint="eastAsia"/>
          </w:rPr>
          <w:t>xml</w:t>
        </w:r>
        <w:r>
          <w:rPr>
            <w:rFonts w:hint="eastAsia"/>
          </w:rPr>
          <w:t>中，</w:t>
        </w:r>
        <w:r>
          <w:rPr>
            <w:rFonts w:hint="eastAsia"/>
          </w:rPr>
          <w:t>subtype</w:t>
        </w:r>
        <w:r>
          <w:rPr>
            <w:rFonts w:hint="eastAsia"/>
          </w:rPr>
          <w:t>属性配置为</w:t>
        </w:r>
        <w:r w:rsidRPr="00BE54B7">
          <w:t>fileupload</w:t>
        </w:r>
        <w:r>
          <w:rPr>
            <w:rFonts w:hint="eastAsia"/>
          </w:rPr>
          <w:t>，如</w:t>
        </w:r>
        <w:r w:rsidRPr="00BE54B7">
          <w:t>&lt;algorithminfo subtype="fileupload"&gt;</w:t>
        </w:r>
        <w:r>
          <w:rPr>
            <w:rFonts w:hint="eastAsia"/>
          </w:rPr>
          <w:t>；</w:t>
        </w:r>
      </w:ins>
    </w:p>
    <w:p w:rsidR="00731236" w:rsidRDefault="00731236" w:rsidP="00731236">
      <w:pPr>
        <w:ind w:leftChars="270" w:left="567"/>
        <w:rPr>
          <w:ins w:id="1829" w:author="王会00041692" w:date="2016-08-10T15:58:00Z"/>
        </w:rPr>
      </w:pPr>
      <w:ins w:id="1830" w:author="王会00041692" w:date="2016-08-10T15:58:00Z">
        <w:r>
          <w:rPr>
            <w:rFonts w:hint="eastAsia"/>
          </w:rPr>
          <w:t>2</w:t>
        </w:r>
        <w:r>
          <w:rPr>
            <w:rFonts w:hint="eastAsia"/>
          </w:rPr>
          <w:t>）</w:t>
        </w:r>
        <w:r w:rsidRPr="00BB2B01">
          <w:rPr>
            <w:rFonts w:hint="eastAsia"/>
          </w:rPr>
          <w:t>在</w:t>
        </w:r>
        <w:r w:rsidRPr="00BB2B01">
          <w:t>…/ums-server/utils/vmax-metadata-manager/metadata/config</w:t>
        </w:r>
        <w:r w:rsidRPr="00BB2B01">
          <w:rPr>
            <w:rFonts w:hint="eastAsia"/>
          </w:rPr>
          <w:t>/</w:t>
        </w:r>
        <w:r w:rsidRPr="00BB2B01">
          <w:t>dashboardFtpPath.conf</w:t>
        </w:r>
        <w:r w:rsidRPr="00BB2B01">
          <w:rPr>
            <w:rFonts w:hint="eastAsia"/>
          </w:rPr>
          <w:t>文件中新增</w:t>
        </w:r>
        <w:r w:rsidRPr="00BB2B01">
          <w:rPr>
            <w:rFonts w:hint="eastAsia"/>
          </w:rPr>
          <w:t>ftp</w:t>
        </w:r>
        <w:r w:rsidRPr="00BB2B01">
          <w:rPr>
            <w:rFonts w:hint="eastAsia"/>
          </w:rPr>
          <w:t>服务器相关信息，格式如下；其中</w:t>
        </w:r>
        <w:r>
          <w:rPr>
            <w:rFonts w:hint="eastAsia"/>
          </w:rPr>
          <w:t>i</w:t>
        </w:r>
        <w:r w:rsidRPr="00BB2B01">
          <w:rPr>
            <w:rFonts w:hint="eastAsia"/>
          </w:rPr>
          <w:t>p</w:t>
        </w:r>
        <w:r w:rsidRPr="00BB2B01">
          <w:rPr>
            <w:rFonts w:hint="eastAsia"/>
          </w:rPr>
          <w:t>为</w:t>
        </w:r>
        <w:r w:rsidRPr="00BB2B01">
          <w:rPr>
            <w:rFonts w:hint="eastAsia"/>
          </w:rPr>
          <w:t>ftp</w:t>
        </w:r>
        <w:r w:rsidRPr="00BB2B01">
          <w:rPr>
            <w:rFonts w:hint="eastAsia"/>
          </w:rPr>
          <w:t>服务器地址，</w:t>
        </w:r>
        <w:r w:rsidRPr="00BB2B01">
          <w:rPr>
            <w:rFonts w:hint="eastAsia"/>
          </w:rPr>
          <w:t>port</w:t>
        </w:r>
        <w:r w:rsidRPr="00BB2B01">
          <w:rPr>
            <w:rFonts w:hint="eastAsia"/>
          </w:rPr>
          <w:t>为端口号，</w:t>
        </w:r>
        <w:r w:rsidRPr="00BB2B01">
          <w:rPr>
            <w:rFonts w:hint="eastAsia"/>
          </w:rPr>
          <w:t>user</w:t>
        </w:r>
        <w:r w:rsidRPr="00BB2B01">
          <w:rPr>
            <w:rFonts w:hint="eastAsia"/>
          </w:rPr>
          <w:t>为用户名，</w:t>
        </w:r>
        <w:r w:rsidRPr="00BB2B01">
          <w:rPr>
            <w:rFonts w:hint="eastAsia"/>
          </w:rPr>
          <w:t>pwd</w:t>
        </w:r>
        <w:r w:rsidRPr="00BB2B01">
          <w:rPr>
            <w:rFonts w:hint="eastAsia"/>
          </w:rPr>
          <w:t>为密码，</w:t>
        </w:r>
        <w:r w:rsidRPr="00BB2B01">
          <w:rPr>
            <w:rFonts w:hint="eastAsia"/>
          </w:rPr>
          <w:t>path</w:t>
        </w:r>
        <w:r w:rsidRPr="00BB2B01">
          <w:rPr>
            <w:rFonts w:hint="eastAsia"/>
          </w:rPr>
          <w:t>为</w:t>
        </w:r>
        <w:r w:rsidRPr="00BB2B01">
          <w:rPr>
            <w:rFonts w:hint="eastAsia"/>
          </w:rPr>
          <w:t>ftp</w:t>
        </w:r>
        <w:r w:rsidRPr="00BB2B01">
          <w:rPr>
            <w:rFonts w:hint="eastAsia"/>
          </w:rPr>
          <w:t>上存放的路径；</w:t>
        </w:r>
        <w:r w:rsidRPr="00BB2B01">
          <w:t>如果为空，</w:t>
        </w:r>
        <w:r>
          <w:rPr>
            <w:rFonts w:hint="eastAsia"/>
          </w:rPr>
          <w:t>需</w:t>
        </w:r>
        <w:r w:rsidRPr="00BB2B01">
          <w:t>保留双引号</w:t>
        </w:r>
        <w:r>
          <w:rPr>
            <w:rFonts w:hint="eastAsia"/>
          </w:rPr>
          <w:t>。</w:t>
        </w:r>
      </w:ins>
    </w:p>
    <w:p w:rsidR="00731236" w:rsidRPr="00BB2B01" w:rsidRDefault="00731236" w:rsidP="00731236">
      <w:pPr>
        <w:ind w:leftChars="270" w:left="567"/>
        <w:rPr>
          <w:ins w:id="1831" w:author="王会00041692" w:date="2016-08-10T15:58:00Z"/>
          <w:rFonts w:ascii="宋体" w:cs="宋体"/>
          <w:color w:val="000000"/>
          <w:kern w:val="0"/>
          <w:sz w:val="20"/>
          <w:szCs w:val="20"/>
        </w:rPr>
      </w:pPr>
      <w:ins w:id="1832" w:author="王会00041692" w:date="2016-08-10T15:58:00Z">
        <w:r>
          <w:rPr>
            <w:rFonts w:hint="eastAsia"/>
          </w:rPr>
          <w:t>3</w:t>
        </w:r>
        <w:r>
          <w:rPr>
            <w:rFonts w:hint="eastAsia"/>
          </w:rPr>
          <w:t>）</w:t>
        </w:r>
        <w:r w:rsidRPr="00BB2B01">
          <w:t>dashboardFtpPath.conf</w:t>
        </w:r>
        <w:r>
          <w:rPr>
            <w:rFonts w:hint="eastAsia"/>
          </w:rPr>
          <w:t>中的配置应用于整个系统，配置为</w:t>
        </w:r>
        <w:r w:rsidRPr="00BE54B7">
          <w:t>fileupload</w:t>
        </w:r>
        <w:r>
          <w:rPr>
            <w:rFonts w:hint="eastAsia"/>
          </w:rPr>
          <w:t>业务使用同一套</w:t>
        </w:r>
        <w:r>
          <w:rPr>
            <w:rFonts w:hint="eastAsia"/>
          </w:rPr>
          <w:t>ftp</w:t>
        </w:r>
        <w:r>
          <w:rPr>
            <w:rFonts w:hint="eastAsia"/>
          </w:rPr>
          <w:t>服务器配置。</w:t>
        </w:r>
      </w:ins>
    </w:p>
    <w:p w:rsidR="00731236" w:rsidRPr="003D3FA9" w:rsidRDefault="00650EC6" w:rsidP="00731236">
      <w:pPr>
        <w:ind w:leftChars="337" w:left="708"/>
        <w:rPr>
          <w:ins w:id="1833" w:author="王会00041692" w:date="2016-08-10T15:58:00Z"/>
        </w:rPr>
      </w:pPr>
      <w:ins w:id="1834" w:author="王会00041692" w:date="2016-08-10T15:58:00Z">
        <w:r>
          <w:rPr>
            <w:noProof/>
            <w:rPrChange w:id="1835">
              <w:rPr>
                <w:b/>
                <w:bCs/>
                <w:noProof/>
              </w:rPr>
            </w:rPrChange>
          </w:rPr>
          <w:drawing>
            <wp:inline distT="0" distB="0" distL="0" distR="0">
              <wp:extent cx="1536700" cy="1422400"/>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1536700" cy="1422400"/>
                      </a:xfrm>
                      <a:prstGeom prst="rect">
                        <a:avLst/>
                      </a:prstGeom>
                      <a:noFill/>
                      <a:ln w="9525">
                        <a:noFill/>
                        <a:miter lim="800000"/>
                        <a:headEnd/>
                        <a:tailEnd/>
                      </a:ln>
                    </pic:spPr>
                  </pic:pic>
                </a:graphicData>
              </a:graphic>
            </wp:inline>
          </w:drawing>
        </w:r>
      </w:ins>
    </w:p>
    <w:p w:rsidR="00731236" w:rsidRPr="003D3FA9" w:rsidRDefault="00731236" w:rsidP="00CE4619"/>
    <w:p w:rsidR="00971221" w:rsidRPr="00DA5AB8" w:rsidRDefault="00B613E4" w:rsidP="00971221">
      <w:pPr>
        <w:pStyle w:val="1"/>
        <w:rPr>
          <w:rFonts w:ascii="微软雅黑" w:eastAsia="微软雅黑" w:hAnsi="微软雅黑"/>
          <w:color w:val="000000"/>
          <w:kern w:val="0"/>
          <w:szCs w:val="21"/>
        </w:rPr>
      </w:pPr>
      <w:r>
        <w:rPr>
          <w:rFonts w:ascii="微软雅黑" w:eastAsia="微软雅黑" w:hAnsi="微软雅黑" w:hint="eastAsia"/>
          <w:color w:val="000000"/>
          <w:kern w:val="0"/>
          <w:szCs w:val="21"/>
        </w:rPr>
        <w:t>表升级规范说明</w:t>
      </w:r>
    </w:p>
    <w:p w:rsidR="00635790" w:rsidRDefault="00635790" w:rsidP="00635790">
      <w:pPr>
        <w:pStyle w:val="2"/>
        <w:rPr>
          <w:rFonts w:ascii="微软雅黑" w:eastAsia="微软雅黑" w:hAnsi="微软雅黑"/>
        </w:rPr>
      </w:pPr>
      <w:r w:rsidRPr="00DA5AB8">
        <w:rPr>
          <w:rStyle w:val="ad"/>
          <w:rFonts w:ascii="微软雅黑" w:eastAsia="微软雅黑" w:hAnsi="微软雅黑" w:hint="eastAsia"/>
        </w:rPr>
        <w:t>spark</w:t>
      </w:r>
      <w:r w:rsidRPr="00DA5AB8">
        <w:rPr>
          <w:rFonts w:ascii="微软雅黑" w:eastAsia="微软雅黑" w:hAnsi="微软雅黑" w:hint="eastAsia"/>
        </w:rPr>
        <w:t>表升级规范</w:t>
      </w:r>
    </w:p>
    <w:p w:rsidR="00635790" w:rsidRPr="00BA045A" w:rsidRDefault="00635790" w:rsidP="00635790">
      <w:r w:rsidRPr="00BA045A">
        <w:rPr>
          <w:rStyle w:val="ad"/>
          <w:rFonts w:ascii="微软雅黑" w:eastAsia="微软雅黑" w:hAnsi="微软雅黑" w:cstheme="majorBidi"/>
          <w:b w:val="0"/>
          <w:bCs w:val="0"/>
          <w:noProof/>
          <w:kern w:val="44"/>
          <w:sz w:val="32"/>
          <w:szCs w:val="32"/>
        </w:rPr>
        <w:drawing>
          <wp:inline distT="0" distB="0" distL="0" distR="0">
            <wp:extent cx="5274310" cy="3130718"/>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3130718"/>
                    </a:xfrm>
                    <a:prstGeom prst="rect">
                      <a:avLst/>
                    </a:prstGeom>
                    <a:noFill/>
                    <a:ln w="9525">
                      <a:noFill/>
                      <a:miter lim="800000"/>
                      <a:headEnd/>
                      <a:tailEnd/>
                    </a:ln>
                  </pic:spPr>
                </pic:pic>
              </a:graphicData>
            </a:graphic>
          </wp:inline>
        </w:drawing>
      </w:r>
    </w:p>
    <w:p w:rsidR="00635790" w:rsidRPr="00FD672F" w:rsidRDefault="00635790" w:rsidP="00635790">
      <w:pPr>
        <w:pStyle w:val="a9"/>
        <w:numPr>
          <w:ilvl w:val="0"/>
          <w:numId w:val="10"/>
        </w:numPr>
        <w:ind w:firstLineChars="0"/>
        <w:rPr>
          <w:rFonts w:ascii="微软雅黑" w:eastAsia="微软雅黑" w:hAnsi="微软雅黑"/>
        </w:rPr>
      </w:pPr>
      <w:r w:rsidRPr="00FD672F">
        <w:rPr>
          <w:rFonts w:ascii="微软雅黑" w:eastAsia="微软雅黑" w:hAnsi="微软雅黑" w:hint="eastAsia"/>
        </w:rPr>
        <w:t>汇总表XML 文件中增加"upgrade"字段。"upgrade='true'" 表示表可以升级。"upgrade='false'" 表示表不可以升级。默认不填，表示表可以升级。</w:t>
      </w:r>
    </w:p>
    <w:p w:rsidR="00635790" w:rsidRPr="00FD672F" w:rsidRDefault="00635790" w:rsidP="00635790">
      <w:pPr>
        <w:pStyle w:val="a9"/>
        <w:ind w:left="384" w:firstLineChars="0" w:firstLine="0"/>
        <w:rPr>
          <w:rFonts w:ascii="微软雅黑" w:eastAsia="微软雅黑" w:hAnsi="微软雅黑"/>
        </w:rPr>
      </w:pPr>
      <w:r w:rsidRPr="00FD672F">
        <w:rPr>
          <w:rFonts w:ascii="微软雅黑" w:eastAsia="微软雅黑" w:hAnsi="微软雅黑" w:hint="eastAsia"/>
          <w:color w:val="FF0000"/>
        </w:rPr>
        <w:t>示例</w:t>
      </w:r>
      <w:r>
        <w:rPr>
          <w:rFonts w:ascii="微软雅黑" w:eastAsia="微软雅黑" w:hAnsi="微软雅黑" w:hint="eastAsia"/>
        </w:rPr>
        <w:t>：</w:t>
      </w:r>
    </w:p>
    <w:p w:rsidR="00635790" w:rsidRPr="00DA5AB8" w:rsidRDefault="00635790" w:rsidP="00635790">
      <w:pPr>
        <w:rPr>
          <w:rFonts w:ascii="微软雅黑" w:eastAsia="微软雅黑" w:hAnsi="微软雅黑"/>
        </w:rPr>
      </w:pPr>
      <w:r w:rsidRPr="00DA5AB8">
        <w:rPr>
          <w:rFonts w:ascii="微软雅黑" w:eastAsia="微软雅黑" w:hAnsi="微软雅黑"/>
          <w:noProof/>
        </w:rPr>
        <w:drawing>
          <wp:inline distT="0" distB="0" distL="0" distR="0">
            <wp:extent cx="5274310" cy="604024"/>
            <wp:effectExtent l="19050" t="0" r="2540" b="0"/>
            <wp:docPr id="6" name="图片 11" descr="C:\Users\10177205\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177205\Desktop\捕获.PNG"/>
                    <pic:cNvPicPr>
                      <a:picLocks noChangeAspect="1" noChangeArrowheads="1"/>
                    </pic:cNvPicPr>
                  </pic:nvPicPr>
                  <pic:blipFill>
                    <a:blip r:embed="rId34" cstate="print"/>
                    <a:srcRect/>
                    <a:stretch>
                      <a:fillRect/>
                    </a:stretch>
                  </pic:blipFill>
                  <pic:spPr bwMode="auto">
                    <a:xfrm>
                      <a:off x="0" y="0"/>
                      <a:ext cx="5274310" cy="604024"/>
                    </a:xfrm>
                    <a:prstGeom prst="rect">
                      <a:avLst/>
                    </a:prstGeom>
                    <a:noFill/>
                    <a:ln w="9525">
                      <a:noFill/>
                      <a:miter lim="800000"/>
                      <a:headEnd/>
                      <a:tailEnd/>
                    </a:ln>
                  </pic:spPr>
                </pic:pic>
              </a:graphicData>
            </a:graphic>
          </wp:inline>
        </w:drawing>
      </w:r>
    </w:p>
    <w:p w:rsidR="00635790" w:rsidRPr="00DA5AB8" w:rsidRDefault="00635790" w:rsidP="00635790">
      <w:pPr>
        <w:rPr>
          <w:rFonts w:ascii="微软雅黑" w:eastAsia="微软雅黑" w:hAnsi="微软雅黑"/>
        </w:rPr>
      </w:pPr>
      <w:r>
        <w:rPr>
          <w:rFonts w:ascii="微软雅黑" w:eastAsia="微软雅黑" w:hAnsi="微软雅黑" w:hint="eastAsia"/>
        </w:rPr>
        <w:t>2、</w:t>
      </w:r>
      <w:r w:rsidRPr="00DA5AB8">
        <w:rPr>
          <w:rFonts w:ascii="微软雅黑" w:eastAsia="微软雅黑" w:hAnsi="微软雅黑" w:hint="eastAsia"/>
        </w:rPr>
        <w:t>表XML 文件中增加"fieldid"字段。</w:t>
      </w:r>
      <w:r>
        <w:rPr>
          <w:rFonts w:ascii="微软雅黑" w:eastAsia="微软雅黑" w:hAnsi="微软雅黑" w:hint="eastAsia"/>
        </w:rPr>
        <w:t>修改表字段时，</w:t>
      </w:r>
      <w:r w:rsidRPr="00DA5AB8">
        <w:rPr>
          <w:rFonts w:ascii="微软雅黑" w:eastAsia="微软雅黑" w:hAnsi="微软雅黑" w:hint="eastAsia"/>
        </w:rPr>
        <w:t>fieldid="旧字段名称"；新增的表字段时， fieldid="新增字段名称"。</w:t>
      </w:r>
    </w:p>
    <w:p w:rsidR="00635790" w:rsidRPr="00FD672F" w:rsidRDefault="00635790" w:rsidP="00635790">
      <w:pPr>
        <w:rPr>
          <w:rFonts w:ascii="微软雅黑" w:eastAsia="微软雅黑" w:hAnsi="微软雅黑"/>
          <w:noProof/>
          <w:sz w:val="15"/>
          <w:szCs w:val="15"/>
        </w:rPr>
      </w:pPr>
      <w:r w:rsidRPr="00FD672F">
        <w:rPr>
          <w:rFonts w:ascii="微软雅黑" w:eastAsia="微软雅黑" w:hAnsi="微软雅黑"/>
          <w:noProof/>
          <w:sz w:val="15"/>
          <w:szCs w:val="15"/>
        </w:rPr>
        <w:t>&lt;tablemetadata name="ict_subject_terminalanalysis_data_qoe_month" tabletype="spark"&gt;</w:t>
      </w:r>
    </w:p>
    <w:p w:rsidR="00635790" w:rsidRPr="00FD672F" w:rsidRDefault="00635790" w:rsidP="00635790">
      <w:pPr>
        <w:rPr>
          <w:rFonts w:ascii="微软雅黑" w:eastAsia="微软雅黑" w:hAnsi="微软雅黑"/>
          <w:noProof/>
          <w:sz w:val="15"/>
          <w:szCs w:val="15"/>
        </w:rPr>
      </w:pPr>
      <w:r w:rsidRPr="00FD672F">
        <w:rPr>
          <w:rFonts w:ascii="微软雅黑" w:eastAsia="微软雅黑" w:hAnsi="微软雅黑"/>
          <w:noProof/>
          <w:sz w:val="15"/>
          <w:szCs w:val="15"/>
        </w:rPr>
        <w:tab/>
        <w:t xml:space="preserve">&lt;field </w:t>
      </w:r>
      <w:r w:rsidRPr="00FD672F">
        <w:rPr>
          <w:rFonts w:ascii="微软雅黑" w:eastAsia="微软雅黑" w:hAnsi="微软雅黑"/>
          <w:noProof/>
          <w:color w:val="FF0000"/>
          <w:sz w:val="15"/>
          <w:szCs w:val="15"/>
        </w:rPr>
        <w:t>fieldid="year" fieldname="year"</w:t>
      </w:r>
      <w:r w:rsidRPr="00FD672F">
        <w:rPr>
          <w:rFonts w:ascii="微软雅黑" w:eastAsia="微软雅黑" w:hAnsi="微软雅黑"/>
          <w:noProof/>
          <w:sz w:val="15"/>
          <w:szCs w:val="15"/>
        </w:rPr>
        <w:t xml:space="preserve"> fieldtype="int" notnull="0" length="" isprimarykey="0" description="" algorithm="" source=""/&gt;</w:t>
      </w:r>
      <w:r>
        <w:rPr>
          <w:rFonts w:ascii="微软雅黑" w:eastAsia="微软雅黑" w:hAnsi="微软雅黑" w:hint="eastAsia"/>
          <w:noProof/>
          <w:sz w:val="15"/>
          <w:szCs w:val="15"/>
        </w:rPr>
        <w:t xml:space="preserve"> &lt;--</w:t>
      </w:r>
      <w:r w:rsidRPr="00FD672F">
        <w:rPr>
          <w:rFonts w:ascii="微软雅黑" w:eastAsia="微软雅黑" w:hAnsi="微软雅黑" w:hint="eastAsia"/>
          <w:b/>
          <w:noProof/>
          <w:color w:val="FF0000"/>
          <w:sz w:val="15"/>
          <w:szCs w:val="15"/>
        </w:rPr>
        <w:t>新增表字段示例</w:t>
      </w:r>
      <w:r>
        <w:rPr>
          <w:rFonts w:ascii="微软雅黑" w:eastAsia="微软雅黑" w:hAnsi="微软雅黑" w:hint="eastAsia"/>
          <w:noProof/>
          <w:sz w:val="15"/>
          <w:szCs w:val="15"/>
        </w:rPr>
        <w:t xml:space="preserve"> /--&gt;</w:t>
      </w:r>
    </w:p>
    <w:p w:rsidR="00635790" w:rsidRPr="00FD672F" w:rsidRDefault="00635790" w:rsidP="00635790">
      <w:pPr>
        <w:rPr>
          <w:rFonts w:ascii="微软雅黑" w:eastAsia="微软雅黑" w:hAnsi="微软雅黑"/>
          <w:noProof/>
          <w:sz w:val="15"/>
          <w:szCs w:val="15"/>
        </w:rPr>
      </w:pPr>
      <w:r w:rsidRPr="00FD672F">
        <w:rPr>
          <w:rFonts w:ascii="微软雅黑" w:eastAsia="微软雅黑" w:hAnsi="微软雅黑"/>
          <w:noProof/>
          <w:sz w:val="15"/>
          <w:szCs w:val="15"/>
        </w:rPr>
        <w:tab/>
        <w:t xml:space="preserve">&lt;field </w:t>
      </w:r>
      <w:r w:rsidRPr="00FD672F">
        <w:rPr>
          <w:rFonts w:ascii="微软雅黑" w:eastAsia="微软雅黑" w:hAnsi="微软雅黑"/>
          <w:noProof/>
          <w:color w:val="FF0000"/>
          <w:sz w:val="15"/>
          <w:szCs w:val="15"/>
        </w:rPr>
        <w:t>fieldid="month" fieldname="newmonth"</w:t>
      </w:r>
      <w:r w:rsidRPr="00FD672F">
        <w:rPr>
          <w:rFonts w:ascii="微软雅黑" w:eastAsia="微软雅黑" w:hAnsi="微软雅黑"/>
          <w:noProof/>
          <w:sz w:val="15"/>
          <w:szCs w:val="15"/>
        </w:rPr>
        <w:t xml:space="preserve"> fieldtype="int" notnull="0" length="" isprimarykey="0" description="" algorithm="" source=""/&gt;</w:t>
      </w:r>
      <w:r>
        <w:rPr>
          <w:rFonts w:ascii="微软雅黑" w:eastAsia="微软雅黑" w:hAnsi="微软雅黑" w:hint="eastAsia"/>
          <w:noProof/>
          <w:sz w:val="15"/>
          <w:szCs w:val="15"/>
        </w:rPr>
        <w:t xml:space="preserve">  &lt;--</w:t>
      </w:r>
      <w:r>
        <w:rPr>
          <w:rFonts w:ascii="微软雅黑" w:eastAsia="微软雅黑" w:hAnsi="微软雅黑" w:hint="eastAsia"/>
          <w:b/>
          <w:noProof/>
          <w:color w:val="FF0000"/>
          <w:sz w:val="15"/>
          <w:szCs w:val="15"/>
        </w:rPr>
        <w:t>修改</w:t>
      </w:r>
      <w:r w:rsidRPr="00FD672F">
        <w:rPr>
          <w:rFonts w:ascii="微软雅黑" w:eastAsia="微软雅黑" w:hAnsi="微软雅黑" w:hint="eastAsia"/>
          <w:b/>
          <w:noProof/>
          <w:color w:val="FF0000"/>
          <w:sz w:val="15"/>
          <w:szCs w:val="15"/>
        </w:rPr>
        <w:t>表字段示例</w:t>
      </w:r>
      <w:r>
        <w:rPr>
          <w:rFonts w:ascii="微软雅黑" w:eastAsia="微软雅黑" w:hAnsi="微软雅黑" w:hint="eastAsia"/>
          <w:noProof/>
          <w:sz w:val="15"/>
          <w:szCs w:val="15"/>
        </w:rPr>
        <w:t xml:space="preserve"> /--&gt;</w:t>
      </w:r>
    </w:p>
    <w:p w:rsidR="00635790" w:rsidRPr="00FD672F" w:rsidRDefault="00635790" w:rsidP="00635790">
      <w:pPr>
        <w:rPr>
          <w:rFonts w:ascii="微软雅黑" w:eastAsia="微软雅黑" w:hAnsi="微软雅黑"/>
          <w:noProof/>
          <w:sz w:val="15"/>
          <w:szCs w:val="15"/>
        </w:rPr>
      </w:pPr>
      <w:r w:rsidRPr="00FD672F">
        <w:rPr>
          <w:rFonts w:ascii="微软雅黑" w:eastAsia="微软雅黑" w:hAnsi="微软雅黑"/>
          <w:noProof/>
          <w:sz w:val="15"/>
          <w:szCs w:val="15"/>
        </w:rPr>
        <w:tab/>
        <w:t>&lt;field fieldid="province" fieldname="province" fieldtype="string" notnull="0" length="" isprimarykey="0" description="" algorithm="" source=""/&gt;</w:t>
      </w:r>
    </w:p>
    <w:p w:rsidR="00635790" w:rsidRPr="00FD672F" w:rsidRDefault="00635790" w:rsidP="00635790">
      <w:pPr>
        <w:rPr>
          <w:rFonts w:ascii="微软雅黑" w:eastAsia="微软雅黑" w:hAnsi="微软雅黑"/>
          <w:noProof/>
          <w:sz w:val="15"/>
          <w:szCs w:val="15"/>
        </w:rPr>
      </w:pPr>
      <w:r w:rsidRPr="00FD672F">
        <w:rPr>
          <w:rFonts w:ascii="微软雅黑" w:eastAsia="微软雅黑" w:hAnsi="微软雅黑"/>
          <w:noProof/>
          <w:sz w:val="15"/>
          <w:szCs w:val="15"/>
        </w:rPr>
        <w:t>&lt;/tablemetadata&gt;</w:t>
      </w:r>
      <w:r w:rsidRPr="00FD672F">
        <w:rPr>
          <w:rFonts w:ascii="微软雅黑" w:eastAsia="微软雅黑" w:hAnsi="微软雅黑" w:hint="eastAsia"/>
          <w:noProof/>
          <w:sz w:val="15"/>
          <w:szCs w:val="15"/>
        </w:rPr>
        <w:t xml:space="preserve"> </w:t>
      </w:r>
    </w:p>
    <w:p w:rsidR="00635790" w:rsidRPr="00DA5AB8" w:rsidRDefault="00635790" w:rsidP="00635790">
      <w:pPr>
        <w:rPr>
          <w:rFonts w:ascii="微软雅黑" w:eastAsia="微软雅黑" w:hAnsi="微软雅黑"/>
        </w:rPr>
      </w:pPr>
      <w:r>
        <w:rPr>
          <w:rFonts w:ascii="微软雅黑" w:eastAsia="微软雅黑" w:hAnsi="微软雅黑" w:hint="eastAsia"/>
        </w:rPr>
        <w:t>3、</w:t>
      </w:r>
      <w:r w:rsidRPr="00DA5AB8">
        <w:rPr>
          <w:rFonts w:ascii="微软雅黑" w:eastAsia="微软雅黑" w:hAnsi="微软雅黑" w:hint="eastAsia"/>
        </w:rPr>
        <w:t>用户在修改表字段的时候，需要保证新字段的"名称"、"类型" 准确，元数据不检查数据类型转换的可行性。例如原值为bigint类型，修改后为int类型，是否成功不做检查。</w:t>
      </w:r>
    </w:p>
    <w:p w:rsidR="00635790" w:rsidRPr="00DA5AB8" w:rsidRDefault="00635790" w:rsidP="00635790">
      <w:pPr>
        <w:rPr>
          <w:rFonts w:ascii="微软雅黑" w:eastAsia="微软雅黑" w:hAnsi="微软雅黑"/>
          <w:b/>
        </w:rPr>
      </w:pPr>
      <w:r w:rsidRPr="00DA5AB8">
        <w:rPr>
          <w:rFonts w:ascii="微软雅黑" w:eastAsia="微软雅黑" w:hAnsi="微软雅黑" w:hint="eastAsia"/>
          <w:b/>
        </w:rPr>
        <w:t>支持对表修改的操作：</w:t>
      </w:r>
    </w:p>
    <w:p w:rsidR="00635790" w:rsidRPr="00DA5AB8" w:rsidRDefault="00635790" w:rsidP="00635790">
      <w:pPr>
        <w:rPr>
          <w:rFonts w:ascii="微软雅黑" w:eastAsia="微软雅黑" w:hAnsi="微软雅黑"/>
        </w:rPr>
      </w:pPr>
      <w:r>
        <w:rPr>
          <w:rFonts w:ascii="微软雅黑" w:eastAsia="微软雅黑" w:hAnsi="微软雅黑" w:hint="eastAsia"/>
        </w:rPr>
        <w:t>1）</w:t>
      </w:r>
      <w:r w:rsidRPr="00DA5AB8">
        <w:rPr>
          <w:rFonts w:ascii="微软雅黑" w:eastAsia="微软雅黑" w:hAnsi="微软雅黑" w:hint="eastAsia"/>
        </w:rPr>
        <w:t>增加字段：</w:t>
      </w:r>
      <w:r w:rsidRPr="00DA5AB8">
        <w:rPr>
          <w:rFonts w:ascii="微软雅黑" w:eastAsia="微软雅黑" w:hAnsi="微软雅黑" w:hint="eastAsia"/>
          <w:color w:val="FF0000"/>
        </w:rPr>
        <w:t>表XML</w:t>
      </w:r>
      <w:r w:rsidRPr="00DA5AB8">
        <w:rPr>
          <w:rFonts w:ascii="微软雅黑" w:eastAsia="微软雅黑" w:hAnsi="微软雅黑" w:hint="eastAsia"/>
        </w:rPr>
        <w:t>在表最后增加一条&lt;field/&gt;。</w:t>
      </w:r>
    </w:p>
    <w:p w:rsidR="00635790" w:rsidRPr="00404697" w:rsidRDefault="00635790" w:rsidP="00635790">
      <w:pPr>
        <w:ind w:firstLineChars="150" w:firstLine="315"/>
        <w:rPr>
          <w:rFonts w:ascii="微软雅黑" w:eastAsia="微软雅黑" w:hAnsi="微软雅黑"/>
        </w:rPr>
      </w:pPr>
      <w:r w:rsidRPr="00DA5AB8">
        <w:rPr>
          <w:rFonts w:ascii="微软雅黑" w:eastAsia="微软雅黑" w:hAnsi="微软雅黑" w:hint="eastAsia"/>
        </w:rPr>
        <w:t>如</w:t>
      </w:r>
      <w:r w:rsidRPr="00DA5AB8">
        <w:rPr>
          <w:rFonts w:ascii="微软雅黑" w:eastAsia="微软雅黑" w:hAnsi="微软雅黑" w:hint="eastAsia"/>
          <w:color w:val="FF0000"/>
        </w:rPr>
        <w:t>&lt;field fieldid="days" fieldname="days" fieldtype="int".../&gt;</w:t>
      </w:r>
    </w:p>
    <w:p w:rsidR="00635790" w:rsidRPr="00DA5AB8" w:rsidRDefault="00635790" w:rsidP="00635790">
      <w:pPr>
        <w:rPr>
          <w:rFonts w:ascii="微软雅黑" w:eastAsia="微软雅黑" w:hAnsi="微软雅黑"/>
        </w:rPr>
      </w:pPr>
      <w:r>
        <w:rPr>
          <w:rFonts w:ascii="微软雅黑" w:eastAsia="微软雅黑" w:hAnsi="微软雅黑" w:hint="eastAsia"/>
        </w:rPr>
        <w:t>2）</w:t>
      </w:r>
      <w:r w:rsidRPr="00DA5AB8">
        <w:rPr>
          <w:rFonts w:ascii="微软雅黑" w:eastAsia="微软雅黑" w:hAnsi="微软雅黑" w:hint="eastAsia"/>
        </w:rPr>
        <w:t>修改表字段（</w:t>
      </w:r>
      <w:r>
        <w:rPr>
          <w:rFonts w:ascii="微软雅黑" w:eastAsia="微软雅黑" w:hAnsi="微软雅黑" w:hint="eastAsia"/>
        </w:rPr>
        <w:t>只能修改</w:t>
      </w:r>
      <w:r w:rsidRPr="00DA5AB8">
        <w:rPr>
          <w:rFonts w:ascii="微软雅黑" w:eastAsia="微软雅黑" w:hAnsi="微软雅黑" w:hint="eastAsia"/>
        </w:rPr>
        <w:t>名称</w:t>
      </w:r>
      <w:r>
        <w:rPr>
          <w:rFonts w:ascii="微软雅黑" w:eastAsia="微软雅黑" w:hAnsi="微软雅黑" w:hint="eastAsia"/>
        </w:rPr>
        <w:t>，不能修改类型</w:t>
      </w:r>
      <w:r w:rsidRPr="00DA5AB8">
        <w:rPr>
          <w:rFonts w:ascii="微软雅黑" w:eastAsia="微软雅黑" w:hAnsi="微软雅黑" w:hint="eastAsia"/>
        </w:rPr>
        <w:t>）：在</w:t>
      </w:r>
      <w:r w:rsidRPr="00DA5AB8">
        <w:rPr>
          <w:rFonts w:ascii="微软雅黑" w:eastAsia="微软雅黑" w:hAnsi="微软雅黑" w:hint="eastAsia"/>
          <w:color w:val="FF0000"/>
        </w:rPr>
        <w:t>表XML</w:t>
      </w:r>
      <w:r w:rsidRPr="00DA5AB8">
        <w:rPr>
          <w:rFonts w:ascii="微软雅黑" w:eastAsia="微软雅黑" w:hAnsi="微软雅黑" w:hint="eastAsia"/>
        </w:rPr>
        <w:t>中修改对应字段的&lt;field/&gt;属性。</w:t>
      </w:r>
    </w:p>
    <w:p w:rsidR="00635790" w:rsidRPr="00DA5AB8" w:rsidRDefault="00635790" w:rsidP="00635790">
      <w:pPr>
        <w:ind w:firstLineChars="150" w:firstLine="315"/>
        <w:rPr>
          <w:rFonts w:ascii="微软雅黑" w:eastAsia="微软雅黑" w:hAnsi="微软雅黑"/>
        </w:rPr>
      </w:pPr>
      <w:r w:rsidRPr="00DA5AB8">
        <w:rPr>
          <w:rFonts w:ascii="微软雅黑" w:eastAsia="微软雅黑" w:hAnsi="微软雅黑" w:hint="eastAsia"/>
        </w:rPr>
        <w:t xml:space="preserve">如源表字段：&lt;field </w:t>
      </w:r>
      <w:r w:rsidRPr="00DA5AB8">
        <w:rPr>
          <w:rFonts w:ascii="微软雅黑" w:eastAsia="微软雅黑" w:hAnsi="微软雅黑"/>
        </w:rPr>
        <w:t>fieldid</w:t>
      </w:r>
      <w:r w:rsidRPr="00DA5AB8">
        <w:rPr>
          <w:rFonts w:ascii="微软雅黑" w:eastAsia="微软雅黑" w:hAnsi="微软雅黑" w:hint="eastAsia"/>
        </w:rPr>
        <w:t xml:space="preserve"> ="days" fieldname="</w:t>
      </w:r>
      <w:r w:rsidRPr="00DA5AB8">
        <w:rPr>
          <w:rFonts w:ascii="微软雅黑" w:eastAsia="微软雅黑" w:hAnsi="微软雅黑" w:hint="eastAsia"/>
          <w:color w:val="FF0000"/>
        </w:rPr>
        <w:t>days</w:t>
      </w:r>
      <w:r w:rsidRPr="00DA5AB8">
        <w:rPr>
          <w:rFonts w:ascii="微软雅黑" w:eastAsia="微软雅黑" w:hAnsi="微软雅黑" w:hint="eastAsia"/>
        </w:rPr>
        <w:t>" fieldtype="</w:t>
      </w:r>
      <w:r w:rsidRPr="005176ED">
        <w:rPr>
          <w:rFonts w:ascii="微软雅黑" w:eastAsia="微软雅黑" w:hAnsi="微软雅黑" w:hint="eastAsia"/>
        </w:rPr>
        <w:t>int</w:t>
      </w:r>
      <w:r w:rsidRPr="00DA5AB8">
        <w:rPr>
          <w:rFonts w:ascii="微软雅黑" w:eastAsia="微软雅黑" w:hAnsi="微软雅黑" w:hint="eastAsia"/>
        </w:rPr>
        <w:t>".../&gt;</w:t>
      </w:r>
    </w:p>
    <w:p w:rsidR="00635790" w:rsidRPr="00DA5AB8" w:rsidRDefault="00635790" w:rsidP="00635790">
      <w:pPr>
        <w:ind w:firstLineChars="150" w:firstLine="315"/>
        <w:rPr>
          <w:rFonts w:ascii="微软雅黑" w:eastAsia="微软雅黑" w:hAnsi="微软雅黑"/>
        </w:rPr>
      </w:pPr>
      <w:r w:rsidRPr="00DA5AB8">
        <w:rPr>
          <w:rFonts w:ascii="微软雅黑" w:eastAsia="微软雅黑" w:hAnsi="微软雅黑" w:hint="eastAsia"/>
        </w:rPr>
        <w:t xml:space="preserve">修改后字段：&lt;field </w:t>
      </w:r>
      <w:r w:rsidRPr="00DA5AB8">
        <w:rPr>
          <w:rFonts w:ascii="微软雅黑" w:eastAsia="微软雅黑" w:hAnsi="微软雅黑"/>
        </w:rPr>
        <w:t>fieldid</w:t>
      </w:r>
      <w:r w:rsidRPr="00DA5AB8">
        <w:rPr>
          <w:rFonts w:ascii="微软雅黑" w:eastAsia="微软雅黑" w:hAnsi="微软雅黑" w:hint="eastAsia"/>
        </w:rPr>
        <w:t xml:space="preserve"> ="days" fieldname="</w:t>
      </w:r>
      <w:r w:rsidRPr="00DA5AB8">
        <w:rPr>
          <w:rFonts w:ascii="微软雅黑" w:eastAsia="微软雅黑" w:hAnsi="微软雅黑" w:hint="eastAsia"/>
          <w:color w:val="FF0000"/>
        </w:rPr>
        <w:t>dayByDay</w:t>
      </w:r>
      <w:r w:rsidRPr="00DA5AB8">
        <w:rPr>
          <w:rFonts w:ascii="微软雅黑" w:eastAsia="微软雅黑" w:hAnsi="微软雅黑" w:hint="eastAsia"/>
        </w:rPr>
        <w:t>" fieldtype="</w:t>
      </w:r>
      <w:r w:rsidRPr="005176ED">
        <w:rPr>
          <w:rFonts w:ascii="微软雅黑" w:eastAsia="微软雅黑" w:hAnsi="微软雅黑" w:hint="eastAsia"/>
        </w:rPr>
        <w:t xml:space="preserve"> int</w:t>
      </w:r>
      <w:r w:rsidRPr="00DA5AB8">
        <w:rPr>
          <w:rFonts w:ascii="微软雅黑" w:eastAsia="微软雅黑" w:hAnsi="微软雅黑" w:hint="eastAsia"/>
        </w:rPr>
        <w:t xml:space="preserve"> ".../&gt;</w:t>
      </w:r>
    </w:p>
    <w:p w:rsidR="00635790" w:rsidRPr="00DA5AB8" w:rsidRDefault="00635790" w:rsidP="00635790">
      <w:pPr>
        <w:rPr>
          <w:rFonts w:ascii="微软雅黑" w:eastAsia="微软雅黑" w:hAnsi="微软雅黑"/>
        </w:rPr>
      </w:pPr>
      <w:r>
        <w:rPr>
          <w:rFonts w:ascii="微软雅黑" w:eastAsia="微软雅黑" w:hAnsi="微软雅黑" w:hint="eastAsia"/>
        </w:rPr>
        <w:t>3）</w:t>
      </w:r>
      <w:r w:rsidRPr="00DA5AB8">
        <w:rPr>
          <w:rFonts w:ascii="微软雅黑" w:eastAsia="微软雅黑" w:hAnsi="微软雅黑" w:hint="eastAsia"/>
        </w:rPr>
        <w:t>修改表类型：新生成的</w:t>
      </w:r>
      <w:r w:rsidRPr="00DA5AB8">
        <w:rPr>
          <w:rFonts w:ascii="微软雅黑" w:eastAsia="微软雅黑" w:hAnsi="微软雅黑" w:hint="eastAsia"/>
          <w:color w:val="FF0000"/>
        </w:rPr>
        <w:t>汇总表XML</w:t>
      </w:r>
      <w:r w:rsidRPr="00DA5AB8">
        <w:rPr>
          <w:rFonts w:ascii="微软雅黑" w:eastAsia="微软雅黑" w:hAnsi="微软雅黑" w:hint="eastAsia"/>
        </w:rPr>
        <w:t>中isexternal属性值的修改。</w:t>
      </w:r>
    </w:p>
    <w:p w:rsidR="00635790" w:rsidRPr="00DA5AB8" w:rsidRDefault="00635790" w:rsidP="00635790">
      <w:pPr>
        <w:ind w:firstLineChars="150" w:firstLine="315"/>
        <w:rPr>
          <w:rFonts w:ascii="微软雅黑" w:eastAsia="微软雅黑" w:hAnsi="微软雅黑"/>
        </w:rPr>
      </w:pPr>
      <w:r w:rsidRPr="00DA5AB8">
        <w:rPr>
          <w:rFonts w:ascii="微软雅黑" w:eastAsia="微软雅黑" w:hAnsi="微软雅黑" w:hint="eastAsia"/>
        </w:rPr>
        <w:t>内部表转变为外部表: isexternal="0" -&gt; isexternal="1"</w:t>
      </w:r>
    </w:p>
    <w:p w:rsidR="00635790" w:rsidRPr="00DA5AB8" w:rsidRDefault="00635790" w:rsidP="00635790">
      <w:pPr>
        <w:ind w:firstLineChars="150" w:firstLine="315"/>
        <w:rPr>
          <w:rFonts w:ascii="微软雅黑" w:eastAsia="微软雅黑" w:hAnsi="微软雅黑"/>
        </w:rPr>
      </w:pPr>
      <w:r w:rsidRPr="00DA5AB8">
        <w:rPr>
          <w:rFonts w:ascii="微软雅黑" w:eastAsia="微软雅黑" w:hAnsi="微软雅黑" w:hint="eastAsia"/>
        </w:rPr>
        <w:t>外部表转变为内部表: isexternal="0"</w:t>
      </w:r>
    </w:p>
    <w:p w:rsidR="00635790" w:rsidRPr="00DA5AB8" w:rsidRDefault="00635790" w:rsidP="00635790">
      <w:pPr>
        <w:rPr>
          <w:rFonts w:ascii="微软雅黑" w:eastAsia="微软雅黑" w:hAnsi="微软雅黑"/>
          <w:b/>
        </w:rPr>
      </w:pPr>
      <w:r w:rsidRPr="00DA5AB8">
        <w:rPr>
          <w:rFonts w:ascii="微软雅黑" w:eastAsia="微软雅黑" w:hAnsi="微软雅黑" w:hint="eastAsia"/>
          <w:b/>
        </w:rPr>
        <w:t>不支持对表修改的操作：</w:t>
      </w:r>
    </w:p>
    <w:p w:rsidR="00635790" w:rsidRPr="00DA5AB8" w:rsidRDefault="00635790" w:rsidP="00635790">
      <w:pPr>
        <w:rPr>
          <w:rFonts w:ascii="微软雅黑" w:eastAsia="微软雅黑" w:hAnsi="微软雅黑"/>
        </w:rPr>
      </w:pPr>
      <w:r>
        <w:rPr>
          <w:rFonts w:ascii="微软雅黑" w:eastAsia="微软雅黑" w:hAnsi="微软雅黑" w:hint="eastAsia"/>
        </w:rPr>
        <w:t>1）</w:t>
      </w:r>
      <w:r w:rsidRPr="00DA5AB8">
        <w:rPr>
          <w:rFonts w:ascii="微软雅黑" w:eastAsia="微软雅黑" w:hAnsi="微软雅黑" w:hint="eastAsia"/>
        </w:rPr>
        <w:t>对表分区的操作：增加、删除</w:t>
      </w:r>
      <w:r>
        <w:rPr>
          <w:rFonts w:ascii="微软雅黑" w:eastAsia="微软雅黑" w:hAnsi="微软雅黑" w:hint="eastAsia"/>
        </w:rPr>
        <w:t>、修改</w:t>
      </w:r>
    </w:p>
    <w:p w:rsidR="00635790" w:rsidRPr="00DA5AB8" w:rsidRDefault="00635790" w:rsidP="00635790">
      <w:pPr>
        <w:rPr>
          <w:rFonts w:ascii="微软雅黑" w:eastAsia="微软雅黑" w:hAnsi="微软雅黑"/>
        </w:rPr>
      </w:pPr>
      <w:r>
        <w:rPr>
          <w:rFonts w:ascii="微软雅黑" w:eastAsia="微软雅黑" w:hAnsi="微软雅黑" w:hint="eastAsia"/>
        </w:rPr>
        <w:t>2）</w:t>
      </w:r>
      <w:r w:rsidRPr="00DA5AB8">
        <w:rPr>
          <w:rFonts w:ascii="微软雅黑" w:eastAsia="微软雅黑" w:hAnsi="微软雅黑" w:hint="eastAsia"/>
        </w:rPr>
        <w:t>删除 表字段</w:t>
      </w:r>
    </w:p>
    <w:p w:rsidR="00635790" w:rsidRDefault="00635790" w:rsidP="00635790">
      <w:pPr>
        <w:rPr>
          <w:rFonts w:ascii="微软雅黑" w:eastAsia="微软雅黑" w:hAnsi="微软雅黑"/>
        </w:rPr>
      </w:pPr>
      <w:r>
        <w:rPr>
          <w:rFonts w:ascii="微软雅黑" w:eastAsia="微软雅黑" w:hAnsi="微软雅黑" w:hint="eastAsia"/>
        </w:rPr>
        <w:t>3）</w:t>
      </w:r>
      <w:r w:rsidRPr="00DA5AB8">
        <w:rPr>
          <w:rFonts w:ascii="微软雅黑" w:eastAsia="微软雅黑" w:hAnsi="微软雅黑" w:hint="eastAsia"/>
        </w:rPr>
        <w:t>修改数据源 ：location、storedtype</w:t>
      </w:r>
    </w:p>
    <w:p w:rsidR="00635790" w:rsidRDefault="00635790" w:rsidP="00635790">
      <w:pPr>
        <w:rPr>
          <w:rFonts w:ascii="微软雅黑" w:eastAsia="微软雅黑" w:hAnsi="微软雅黑"/>
        </w:rPr>
      </w:pPr>
      <w:r>
        <w:rPr>
          <w:rFonts w:ascii="微软雅黑" w:eastAsia="微软雅黑" w:hAnsi="微软雅黑" w:hint="eastAsia"/>
        </w:rPr>
        <w:t>4）不支持删除表</w:t>
      </w:r>
    </w:p>
    <w:p w:rsidR="00635790" w:rsidRDefault="00635790" w:rsidP="00635790">
      <w:pPr>
        <w:pStyle w:val="2"/>
        <w:rPr>
          <w:rFonts w:ascii="微软雅黑" w:eastAsia="微软雅黑" w:hAnsi="微软雅黑"/>
          <w:kern w:val="0"/>
          <w:sz w:val="30"/>
        </w:rPr>
      </w:pPr>
      <w:r w:rsidRPr="00DA5AB8">
        <w:rPr>
          <w:rStyle w:val="ad"/>
          <w:rFonts w:ascii="微软雅黑" w:eastAsia="微软雅黑" w:hAnsi="微软雅黑" w:hint="eastAsia"/>
        </w:rPr>
        <w:t>Sybase</w:t>
      </w:r>
      <w:r w:rsidRPr="00DA5AB8">
        <w:rPr>
          <w:rFonts w:ascii="微软雅黑" w:eastAsia="微软雅黑" w:hAnsi="微软雅黑" w:hint="eastAsia"/>
          <w:kern w:val="0"/>
          <w:sz w:val="30"/>
        </w:rPr>
        <w:t>/Gbase表升级规范</w:t>
      </w:r>
    </w:p>
    <w:p w:rsidR="00635790" w:rsidRPr="00BA045A" w:rsidRDefault="00635790" w:rsidP="00635790">
      <w:r w:rsidRPr="00BA045A">
        <w:rPr>
          <w:noProof/>
        </w:rPr>
        <w:drawing>
          <wp:inline distT="0" distB="0" distL="0" distR="0">
            <wp:extent cx="5274310" cy="2067565"/>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274310" cy="2067565"/>
                    </a:xfrm>
                    <a:prstGeom prst="rect">
                      <a:avLst/>
                    </a:prstGeom>
                    <a:noFill/>
                    <a:ln w="9525">
                      <a:noFill/>
                      <a:miter lim="800000"/>
                      <a:headEnd/>
                      <a:tailEnd/>
                    </a:ln>
                  </pic:spPr>
                </pic:pic>
              </a:graphicData>
            </a:graphic>
          </wp:inline>
        </w:drawing>
      </w:r>
    </w:p>
    <w:p w:rsidR="00635790" w:rsidRPr="005C56FD" w:rsidRDefault="00635790" w:rsidP="00635790">
      <w:pPr>
        <w:pStyle w:val="a9"/>
        <w:numPr>
          <w:ilvl w:val="0"/>
          <w:numId w:val="11"/>
        </w:numPr>
        <w:ind w:firstLineChars="0"/>
        <w:rPr>
          <w:rFonts w:ascii="微软雅黑" w:eastAsia="微软雅黑" w:hAnsi="微软雅黑"/>
        </w:rPr>
      </w:pPr>
      <w:r w:rsidRPr="005C56FD">
        <w:rPr>
          <w:rFonts w:ascii="微软雅黑" w:eastAsia="微软雅黑" w:hAnsi="微软雅黑" w:hint="eastAsia"/>
        </w:rPr>
        <w:t>汇总表XML 文件中增加"upgrade"字段。"upgrade='true'" 表示表可以升级。"upgrade='false'" 表示表不可以升级。默认不填，表示表可以升级。</w:t>
      </w:r>
    </w:p>
    <w:p w:rsidR="00635790" w:rsidRPr="005C56FD" w:rsidRDefault="00635790" w:rsidP="00635790">
      <w:pPr>
        <w:pStyle w:val="a9"/>
        <w:ind w:left="384" w:firstLineChars="0" w:firstLine="0"/>
        <w:rPr>
          <w:rFonts w:ascii="微软雅黑" w:eastAsia="微软雅黑" w:hAnsi="微软雅黑"/>
        </w:rPr>
      </w:pPr>
      <w:r w:rsidRPr="00FD672F">
        <w:rPr>
          <w:rFonts w:ascii="微软雅黑" w:eastAsia="微软雅黑" w:hAnsi="微软雅黑" w:hint="eastAsia"/>
          <w:color w:val="FF0000"/>
        </w:rPr>
        <w:t>示例</w:t>
      </w:r>
      <w:r>
        <w:rPr>
          <w:rFonts w:ascii="微软雅黑" w:eastAsia="微软雅黑" w:hAnsi="微软雅黑" w:hint="eastAsia"/>
        </w:rPr>
        <w:t>：</w:t>
      </w:r>
    </w:p>
    <w:p w:rsidR="00635790" w:rsidRPr="00DA5AB8" w:rsidRDefault="00635790" w:rsidP="00635790">
      <w:pPr>
        <w:rPr>
          <w:rFonts w:ascii="微软雅黑" w:eastAsia="微软雅黑" w:hAnsi="微软雅黑"/>
        </w:rPr>
      </w:pPr>
      <w:r w:rsidRPr="00DA5AB8">
        <w:rPr>
          <w:rFonts w:ascii="微软雅黑" w:eastAsia="微软雅黑" w:hAnsi="微软雅黑"/>
          <w:noProof/>
        </w:rPr>
        <w:drawing>
          <wp:inline distT="0" distB="0" distL="0" distR="0">
            <wp:extent cx="5274310" cy="604024"/>
            <wp:effectExtent l="19050" t="0" r="2540" b="0"/>
            <wp:docPr id="7" name="图片 11" descr="C:\Users\10177205\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177205\Desktop\捕获.PNG"/>
                    <pic:cNvPicPr>
                      <a:picLocks noChangeAspect="1" noChangeArrowheads="1"/>
                    </pic:cNvPicPr>
                  </pic:nvPicPr>
                  <pic:blipFill>
                    <a:blip r:embed="rId34" cstate="print"/>
                    <a:srcRect/>
                    <a:stretch>
                      <a:fillRect/>
                    </a:stretch>
                  </pic:blipFill>
                  <pic:spPr bwMode="auto">
                    <a:xfrm>
                      <a:off x="0" y="0"/>
                      <a:ext cx="5274310" cy="604024"/>
                    </a:xfrm>
                    <a:prstGeom prst="rect">
                      <a:avLst/>
                    </a:prstGeom>
                    <a:noFill/>
                    <a:ln w="9525">
                      <a:noFill/>
                      <a:miter lim="800000"/>
                      <a:headEnd/>
                      <a:tailEnd/>
                    </a:ln>
                  </pic:spPr>
                </pic:pic>
              </a:graphicData>
            </a:graphic>
          </wp:inline>
        </w:drawing>
      </w:r>
    </w:p>
    <w:p w:rsidR="00635790" w:rsidRPr="00DA5AB8" w:rsidRDefault="00635790" w:rsidP="00635790">
      <w:pPr>
        <w:rPr>
          <w:rFonts w:ascii="微软雅黑" w:eastAsia="微软雅黑" w:hAnsi="微软雅黑"/>
        </w:rPr>
      </w:pPr>
      <w:r>
        <w:rPr>
          <w:rFonts w:ascii="微软雅黑" w:eastAsia="微软雅黑" w:hAnsi="微软雅黑" w:hint="eastAsia"/>
        </w:rPr>
        <w:t>2、</w:t>
      </w:r>
      <w:r w:rsidRPr="00DA5AB8">
        <w:rPr>
          <w:rFonts w:ascii="微软雅黑" w:eastAsia="微软雅黑" w:hAnsi="微软雅黑" w:hint="eastAsia"/>
        </w:rPr>
        <w:t>表XML 文件中增加"</w:t>
      </w:r>
      <w:r w:rsidRPr="00DA5AB8">
        <w:rPr>
          <w:rFonts w:ascii="微软雅黑" w:eastAsia="微软雅黑" w:hAnsi="微软雅黑"/>
        </w:rPr>
        <w:t xml:space="preserve"> fieldid</w:t>
      </w:r>
      <w:r w:rsidRPr="00DA5AB8">
        <w:rPr>
          <w:rFonts w:ascii="微软雅黑" w:eastAsia="微软雅黑" w:hAnsi="微软雅黑" w:hint="eastAsia"/>
        </w:rPr>
        <w:t xml:space="preserve"> "字段。</w:t>
      </w:r>
      <w:r>
        <w:rPr>
          <w:rFonts w:ascii="微软雅黑" w:eastAsia="微软雅黑" w:hAnsi="微软雅黑" w:hint="eastAsia"/>
        </w:rPr>
        <w:t>修改表字段时，</w:t>
      </w:r>
      <w:r w:rsidRPr="00DA5AB8">
        <w:rPr>
          <w:rFonts w:ascii="微软雅黑" w:eastAsia="微软雅黑" w:hAnsi="微软雅黑"/>
        </w:rPr>
        <w:t>fieldid</w:t>
      </w:r>
      <w:r w:rsidRPr="00DA5AB8">
        <w:rPr>
          <w:rFonts w:ascii="微软雅黑" w:eastAsia="微软雅黑" w:hAnsi="微软雅黑" w:hint="eastAsia"/>
        </w:rPr>
        <w:t xml:space="preserve"> ="旧字段名称"；新增表字段时， </w:t>
      </w:r>
      <w:r w:rsidRPr="00DA5AB8">
        <w:rPr>
          <w:rFonts w:ascii="微软雅黑" w:eastAsia="微软雅黑" w:hAnsi="微软雅黑"/>
        </w:rPr>
        <w:t>fieldid</w:t>
      </w:r>
      <w:r w:rsidRPr="00DA5AB8">
        <w:rPr>
          <w:rFonts w:ascii="微软雅黑" w:eastAsia="微软雅黑" w:hAnsi="微软雅黑" w:hint="eastAsia"/>
        </w:rPr>
        <w:t xml:space="preserve"> ="新增字段名称"。</w:t>
      </w:r>
      <w:r w:rsidRPr="00DA5AB8">
        <w:rPr>
          <w:rFonts w:ascii="微软雅黑" w:eastAsia="微软雅黑" w:hAnsi="微软雅黑"/>
        </w:rPr>
        <w:t>fieldid</w:t>
      </w:r>
      <w:r w:rsidRPr="00DA5AB8">
        <w:rPr>
          <w:rFonts w:ascii="微软雅黑" w:eastAsia="微软雅黑" w:hAnsi="微软雅黑" w:hint="eastAsia"/>
        </w:rPr>
        <w:t>值不能修改。</w:t>
      </w:r>
    </w:p>
    <w:p w:rsidR="00635790" w:rsidRPr="00402650" w:rsidRDefault="00635790" w:rsidP="00635790">
      <w:pPr>
        <w:rPr>
          <w:rFonts w:ascii="微软雅黑" w:eastAsia="微软雅黑" w:hAnsi="微软雅黑"/>
          <w:noProof/>
          <w:sz w:val="15"/>
          <w:szCs w:val="15"/>
        </w:rPr>
      </w:pPr>
      <w:r w:rsidRPr="00402650">
        <w:rPr>
          <w:rFonts w:ascii="微软雅黑" w:eastAsia="微软雅黑" w:hAnsi="微软雅黑"/>
          <w:noProof/>
          <w:sz w:val="15"/>
          <w:szCs w:val="15"/>
        </w:rPr>
        <w:t>&lt;tablemetadata name="ict_subject_terminalanalysis_data_qoe_month" tabletype="</w:t>
      </w:r>
      <w:r w:rsidRPr="00402650">
        <w:rPr>
          <w:rFonts w:ascii="微软雅黑" w:eastAsia="微软雅黑" w:hAnsi="微软雅黑" w:hint="eastAsia"/>
          <w:noProof/>
          <w:sz w:val="15"/>
          <w:szCs w:val="15"/>
        </w:rPr>
        <w:t>sybase</w:t>
      </w:r>
      <w:r w:rsidRPr="00402650">
        <w:rPr>
          <w:rFonts w:ascii="微软雅黑" w:eastAsia="微软雅黑" w:hAnsi="微软雅黑"/>
          <w:noProof/>
          <w:sz w:val="15"/>
          <w:szCs w:val="15"/>
        </w:rPr>
        <w:t>"&gt;</w:t>
      </w:r>
    </w:p>
    <w:p w:rsidR="00635790" w:rsidRPr="00402650" w:rsidRDefault="00635790" w:rsidP="00635790">
      <w:pPr>
        <w:rPr>
          <w:rFonts w:ascii="微软雅黑" w:eastAsia="微软雅黑" w:hAnsi="微软雅黑"/>
          <w:noProof/>
          <w:sz w:val="15"/>
          <w:szCs w:val="15"/>
        </w:rPr>
      </w:pPr>
      <w:r w:rsidRPr="00402650">
        <w:rPr>
          <w:rFonts w:ascii="微软雅黑" w:eastAsia="微软雅黑" w:hAnsi="微软雅黑"/>
          <w:noProof/>
          <w:sz w:val="15"/>
          <w:szCs w:val="15"/>
        </w:rPr>
        <w:tab/>
        <w:t xml:space="preserve">&lt;field </w:t>
      </w:r>
      <w:r w:rsidRPr="00402650">
        <w:rPr>
          <w:rFonts w:ascii="微软雅黑" w:eastAsia="微软雅黑" w:hAnsi="微软雅黑"/>
          <w:noProof/>
          <w:color w:val="FF0000"/>
          <w:sz w:val="15"/>
          <w:szCs w:val="15"/>
        </w:rPr>
        <w:t>fieldid="year" fieldname="year"</w:t>
      </w:r>
      <w:r w:rsidRPr="00402650">
        <w:rPr>
          <w:rFonts w:ascii="微软雅黑" w:eastAsia="微软雅黑" w:hAnsi="微软雅黑"/>
          <w:noProof/>
          <w:sz w:val="15"/>
          <w:szCs w:val="15"/>
        </w:rPr>
        <w:t xml:space="preserve"> fieldtype="int" notnull="0" length="" isprimarykey="0" description="" algorithm="" source=""/&gt;</w:t>
      </w:r>
      <w:r>
        <w:rPr>
          <w:rFonts w:ascii="微软雅黑" w:eastAsia="微软雅黑" w:hAnsi="微软雅黑" w:hint="eastAsia"/>
          <w:noProof/>
          <w:sz w:val="15"/>
          <w:szCs w:val="15"/>
        </w:rPr>
        <w:t xml:space="preserve">  &lt;--</w:t>
      </w:r>
      <w:r w:rsidRPr="00FD672F">
        <w:rPr>
          <w:rFonts w:ascii="微软雅黑" w:eastAsia="微软雅黑" w:hAnsi="微软雅黑" w:hint="eastAsia"/>
          <w:b/>
          <w:noProof/>
          <w:color w:val="FF0000"/>
          <w:sz w:val="15"/>
          <w:szCs w:val="15"/>
        </w:rPr>
        <w:t>新增表字段示例</w:t>
      </w:r>
      <w:r>
        <w:rPr>
          <w:rFonts w:ascii="微软雅黑" w:eastAsia="微软雅黑" w:hAnsi="微软雅黑" w:hint="eastAsia"/>
          <w:noProof/>
          <w:sz w:val="15"/>
          <w:szCs w:val="15"/>
        </w:rPr>
        <w:t xml:space="preserve"> /--&gt;</w:t>
      </w:r>
    </w:p>
    <w:p w:rsidR="00635790" w:rsidRPr="00402650" w:rsidRDefault="00635790" w:rsidP="00635790">
      <w:pPr>
        <w:rPr>
          <w:rFonts w:ascii="微软雅黑" w:eastAsia="微软雅黑" w:hAnsi="微软雅黑"/>
          <w:noProof/>
          <w:sz w:val="15"/>
          <w:szCs w:val="15"/>
        </w:rPr>
      </w:pPr>
      <w:r w:rsidRPr="00402650">
        <w:rPr>
          <w:rFonts w:ascii="微软雅黑" w:eastAsia="微软雅黑" w:hAnsi="微软雅黑"/>
          <w:noProof/>
          <w:sz w:val="15"/>
          <w:szCs w:val="15"/>
        </w:rPr>
        <w:tab/>
        <w:t xml:space="preserve">&lt;field </w:t>
      </w:r>
      <w:r w:rsidRPr="00402650">
        <w:rPr>
          <w:rFonts w:ascii="微软雅黑" w:eastAsia="微软雅黑" w:hAnsi="微软雅黑"/>
          <w:noProof/>
          <w:color w:val="FF0000"/>
          <w:sz w:val="15"/>
          <w:szCs w:val="15"/>
        </w:rPr>
        <w:t>fieldid="month" fieldname="newmonth"</w:t>
      </w:r>
      <w:r w:rsidRPr="00402650">
        <w:rPr>
          <w:rFonts w:ascii="微软雅黑" w:eastAsia="微软雅黑" w:hAnsi="微软雅黑"/>
          <w:noProof/>
          <w:sz w:val="15"/>
          <w:szCs w:val="15"/>
        </w:rPr>
        <w:t xml:space="preserve"> fieldtype="int" notnull="0" length="" isprimarykey="0" description="" algorithm="" source=""/&gt;</w:t>
      </w:r>
      <w:r>
        <w:rPr>
          <w:rFonts w:ascii="微软雅黑" w:eastAsia="微软雅黑" w:hAnsi="微软雅黑" w:hint="eastAsia"/>
          <w:noProof/>
          <w:sz w:val="15"/>
          <w:szCs w:val="15"/>
        </w:rPr>
        <w:t xml:space="preserve">   &lt;--</w:t>
      </w:r>
      <w:r>
        <w:rPr>
          <w:rFonts w:ascii="微软雅黑" w:eastAsia="微软雅黑" w:hAnsi="微软雅黑" w:hint="eastAsia"/>
          <w:b/>
          <w:noProof/>
          <w:color w:val="FF0000"/>
          <w:sz w:val="15"/>
          <w:szCs w:val="15"/>
        </w:rPr>
        <w:t>修改</w:t>
      </w:r>
      <w:r w:rsidRPr="00FD672F">
        <w:rPr>
          <w:rFonts w:ascii="微软雅黑" w:eastAsia="微软雅黑" w:hAnsi="微软雅黑" w:hint="eastAsia"/>
          <w:b/>
          <w:noProof/>
          <w:color w:val="FF0000"/>
          <w:sz w:val="15"/>
          <w:szCs w:val="15"/>
        </w:rPr>
        <w:t>表字段示例</w:t>
      </w:r>
      <w:r>
        <w:rPr>
          <w:rFonts w:ascii="微软雅黑" w:eastAsia="微软雅黑" w:hAnsi="微软雅黑" w:hint="eastAsia"/>
          <w:noProof/>
          <w:sz w:val="15"/>
          <w:szCs w:val="15"/>
        </w:rPr>
        <w:t xml:space="preserve"> /--&gt;</w:t>
      </w:r>
    </w:p>
    <w:p w:rsidR="00635790" w:rsidRPr="00402650" w:rsidRDefault="00635790" w:rsidP="00635790">
      <w:pPr>
        <w:rPr>
          <w:rFonts w:ascii="微软雅黑" w:eastAsia="微软雅黑" w:hAnsi="微软雅黑"/>
          <w:noProof/>
          <w:sz w:val="15"/>
          <w:szCs w:val="15"/>
        </w:rPr>
      </w:pPr>
      <w:r w:rsidRPr="00402650">
        <w:rPr>
          <w:rFonts w:ascii="微软雅黑" w:eastAsia="微软雅黑" w:hAnsi="微软雅黑"/>
          <w:noProof/>
          <w:sz w:val="15"/>
          <w:szCs w:val="15"/>
        </w:rPr>
        <w:tab/>
        <w:t>&lt;field fieldid="province" fieldname="province" fieldtype="string" notnull="0" length="" isprimarykey="0" description="" algorithm="" source=""/&gt;</w:t>
      </w:r>
    </w:p>
    <w:p w:rsidR="00635790" w:rsidRPr="00402650" w:rsidRDefault="00635790" w:rsidP="00635790">
      <w:pPr>
        <w:rPr>
          <w:rFonts w:ascii="微软雅黑" w:eastAsia="微软雅黑" w:hAnsi="微软雅黑"/>
          <w:noProof/>
          <w:sz w:val="15"/>
          <w:szCs w:val="15"/>
        </w:rPr>
      </w:pPr>
      <w:r w:rsidRPr="00402650">
        <w:rPr>
          <w:rFonts w:ascii="微软雅黑" w:eastAsia="微软雅黑" w:hAnsi="微软雅黑"/>
          <w:noProof/>
          <w:sz w:val="15"/>
          <w:szCs w:val="15"/>
        </w:rPr>
        <w:t>&lt;/tablemetadata&gt;</w:t>
      </w:r>
    </w:p>
    <w:p w:rsidR="00635790" w:rsidRPr="008A267C" w:rsidRDefault="00635790" w:rsidP="00635790">
      <w:pPr>
        <w:rPr>
          <w:rFonts w:ascii="微软雅黑" w:eastAsia="微软雅黑" w:hAnsi="微软雅黑"/>
        </w:rPr>
      </w:pPr>
      <w:r>
        <w:rPr>
          <w:rFonts w:ascii="微软雅黑" w:eastAsia="微软雅黑" w:hAnsi="微软雅黑" w:hint="eastAsia"/>
        </w:rPr>
        <w:t>3、</w:t>
      </w:r>
      <w:r w:rsidRPr="00DA5AB8">
        <w:rPr>
          <w:rFonts w:ascii="微软雅黑" w:eastAsia="微软雅黑" w:hAnsi="微软雅黑" w:hint="eastAsia"/>
        </w:rPr>
        <w:t>Sybase/Gbase都</w:t>
      </w:r>
      <w:r w:rsidRPr="00725467">
        <w:rPr>
          <w:rFonts w:ascii="微软雅黑" w:eastAsia="微软雅黑" w:hAnsi="微软雅黑" w:hint="eastAsia"/>
          <w:b/>
        </w:rPr>
        <w:t>不支持字段类型修改</w:t>
      </w:r>
      <w:r w:rsidRPr="00DA5AB8">
        <w:rPr>
          <w:rFonts w:ascii="微软雅黑" w:eastAsia="微软雅黑" w:hAnsi="微软雅黑" w:hint="eastAsia"/>
        </w:rPr>
        <w:t>。</w:t>
      </w:r>
    </w:p>
    <w:p w:rsidR="00635790" w:rsidRPr="00DA5AB8" w:rsidRDefault="00635790" w:rsidP="00635790">
      <w:pPr>
        <w:rPr>
          <w:rFonts w:ascii="微软雅黑" w:eastAsia="微软雅黑" w:hAnsi="微软雅黑"/>
          <w:b/>
        </w:rPr>
      </w:pPr>
      <w:r w:rsidRPr="00DA5AB8">
        <w:rPr>
          <w:rFonts w:ascii="微软雅黑" w:eastAsia="微软雅黑" w:hAnsi="微软雅黑" w:hint="eastAsia"/>
          <w:b/>
        </w:rPr>
        <w:t>支持对表修改的操作：</w:t>
      </w:r>
    </w:p>
    <w:p w:rsidR="00635790" w:rsidRPr="00DA5AB8" w:rsidRDefault="00635790" w:rsidP="00635790">
      <w:pPr>
        <w:rPr>
          <w:rFonts w:ascii="微软雅黑" w:eastAsia="微软雅黑" w:hAnsi="微软雅黑"/>
        </w:rPr>
      </w:pPr>
      <w:r>
        <w:rPr>
          <w:rFonts w:ascii="微软雅黑" w:eastAsia="微软雅黑" w:hAnsi="微软雅黑" w:hint="eastAsia"/>
        </w:rPr>
        <w:t>1）</w:t>
      </w:r>
      <w:r w:rsidRPr="00DA5AB8">
        <w:rPr>
          <w:rFonts w:ascii="微软雅黑" w:eastAsia="微软雅黑" w:hAnsi="微软雅黑" w:hint="eastAsia"/>
        </w:rPr>
        <w:t>在表最后增加字段：新生成的</w:t>
      </w:r>
      <w:r w:rsidRPr="00DA5AB8">
        <w:rPr>
          <w:rFonts w:ascii="微软雅黑" w:eastAsia="微软雅黑" w:hAnsi="微软雅黑" w:hint="eastAsia"/>
          <w:color w:val="FF0000"/>
        </w:rPr>
        <w:t>表XML</w:t>
      </w:r>
      <w:r w:rsidRPr="00DA5AB8">
        <w:rPr>
          <w:rFonts w:ascii="微软雅黑" w:eastAsia="微软雅黑" w:hAnsi="微软雅黑" w:hint="eastAsia"/>
        </w:rPr>
        <w:t>中，增加一条&lt;field/&gt;。</w:t>
      </w:r>
    </w:p>
    <w:p w:rsidR="00635790" w:rsidRPr="00DA5AB8" w:rsidRDefault="00635790" w:rsidP="00635790">
      <w:pPr>
        <w:rPr>
          <w:rFonts w:ascii="微软雅黑" w:eastAsia="微软雅黑" w:hAnsi="微软雅黑"/>
        </w:rPr>
      </w:pPr>
      <w:r w:rsidRPr="00DA5AB8">
        <w:rPr>
          <w:rFonts w:ascii="微软雅黑" w:eastAsia="微软雅黑" w:hAnsi="微软雅黑" w:hint="eastAsia"/>
        </w:rPr>
        <w:t>如</w:t>
      </w:r>
      <w:r w:rsidRPr="00DA5AB8">
        <w:rPr>
          <w:rFonts w:ascii="微软雅黑" w:eastAsia="微软雅黑" w:hAnsi="微软雅黑" w:hint="eastAsia"/>
          <w:color w:val="FF0000"/>
        </w:rPr>
        <w:t xml:space="preserve">&lt;field </w:t>
      </w:r>
      <w:r w:rsidRPr="00DA5AB8">
        <w:rPr>
          <w:rFonts w:ascii="微软雅黑" w:eastAsia="微软雅黑" w:hAnsi="微软雅黑"/>
          <w:color w:val="FF0000"/>
        </w:rPr>
        <w:t>fieldid</w:t>
      </w:r>
      <w:r w:rsidRPr="00DA5AB8">
        <w:rPr>
          <w:rFonts w:ascii="微软雅黑" w:eastAsia="微软雅黑" w:hAnsi="微软雅黑" w:hint="eastAsia"/>
          <w:color w:val="FF0000"/>
        </w:rPr>
        <w:t xml:space="preserve"> ="days" fieldname="days" fieldtype="int".../&gt;</w:t>
      </w:r>
    </w:p>
    <w:p w:rsidR="00635790" w:rsidRPr="00DA5AB8" w:rsidRDefault="00635790" w:rsidP="00635790">
      <w:pPr>
        <w:rPr>
          <w:rFonts w:ascii="微软雅黑" w:eastAsia="微软雅黑" w:hAnsi="微软雅黑"/>
        </w:rPr>
      </w:pPr>
      <w:r>
        <w:rPr>
          <w:rFonts w:ascii="微软雅黑" w:eastAsia="微软雅黑" w:hAnsi="微软雅黑" w:hint="eastAsia"/>
        </w:rPr>
        <w:t>2）</w:t>
      </w:r>
      <w:r w:rsidRPr="00DA5AB8">
        <w:rPr>
          <w:rFonts w:ascii="微软雅黑" w:eastAsia="微软雅黑" w:hAnsi="微软雅黑" w:hint="eastAsia"/>
        </w:rPr>
        <w:t>修改表字段（名称：新生成的</w:t>
      </w:r>
      <w:r w:rsidRPr="00DA5AB8">
        <w:rPr>
          <w:rFonts w:ascii="微软雅黑" w:eastAsia="微软雅黑" w:hAnsi="微软雅黑" w:hint="eastAsia"/>
          <w:color w:val="FF0000"/>
        </w:rPr>
        <w:t>表XML</w:t>
      </w:r>
      <w:r w:rsidRPr="00DA5AB8">
        <w:rPr>
          <w:rFonts w:ascii="微软雅黑" w:eastAsia="微软雅黑" w:hAnsi="微软雅黑" w:hint="eastAsia"/>
        </w:rPr>
        <w:t>中，在fieldid对应的&lt;field/&gt;进行修改。</w:t>
      </w:r>
    </w:p>
    <w:p w:rsidR="00635790" w:rsidRPr="00DA5AB8" w:rsidRDefault="00635790" w:rsidP="00635790">
      <w:pPr>
        <w:rPr>
          <w:rFonts w:ascii="微软雅黑" w:eastAsia="微软雅黑" w:hAnsi="微软雅黑"/>
        </w:rPr>
      </w:pPr>
      <w:r w:rsidRPr="00DA5AB8">
        <w:rPr>
          <w:rFonts w:ascii="微软雅黑" w:eastAsia="微软雅黑" w:hAnsi="微软雅黑" w:hint="eastAsia"/>
        </w:rPr>
        <w:t xml:space="preserve">如源表字段：&lt;field </w:t>
      </w:r>
      <w:r w:rsidRPr="00DA5AB8">
        <w:rPr>
          <w:rFonts w:ascii="微软雅黑" w:eastAsia="微软雅黑" w:hAnsi="微软雅黑"/>
        </w:rPr>
        <w:t>fieldid</w:t>
      </w:r>
      <w:r w:rsidRPr="00DA5AB8">
        <w:rPr>
          <w:rFonts w:ascii="微软雅黑" w:eastAsia="微软雅黑" w:hAnsi="微软雅黑" w:hint="eastAsia"/>
        </w:rPr>
        <w:t xml:space="preserve"> ="days" fieldname="</w:t>
      </w:r>
      <w:r w:rsidRPr="00DA5AB8">
        <w:rPr>
          <w:rFonts w:ascii="微软雅黑" w:eastAsia="微软雅黑" w:hAnsi="微软雅黑" w:hint="eastAsia"/>
          <w:color w:val="FF0000"/>
        </w:rPr>
        <w:t>days</w:t>
      </w:r>
      <w:r w:rsidRPr="00DA5AB8">
        <w:rPr>
          <w:rFonts w:ascii="微软雅黑" w:eastAsia="微软雅黑" w:hAnsi="微软雅黑" w:hint="eastAsia"/>
        </w:rPr>
        <w:t>" fieldtype="</w:t>
      </w:r>
      <w:r w:rsidRPr="004863DC">
        <w:rPr>
          <w:rFonts w:ascii="微软雅黑" w:eastAsia="微软雅黑" w:hAnsi="微软雅黑" w:hint="eastAsia"/>
        </w:rPr>
        <w:t>int</w:t>
      </w:r>
      <w:r w:rsidRPr="00DA5AB8">
        <w:rPr>
          <w:rFonts w:ascii="微软雅黑" w:eastAsia="微软雅黑" w:hAnsi="微软雅黑" w:hint="eastAsia"/>
        </w:rPr>
        <w:t>".../&gt;</w:t>
      </w:r>
    </w:p>
    <w:p w:rsidR="00635790" w:rsidRDefault="00635790" w:rsidP="00635790">
      <w:pPr>
        <w:rPr>
          <w:rFonts w:ascii="微软雅黑" w:eastAsia="微软雅黑" w:hAnsi="微软雅黑"/>
        </w:rPr>
      </w:pPr>
      <w:r w:rsidRPr="00DA5AB8">
        <w:rPr>
          <w:rFonts w:ascii="微软雅黑" w:eastAsia="微软雅黑" w:hAnsi="微软雅黑" w:hint="eastAsia"/>
        </w:rPr>
        <w:t xml:space="preserve">修改后字段：&lt;field </w:t>
      </w:r>
      <w:r w:rsidRPr="00DA5AB8">
        <w:rPr>
          <w:rFonts w:ascii="微软雅黑" w:eastAsia="微软雅黑" w:hAnsi="微软雅黑"/>
        </w:rPr>
        <w:t>fieldid</w:t>
      </w:r>
      <w:r w:rsidRPr="00DA5AB8">
        <w:rPr>
          <w:rFonts w:ascii="微软雅黑" w:eastAsia="微软雅黑" w:hAnsi="微软雅黑" w:hint="eastAsia"/>
        </w:rPr>
        <w:t xml:space="preserve"> ="days" fieldname="</w:t>
      </w:r>
      <w:r w:rsidRPr="00DA5AB8">
        <w:rPr>
          <w:rFonts w:ascii="微软雅黑" w:eastAsia="微软雅黑" w:hAnsi="微软雅黑" w:hint="eastAsia"/>
          <w:color w:val="FF0000"/>
        </w:rPr>
        <w:t>dayByDay</w:t>
      </w:r>
      <w:r w:rsidRPr="00DA5AB8">
        <w:rPr>
          <w:rFonts w:ascii="微软雅黑" w:eastAsia="微软雅黑" w:hAnsi="微软雅黑" w:hint="eastAsia"/>
        </w:rPr>
        <w:t>" fieldtype="</w:t>
      </w:r>
      <w:r w:rsidRPr="004863DC">
        <w:rPr>
          <w:rFonts w:ascii="微软雅黑" w:eastAsia="微软雅黑" w:hAnsi="微软雅黑" w:hint="eastAsia"/>
          <w:color w:val="FF0000"/>
        </w:rPr>
        <w:t xml:space="preserve"> </w:t>
      </w:r>
      <w:r w:rsidRPr="004863DC">
        <w:rPr>
          <w:rFonts w:ascii="微软雅黑" w:eastAsia="微软雅黑" w:hAnsi="微软雅黑" w:hint="eastAsia"/>
        </w:rPr>
        <w:t>int</w:t>
      </w:r>
      <w:r w:rsidRPr="00DA5AB8">
        <w:rPr>
          <w:rFonts w:ascii="微软雅黑" w:eastAsia="微软雅黑" w:hAnsi="微软雅黑" w:hint="eastAsia"/>
        </w:rPr>
        <w:t xml:space="preserve"> ".../&gt;</w:t>
      </w:r>
    </w:p>
    <w:p w:rsidR="00635790" w:rsidRPr="00DA5AB8" w:rsidRDefault="00635790" w:rsidP="00635790">
      <w:pPr>
        <w:rPr>
          <w:rFonts w:ascii="微软雅黑" w:eastAsia="微软雅黑" w:hAnsi="微软雅黑"/>
          <w:b/>
        </w:rPr>
      </w:pPr>
      <w:r w:rsidRPr="00DA5AB8">
        <w:rPr>
          <w:rFonts w:ascii="微软雅黑" w:eastAsia="微软雅黑" w:hAnsi="微软雅黑" w:hint="eastAsia"/>
          <w:b/>
        </w:rPr>
        <w:t>不支持对表修改的操作：</w:t>
      </w:r>
    </w:p>
    <w:p w:rsidR="00635790" w:rsidRPr="00DA5AB8" w:rsidRDefault="00635790" w:rsidP="00635790">
      <w:pPr>
        <w:rPr>
          <w:rFonts w:ascii="微软雅黑" w:eastAsia="微软雅黑" w:hAnsi="微软雅黑"/>
        </w:rPr>
      </w:pPr>
      <w:r>
        <w:rPr>
          <w:rFonts w:ascii="微软雅黑" w:eastAsia="微软雅黑" w:hAnsi="微软雅黑" w:hint="eastAsia"/>
        </w:rPr>
        <w:t>1）</w:t>
      </w:r>
      <w:r w:rsidRPr="00DA5AB8">
        <w:rPr>
          <w:rFonts w:ascii="微软雅黑" w:eastAsia="微软雅黑" w:hAnsi="微软雅黑" w:hint="eastAsia"/>
        </w:rPr>
        <w:t>删除 表字段</w:t>
      </w:r>
    </w:p>
    <w:p w:rsidR="00635790" w:rsidRDefault="00635790" w:rsidP="00635790">
      <w:pPr>
        <w:rPr>
          <w:rFonts w:ascii="微软雅黑" w:eastAsia="微软雅黑" w:hAnsi="微软雅黑"/>
        </w:rPr>
      </w:pPr>
      <w:r>
        <w:rPr>
          <w:rFonts w:ascii="微软雅黑" w:eastAsia="微软雅黑" w:hAnsi="微软雅黑" w:hint="eastAsia"/>
        </w:rPr>
        <w:t>2）不支持删除表</w:t>
      </w:r>
    </w:p>
    <w:p w:rsidR="00635790" w:rsidRDefault="00635790" w:rsidP="00635790">
      <w:pPr>
        <w:rPr>
          <w:rFonts w:ascii="微软雅黑" w:eastAsia="微软雅黑" w:hAnsi="微软雅黑"/>
        </w:rPr>
      </w:pPr>
      <w:r>
        <w:rPr>
          <w:rFonts w:ascii="微软雅黑" w:eastAsia="微软雅黑" w:hAnsi="微软雅黑" w:hint="eastAsia"/>
        </w:rPr>
        <w:t>3）不支持字段类型的修改</w:t>
      </w:r>
    </w:p>
    <w:sectPr w:rsidR="00635790" w:rsidSect="00DA5AB8">
      <w:headerReference w:type="default" r:id="rId36"/>
      <w:footerReference w:type="even" r:id="rId37"/>
      <w:footerReference w:type="default" r:id="rId38"/>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0EC6" w:rsidRDefault="00650EC6" w:rsidP="001733E8">
      <w:pPr>
        <w:ind w:firstLine="420"/>
      </w:pPr>
      <w:r>
        <w:separator/>
      </w:r>
    </w:p>
  </w:endnote>
  <w:endnote w:type="continuationSeparator" w:id="0">
    <w:p w:rsidR="00650EC6" w:rsidRDefault="00650EC6" w:rsidP="001733E8">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Õ">
    <w:altName w:val="方正舒体"/>
    <w:panose1 w:val="00000000000000000000"/>
    <w:charset w:val="86"/>
    <w:family w:val="auto"/>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_GB2312">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8A" w:rsidRDefault="008D26BC" w:rsidP="001733E8">
    <w:pPr>
      <w:pStyle w:val="a4"/>
      <w:framePr w:wrap="around" w:vAnchor="text" w:hAnchor="margin" w:xAlign="right" w:y="1"/>
      <w:ind w:firstLine="360"/>
      <w:rPr>
        <w:rStyle w:val="a6"/>
      </w:rPr>
    </w:pPr>
    <w:r>
      <w:rPr>
        <w:rStyle w:val="a6"/>
      </w:rPr>
      <w:fldChar w:fldCharType="begin"/>
    </w:r>
    <w:r w:rsidR="0052388A">
      <w:rPr>
        <w:rStyle w:val="a6"/>
      </w:rPr>
      <w:instrText xml:space="preserve">PAGE  </w:instrText>
    </w:r>
    <w:r>
      <w:rPr>
        <w:rStyle w:val="a6"/>
      </w:rPr>
      <w:fldChar w:fldCharType="end"/>
    </w:r>
  </w:p>
  <w:p w:rsidR="0052388A" w:rsidRDefault="0052388A" w:rsidP="001733E8">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8A" w:rsidRDefault="0052388A" w:rsidP="001733E8">
    <w:pPr>
      <w:pStyle w:val="a4"/>
      <w:framePr w:wrap="around" w:vAnchor="text" w:hAnchor="page" w:x="9541" w:yAlign="top"/>
      <w:ind w:firstLine="360"/>
      <w:rPr>
        <w:rStyle w:val="a6"/>
      </w:rPr>
    </w:pPr>
    <w:r>
      <w:rPr>
        <w:rStyle w:val="a6"/>
        <w:rFonts w:hint="eastAsia"/>
      </w:rPr>
      <w:t>第</w:t>
    </w:r>
    <w:r w:rsidR="008D26BC">
      <w:rPr>
        <w:rStyle w:val="a6"/>
      </w:rPr>
      <w:fldChar w:fldCharType="begin"/>
    </w:r>
    <w:r>
      <w:rPr>
        <w:rStyle w:val="a6"/>
      </w:rPr>
      <w:instrText xml:space="preserve">PAGE  </w:instrText>
    </w:r>
    <w:r w:rsidR="008D26BC">
      <w:rPr>
        <w:rStyle w:val="a6"/>
      </w:rPr>
      <w:fldChar w:fldCharType="separate"/>
    </w:r>
    <w:r w:rsidR="00E0144D">
      <w:rPr>
        <w:rStyle w:val="a6"/>
        <w:noProof/>
      </w:rPr>
      <w:t>1</w:t>
    </w:r>
    <w:r w:rsidR="008D26BC">
      <w:rPr>
        <w:rStyle w:val="a6"/>
      </w:rPr>
      <w:fldChar w:fldCharType="end"/>
    </w:r>
    <w:r>
      <w:rPr>
        <w:rStyle w:val="a6"/>
        <w:rFonts w:hint="eastAsia"/>
      </w:rPr>
      <w:t>页</w:t>
    </w:r>
  </w:p>
  <w:p w:rsidR="0052388A" w:rsidRDefault="0052388A" w:rsidP="001733E8">
    <w:pPr>
      <w:pStyle w:val="a4"/>
      <w:ind w:right="360" w:firstLine="360"/>
      <w:jc w:val="both"/>
      <w:rPr>
        <w:rFonts w:ascii="宋体" w:hAnsi="宋体"/>
      </w:rPr>
    </w:pPr>
    <w:r>
      <w:t>&lt;</w:t>
    </w:r>
    <w:r>
      <w:rPr>
        <w:rFonts w:hAnsi="宋体" w:hint="eastAsia"/>
      </w:rPr>
      <w:t>以上</w:t>
    </w:r>
    <w:r>
      <w:rPr>
        <w:rFonts w:hAnsi="宋体"/>
      </w:rPr>
      <w:t>所有信息均为中兴通讯股份有限公司</w:t>
    </w:r>
    <w:r>
      <w:rPr>
        <w:rFonts w:hAnsi="宋体" w:hint="eastAsia"/>
      </w:rPr>
      <w:t>所有</w:t>
    </w:r>
    <w:r>
      <w:rPr>
        <w:rFonts w:hAnsi="宋体"/>
      </w:rPr>
      <w:t>，不</w:t>
    </w:r>
    <w:r>
      <w:rPr>
        <w:rFonts w:hAnsi="宋体" w:hint="eastAsia"/>
      </w:rPr>
      <w:t>得</w:t>
    </w:r>
    <w:r>
      <w:rPr>
        <w:rFonts w:hAnsi="宋体"/>
      </w:rPr>
      <w:t>外传</w:t>
    </w:r>
    <w:r>
      <w:t>&gt;</w:t>
    </w:r>
    <w:r>
      <w:rPr>
        <w:rFonts w:ascii="宋体" w:hAnsi="宋体"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0EC6" w:rsidRDefault="00650EC6" w:rsidP="001733E8">
      <w:pPr>
        <w:ind w:firstLine="420"/>
      </w:pPr>
      <w:r>
        <w:separator/>
      </w:r>
    </w:p>
  </w:footnote>
  <w:footnote w:type="continuationSeparator" w:id="0">
    <w:p w:rsidR="00650EC6" w:rsidRDefault="00650EC6" w:rsidP="001733E8">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8A" w:rsidRPr="007143CB" w:rsidRDefault="0052388A" w:rsidP="001733E8">
    <w:pPr>
      <w:ind w:firstLine="420"/>
      <w:jc w:val="distribute"/>
    </w:pPr>
    <w:r>
      <w:rPr>
        <w:noProof/>
      </w:rPr>
      <w:drawing>
        <wp:inline distT="0" distB="0" distL="0" distR="0">
          <wp:extent cx="885825" cy="228600"/>
          <wp:effectExtent l="19050" t="0" r="9525" b="0"/>
          <wp:docPr id="1" name="图片 4" descr="未标题-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未标题-9-01"/>
                  <pic:cNvPicPr>
                    <a:picLocks noChangeAspect="1" noChangeArrowheads="1"/>
                  </pic:cNvPicPr>
                </pic:nvPicPr>
                <pic:blipFill>
                  <a:blip r:embed="rId1"/>
                  <a:srcRect/>
                  <a:stretch>
                    <a:fillRect/>
                  </a:stretch>
                </pic:blipFill>
                <pic:spPr bwMode="auto">
                  <a:xfrm>
                    <a:off x="0" y="0"/>
                    <a:ext cx="885825" cy="228600"/>
                  </a:xfrm>
                  <a:prstGeom prst="rect">
                    <a:avLst/>
                  </a:prstGeom>
                  <a:noFill/>
                  <a:ln w="9525">
                    <a:noFill/>
                    <a:miter lim="800000"/>
                    <a:headEnd/>
                    <a:tailEnd/>
                  </a:ln>
                </pic:spPr>
              </pic:pic>
            </a:graphicData>
          </a:graphic>
        </wp:inline>
      </w:drawing>
    </w:r>
    <w:r>
      <w:rPr>
        <w:rFonts w:hint="eastAsia"/>
      </w:rPr>
      <w:t xml:space="preserve">                                                   </w:t>
    </w:r>
    <w:r>
      <w:rPr>
        <w:rFonts w:ascii="宋体" w:hAnsi="宋体" w:cs="仿宋_GB2312" w:hint="eastAsia"/>
        <w:color w:val="000000"/>
        <w:kern w:val="0"/>
        <w:szCs w:val="21"/>
      </w:rPr>
      <w:t>内部公开</w:t>
    </w:r>
    <w:r>
      <w:rPr>
        <w:rFonts w:hint="eastAsia"/>
        <w:color w:val="000000"/>
        <w:kern w:val="0"/>
        <w:szCs w:val="21"/>
      </w:rPr>
      <w:t>▲</w:t>
    </w:r>
  </w:p>
  <w:p w:rsidR="0052388A" w:rsidRDefault="0052388A" w:rsidP="001733E8">
    <w:pPr>
      <w:ind w:firstLine="420"/>
      <w:jc w:val="distribute"/>
      <w:rPr>
        <w:rFonts w:eastAsia="华文仿宋"/>
        <w:szCs w:val="21"/>
      </w:rPr>
    </w:pPr>
    <w:r>
      <w:rPr>
        <w:rFonts w:eastAsia="华文仿宋"/>
        <w:noProof/>
        <w:szCs w:val="21"/>
      </w:rPr>
      <w:drawing>
        <wp:anchor distT="0" distB="0" distL="114300" distR="114300" simplePos="0" relativeHeight="251658240" behindDoc="0" locked="0" layoutInCell="1" allowOverlap="1">
          <wp:simplePos x="0" y="0"/>
          <wp:positionH relativeFrom="margin">
            <wp:posOffset>-80645</wp:posOffset>
          </wp:positionH>
          <wp:positionV relativeFrom="paragraph">
            <wp:posOffset>10795</wp:posOffset>
          </wp:positionV>
          <wp:extent cx="5388610" cy="52705"/>
          <wp:effectExtent l="19050" t="0" r="254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tretch>
                    <a:fillRect/>
                  </a:stretch>
                </pic:blipFill>
                <pic:spPr bwMode="auto">
                  <a:xfrm>
                    <a:off x="0" y="0"/>
                    <a:ext cx="5388610" cy="5270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566D"/>
    <w:multiLevelType w:val="hybridMultilevel"/>
    <w:tmpl w:val="E85CB71A"/>
    <w:lvl w:ilvl="0" w:tplc="32B4A41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26110B"/>
    <w:multiLevelType w:val="hybridMultilevel"/>
    <w:tmpl w:val="25DA82DE"/>
    <w:lvl w:ilvl="0" w:tplc="9A6ED2D0">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F1176"/>
    <w:multiLevelType w:val="hybridMultilevel"/>
    <w:tmpl w:val="326A8A8A"/>
    <w:lvl w:ilvl="0" w:tplc="F39090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9B62EDB"/>
    <w:multiLevelType w:val="hybridMultilevel"/>
    <w:tmpl w:val="2E560768"/>
    <w:lvl w:ilvl="0" w:tplc="8ED61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B83D3D"/>
    <w:multiLevelType w:val="multilevel"/>
    <w:tmpl w:val="6CBE5038"/>
    <w:lvl w:ilvl="0">
      <w:start w:val="1"/>
      <w:numFmt w:val="decimal"/>
      <w:pStyle w:val="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pStyle w:val="2"/>
      <w:lvlText w:val="%1.%2"/>
      <w:lvlJc w:val="left"/>
      <w:pPr>
        <w:ind w:left="576" w:hanging="576"/>
      </w:pPr>
      <w:rPr>
        <w:rFonts w:hint="eastAsia"/>
        <w:sz w:val="30"/>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
      <w:lvlText w:val="%1.%2.%3.%4"/>
      <w:lvlJc w:val="left"/>
      <w:pPr>
        <w:ind w:left="864" w:hanging="864"/>
      </w:pPr>
      <w:rPr>
        <w:rFonts w:hint="eastAsia"/>
        <w:sz w:val="24"/>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19E05476"/>
    <w:multiLevelType w:val="hybridMultilevel"/>
    <w:tmpl w:val="6A00FECA"/>
    <w:lvl w:ilvl="0" w:tplc="8ED6174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ED135DB"/>
    <w:multiLevelType w:val="hybridMultilevel"/>
    <w:tmpl w:val="B2CCF3BA"/>
    <w:lvl w:ilvl="0" w:tplc="45F06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1C289E"/>
    <w:multiLevelType w:val="hybridMultilevel"/>
    <w:tmpl w:val="56625158"/>
    <w:lvl w:ilvl="0" w:tplc="8F0A0E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B04E22"/>
    <w:multiLevelType w:val="hybridMultilevel"/>
    <w:tmpl w:val="91724C60"/>
    <w:lvl w:ilvl="0" w:tplc="5AE2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11A3FF7"/>
    <w:multiLevelType w:val="hybridMultilevel"/>
    <w:tmpl w:val="3AAC5672"/>
    <w:lvl w:ilvl="0" w:tplc="F39090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9713B68"/>
    <w:multiLevelType w:val="hybridMultilevel"/>
    <w:tmpl w:val="6A00FECA"/>
    <w:lvl w:ilvl="0" w:tplc="8ED6174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53807BD"/>
    <w:multiLevelType w:val="hybridMultilevel"/>
    <w:tmpl w:val="2230DC02"/>
    <w:lvl w:ilvl="0" w:tplc="14986EC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5735604"/>
    <w:multiLevelType w:val="hybridMultilevel"/>
    <w:tmpl w:val="6EE236A8"/>
    <w:lvl w:ilvl="0" w:tplc="3D8EC8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5F30313"/>
    <w:multiLevelType w:val="hybridMultilevel"/>
    <w:tmpl w:val="C6C02CAA"/>
    <w:lvl w:ilvl="0" w:tplc="295E3E26">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5572B0"/>
    <w:multiLevelType w:val="hybridMultilevel"/>
    <w:tmpl w:val="FB6AD55C"/>
    <w:lvl w:ilvl="0" w:tplc="0A6E68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6AE065CA"/>
    <w:multiLevelType w:val="hybridMultilevel"/>
    <w:tmpl w:val="2D547014"/>
    <w:lvl w:ilvl="0" w:tplc="A832F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CAB3B24"/>
    <w:multiLevelType w:val="hybridMultilevel"/>
    <w:tmpl w:val="21924666"/>
    <w:lvl w:ilvl="0" w:tplc="0409000D">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nsid w:val="6CD87006"/>
    <w:multiLevelType w:val="hybridMultilevel"/>
    <w:tmpl w:val="C450ACB8"/>
    <w:lvl w:ilvl="0" w:tplc="B50AB47A">
      <w:start w:val="1"/>
      <w:numFmt w:val="decimal"/>
      <w:lvlText w:val="5.4.%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85735D"/>
    <w:multiLevelType w:val="hybridMultilevel"/>
    <w:tmpl w:val="00B0D9DA"/>
    <w:lvl w:ilvl="0" w:tplc="B7525840">
      <w:start w:val="1"/>
      <w:numFmt w:val="decimal"/>
      <w:lvlText w:val="%1）"/>
      <w:lvlJc w:val="left"/>
      <w:pPr>
        <w:ind w:left="1152" w:hanging="7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62413E6"/>
    <w:multiLevelType w:val="hybridMultilevel"/>
    <w:tmpl w:val="A39E570E"/>
    <w:lvl w:ilvl="0" w:tplc="690693A6">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D422C5D"/>
    <w:multiLevelType w:val="hybridMultilevel"/>
    <w:tmpl w:val="3258BE2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11"/>
  </w:num>
  <w:num w:numId="4">
    <w:abstractNumId w:val="19"/>
  </w:num>
  <w:num w:numId="5">
    <w:abstractNumId w:val="17"/>
  </w:num>
  <w:num w:numId="6">
    <w:abstractNumId w:val="18"/>
  </w:num>
  <w:num w:numId="7">
    <w:abstractNumId w:val="16"/>
  </w:num>
  <w:num w:numId="8">
    <w:abstractNumId w:val="20"/>
  </w:num>
  <w:num w:numId="9">
    <w:abstractNumId w:val="0"/>
  </w:num>
  <w:num w:numId="10">
    <w:abstractNumId w:val="13"/>
  </w:num>
  <w:num w:numId="11">
    <w:abstractNumId w:val="1"/>
  </w:num>
  <w:num w:numId="12">
    <w:abstractNumId w:val="4"/>
  </w:num>
  <w:num w:numId="13">
    <w:abstractNumId w:val="15"/>
  </w:num>
  <w:num w:numId="14">
    <w:abstractNumId w:val="10"/>
  </w:num>
  <w:num w:numId="15">
    <w:abstractNumId w:val="4"/>
  </w:num>
  <w:num w:numId="16">
    <w:abstractNumId w:val="5"/>
  </w:num>
  <w:num w:numId="17">
    <w:abstractNumId w:val="9"/>
  </w:num>
  <w:num w:numId="18">
    <w:abstractNumId w:val="2"/>
  </w:num>
  <w:num w:numId="19">
    <w:abstractNumId w:val="7"/>
  </w:num>
  <w:num w:numId="20">
    <w:abstractNumId w:val="8"/>
  </w:num>
  <w:num w:numId="21">
    <w:abstractNumId w:val="14"/>
  </w:num>
  <w:num w:numId="22">
    <w:abstractNumId w:val="12"/>
  </w:num>
  <w:num w:numId="23">
    <w:abstractNumId w:val="6"/>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5890" fillcolor="#9cbee0" strokecolor="#739cc3">
      <v:fill color="#9cbee0" color2="#bbd5f0" type="gradient">
        <o:fill v:ext="view" type="gradientUnscaled"/>
      </v:fill>
      <v:stroke color="#739cc3" weight="1.25pt" miterlimit="2"/>
      <o:colormenu v:ext="edit" fillcolor="none [3212]" strokecolor="#00206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57B8F"/>
    <w:rsid w:val="0000398F"/>
    <w:rsid w:val="00006A57"/>
    <w:rsid w:val="00007E79"/>
    <w:rsid w:val="000100D5"/>
    <w:rsid w:val="000101D1"/>
    <w:rsid w:val="0001070C"/>
    <w:rsid w:val="000128A7"/>
    <w:rsid w:val="00015F49"/>
    <w:rsid w:val="00017DDD"/>
    <w:rsid w:val="00022373"/>
    <w:rsid w:val="00023D0C"/>
    <w:rsid w:val="00027FAD"/>
    <w:rsid w:val="00030DD3"/>
    <w:rsid w:val="00035149"/>
    <w:rsid w:val="00036617"/>
    <w:rsid w:val="00037C74"/>
    <w:rsid w:val="000405EE"/>
    <w:rsid w:val="00040A50"/>
    <w:rsid w:val="00040A83"/>
    <w:rsid w:val="00043F58"/>
    <w:rsid w:val="00047036"/>
    <w:rsid w:val="0005241A"/>
    <w:rsid w:val="00052789"/>
    <w:rsid w:val="000532B6"/>
    <w:rsid w:val="000538F4"/>
    <w:rsid w:val="00053C6E"/>
    <w:rsid w:val="000543BF"/>
    <w:rsid w:val="00054573"/>
    <w:rsid w:val="00054631"/>
    <w:rsid w:val="000555B0"/>
    <w:rsid w:val="0005587F"/>
    <w:rsid w:val="00056E0B"/>
    <w:rsid w:val="00061B91"/>
    <w:rsid w:val="00071AD7"/>
    <w:rsid w:val="00072D11"/>
    <w:rsid w:val="000738F3"/>
    <w:rsid w:val="00073D61"/>
    <w:rsid w:val="000740B9"/>
    <w:rsid w:val="00075075"/>
    <w:rsid w:val="00075701"/>
    <w:rsid w:val="000771E4"/>
    <w:rsid w:val="0007780E"/>
    <w:rsid w:val="00081550"/>
    <w:rsid w:val="000845AE"/>
    <w:rsid w:val="00085E53"/>
    <w:rsid w:val="000919FD"/>
    <w:rsid w:val="0009217E"/>
    <w:rsid w:val="00092263"/>
    <w:rsid w:val="00092939"/>
    <w:rsid w:val="0009361D"/>
    <w:rsid w:val="00094922"/>
    <w:rsid w:val="00095F27"/>
    <w:rsid w:val="000A005A"/>
    <w:rsid w:val="000A1425"/>
    <w:rsid w:val="000A164C"/>
    <w:rsid w:val="000A1C5B"/>
    <w:rsid w:val="000A1DA1"/>
    <w:rsid w:val="000A31A3"/>
    <w:rsid w:val="000A3E0A"/>
    <w:rsid w:val="000A73BA"/>
    <w:rsid w:val="000A7642"/>
    <w:rsid w:val="000B02B9"/>
    <w:rsid w:val="000B0898"/>
    <w:rsid w:val="000B2685"/>
    <w:rsid w:val="000B3A0B"/>
    <w:rsid w:val="000B3F93"/>
    <w:rsid w:val="000B537D"/>
    <w:rsid w:val="000B73AB"/>
    <w:rsid w:val="000B7AA0"/>
    <w:rsid w:val="000B7D6C"/>
    <w:rsid w:val="000C2168"/>
    <w:rsid w:val="000C2359"/>
    <w:rsid w:val="000C305D"/>
    <w:rsid w:val="000C3D17"/>
    <w:rsid w:val="000C5DD6"/>
    <w:rsid w:val="000D588F"/>
    <w:rsid w:val="000D6046"/>
    <w:rsid w:val="000D6A78"/>
    <w:rsid w:val="000E331D"/>
    <w:rsid w:val="000E56B5"/>
    <w:rsid w:val="000E5876"/>
    <w:rsid w:val="000E657A"/>
    <w:rsid w:val="000F098B"/>
    <w:rsid w:val="000F21EE"/>
    <w:rsid w:val="000F221F"/>
    <w:rsid w:val="000F309A"/>
    <w:rsid w:val="000F3A68"/>
    <w:rsid w:val="000F5984"/>
    <w:rsid w:val="000F5E21"/>
    <w:rsid w:val="0010004D"/>
    <w:rsid w:val="001039E1"/>
    <w:rsid w:val="00107683"/>
    <w:rsid w:val="00110D9F"/>
    <w:rsid w:val="00111977"/>
    <w:rsid w:val="001122FF"/>
    <w:rsid w:val="001128E5"/>
    <w:rsid w:val="00113E5A"/>
    <w:rsid w:val="00113F97"/>
    <w:rsid w:val="00113FA0"/>
    <w:rsid w:val="001142B1"/>
    <w:rsid w:val="00115D4D"/>
    <w:rsid w:val="001176A0"/>
    <w:rsid w:val="001224F4"/>
    <w:rsid w:val="00124207"/>
    <w:rsid w:val="00126145"/>
    <w:rsid w:val="00126AF1"/>
    <w:rsid w:val="00127077"/>
    <w:rsid w:val="00127568"/>
    <w:rsid w:val="001326E6"/>
    <w:rsid w:val="001336DE"/>
    <w:rsid w:val="001340A6"/>
    <w:rsid w:val="00135A48"/>
    <w:rsid w:val="0014111F"/>
    <w:rsid w:val="00141FF8"/>
    <w:rsid w:val="00142404"/>
    <w:rsid w:val="00144881"/>
    <w:rsid w:val="001460EC"/>
    <w:rsid w:val="00146636"/>
    <w:rsid w:val="00150996"/>
    <w:rsid w:val="001528BB"/>
    <w:rsid w:val="001529D4"/>
    <w:rsid w:val="00152FE8"/>
    <w:rsid w:val="001533E1"/>
    <w:rsid w:val="001548A7"/>
    <w:rsid w:val="00157D44"/>
    <w:rsid w:val="00160452"/>
    <w:rsid w:val="00160899"/>
    <w:rsid w:val="001621BC"/>
    <w:rsid w:val="00163EAC"/>
    <w:rsid w:val="001643ED"/>
    <w:rsid w:val="00165955"/>
    <w:rsid w:val="001733E8"/>
    <w:rsid w:val="001743A5"/>
    <w:rsid w:val="0017491E"/>
    <w:rsid w:val="001767E6"/>
    <w:rsid w:val="00177667"/>
    <w:rsid w:val="00177ABB"/>
    <w:rsid w:val="00180461"/>
    <w:rsid w:val="0018124B"/>
    <w:rsid w:val="00181DF0"/>
    <w:rsid w:val="00183470"/>
    <w:rsid w:val="00183A8A"/>
    <w:rsid w:val="001863E2"/>
    <w:rsid w:val="0018657D"/>
    <w:rsid w:val="00190A8D"/>
    <w:rsid w:val="00195A9E"/>
    <w:rsid w:val="00196645"/>
    <w:rsid w:val="001969C3"/>
    <w:rsid w:val="001A17A2"/>
    <w:rsid w:val="001A19D3"/>
    <w:rsid w:val="001A4B1C"/>
    <w:rsid w:val="001A4C4A"/>
    <w:rsid w:val="001A5903"/>
    <w:rsid w:val="001A5CF5"/>
    <w:rsid w:val="001B14CC"/>
    <w:rsid w:val="001B21A1"/>
    <w:rsid w:val="001B2CDF"/>
    <w:rsid w:val="001B4854"/>
    <w:rsid w:val="001B4C6E"/>
    <w:rsid w:val="001B7B7B"/>
    <w:rsid w:val="001C07A5"/>
    <w:rsid w:val="001C0DE6"/>
    <w:rsid w:val="001C4656"/>
    <w:rsid w:val="001C5B74"/>
    <w:rsid w:val="001C6444"/>
    <w:rsid w:val="001C712B"/>
    <w:rsid w:val="001C7414"/>
    <w:rsid w:val="001D14AD"/>
    <w:rsid w:val="001D247A"/>
    <w:rsid w:val="001D3113"/>
    <w:rsid w:val="001D3B88"/>
    <w:rsid w:val="001D438F"/>
    <w:rsid w:val="001D43BC"/>
    <w:rsid w:val="001D57F0"/>
    <w:rsid w:val="001D6AA6"/>
    <w:rsid w:val="001D780D"/>
    <w:rsid w:val="001E0B5A"/>
    <w:rsid w:val="001E1D0A"/>
    <w:rsid w:val="001E1DD0"/>
    <w:rsid w:val="001E2033"/>
    <w:rsid w:val="001E21BC"/>
    <w:rsid w:val="001E28AB"/>
    <w:rsid w:val="001E41ED"/>
    <w:rsid w:val="001E466B"/>
    <w:rsid w:val="001E4F16"/>
    <w:rsid w:val="001E6457"/>
    <w:rsid w:val="001E6E2F"/>
    <w:rsid w:val="001F2072"/>
    <w:rsid w:val="001F2B5B"/>
    <w:rsid w:val="001F31D7"/>
    <w:rsid w:val="001F50E8"/>
    <w:rsid w:val="001F5F2B"/>
    <w:rsid w:val="001F6C26"/>
    <w:rsid w:val="001F6CA0"/>
    <w:rsid w:val="00200F99"/>
    <w:rsid w:val="00201F71"/>
    <w:rsid w:val="00202DD6"/>
    <w:rsid w:val="00204E0E"/>
    <w:rsid w:val="00205549"/>
    <w:rsid w:val="00210378"/>
    <w:rsid w:val="00212827"/>
    <w:rsid w:val="002142E5"/>
    <w:rsid w:val="00214B00"/>
    <w:rsid w:val="00216026"/>
    <w:rsid w:val="00216CFE"/>
    <w:rsid w:val="00216E56"/>
    <w:rsid w:val="0021764C"/>
    <w:rsid w:val="002176B1"/>
    <w:rsid w:val="002218F4"/>
    <w:rsid w:val="00225FA5"/>
    <w:rsid w:val="00226433"/>
    <w:rsid w:val="002265D8"/>
    <w:rsid w:val="002333B7"/>
    <w:rsid w:val="00234C1F"/>
    <w:rsid w:val="00235CA3"/>
    <w:rsid w:val="0023630E"/>
    <w:rsid w:val="00236466"/>
    <w:rsid w:val="00236589"/>
    <w:rsid w:val="002371CD"/>
    <w:rsid w:val="002373C4"/>
    <w:rsid w:val="002377EF"/>
    <w:rsid w:val="00240992"/>
    <w:rsid w:val="00240B37"/>
    <w:rsid w:val="00241295"/>
    <w:rsid w:val="00241532"/>
    <w:rsid w:val="00243C1E"/>
    <w:rsid w:val="00243EEF"/>
    <w:rsid w:val="00244D42"/>
    <w:rsid w:val="00244F03"/>
    <w:rsid w:val="002456C4"/>
    <w:rsid w:val="002458A7"/>
    <w:rsid w:val="002467CD"/>
    <w:rsid w:val="00246A5B"/>
    <w:rsid w:val="00247B56"/>
    <w:rsid w:val="002505F5"/>
    <w:rsid w:val="0025078A"/>
    <w:rsid w:val="002518FB"/>
    <w:rsid w:val="00252A67"/>
    <w:rsid w:val="00252EE2"/>
    <w:rsid w:val="002554A2"/>
    <w:rsid w:val="002559DE"/>
    <w:rsid w:val="00257656"/>
    <w:rsid w:val="00257F40"/>
    <w:rsid w:val="0026231B"/>
    <w:rsid w:val="00264A6E"/>
    <w:rsid w:val="00265C10"/>
    <w:rsid w:val="00267BAF"/>
    <w:rsid w:val="00270230"/>
    <w:rsid w:val="00271640"/>
    <w:rsid w:val="00272DAB"/>
    <w:rsid w:val="0027423B"/>
    <w:rsid w:val="00276902"/>
    <w:rsid w:val="00277CC6"/>
    <w:rsid w:val="002817E0"/>
    <w:rsid w:val="00281BFF"/>
    <w:rsid w:val="00283B6B"/>
    <w:rsid w:val="00286DCC"/>
    <w:rsid w:val="00290CDB"/>
    <w:rsid w:val="00291D89"/>
    <w:rsid w:val="002947E5"/>
    <w:rsid w:val="00295912"/>
    <w:rsid w:val="00296A9D"/>
    <w:rsid w:val="002973AB"/>
    <w:rsid w:val="00297892"/>
    <w:rsid w:val="002A0B5F"/>
    <w:rsid w:val="002A2B40"/>
    <w:rsid w:val="002A3C34"/>
    <w:rsid w:val="002A4341"/>
    <w:rsid w:val="002A62F9"/>
    <w:rsid w:val="002A7DA1"/>
    <w:rsid w:val="002B0AB6"/>
    <w:rsid w:val="002B49DC"/>
    <w:rsid w:val="002B5123"/>
    <w:rsid w:val="002B5898"/>
    <w:rsid w:val="002B6D6A"/>
    <w:rsid w:val="002C11BE"/>
    <w:rsid w:val="002C2096"/>
    <w:rsid w:val="002C281E"/>
    <w:rsid w:val="002C5C69"/>
    <w:rsid w:val="002C6EE3"/>
    <w:rsid w:val="002C75D0"/>
    <w:rsid w:val="002D0AD2"/>
    <w:rsid w:val="002D18FB"/>
    <w:rsid w:val="002D3225"/>
    <w:rsid w:val="002D35FA"/>
    <w:rsid w:val="002D4B68"/>
    <w:rsid w:val="002D63C8"/>
    <w:rsid w:val="002E0892"/>
    <w:rsid w:val="002E1B6B"/>
    <w:rsid w:val="002E2564"/>
    <w:rsid w:val="002E29F5"/>
    <w:rsid w:val="002E2B14"/>
    <w:rsid w:val="002E2C16"/>
    <w:rsid w:val="002E32CD"/>
    <w:rsid w:val="002E3FC8"/>
    <w:rsid w:val="002F06ED"/>
    <w:rsid w:val="002F5517"/>
    <w:rsid w:val="002F5E7C"/>
    <w:rsid w:val="00301748"/>
    <w:rsid w:val="00301CFE"/>
    <w:rsid w:val="00302925"/>
    <w:rsid w:val="00302BCF"/>
    <w:rsid w:val="003035A7"/>
    <w:rsid w:val="00306257"/>
    <w:rsid w:val="003068F6"/>
    <w:rsid w:val="00306F9E"/>
    <w:rsid w:val="00310760"/>
    <w:rsid w:val="00312C1A"/>
    <w:rsid w:val="00312DD1"/>
    <w:rsid w:val="003130ED"/>
    <w:rsid w:val="0031370A"/>
    <w:rsid w:val="00314723"/>
    <w:rsid w:val="00314FEC"/>
    <w:rsid w:val="003159F4"/>
    <w:rsid w:val="0031681B"/>
    <w:rsid w:val="00320665"/>
    <w:rsid w:val="0032249A"/>
    <w:rsid w:val="00323F60"/>
    <w:rsid w:val="00324194"/>
    <w:rsid w:val="0033116A"/>
    <w:rsid w:val="0033176D"/>
    <w:rsid w:val="00332233"/>
    <w:rsid w:val="003322D8"/>
    <w:rsid w:val="00332DA8"/>
    <w:rsid w:val="00333B8C"/>
    <w:rsid w:val="00333C2F"/>
    <w:rsid w:val="00334476"/>
    <w:rsid w:val="003351AE"/>
    <w:rsid w:val="00335689"/>
    <w:rsid w:val="00335824"/>
    <w:rsid w:val="00340FD8"/>
    <w:rsid w:val="003415B0"/>
    <w:rsid w:val="00341F05"/>
    <w:rsid w:val="003431BD"/>
    <w:rsid w:val="00344D1D"/>
    <w:rsid w:val="003464AF"/>
    <w:rsid w:val="003467D4"/>
    <w:rsid w:val="003504B5"/>
    <w:rsid w:val="003509D9"/>
    <w:rsid w:val="00350B67"/>
    <w:rsid w:val="00352D3E"/>
    <w:rsid w:val="00354A08"/>
    <w:rsid w:val="003563E0"/>
    <w:rsid w:val="0035677A"/>
    <w:rsid w:val="00361CDC"/>
    <w:rsid w:val="003624C9"/>
    <w:rsid w:val="003641AE"/>
    <w:rsid w:val="003644E1"/>
    <w:rsid w:val="00364BD0"/>
    <w:rsid w:val="00365095"/>
    <w:rsid w:val="00366061"/>
    <w:rsid w:val="0037120F"/>
    <w:rsid w:val="00371646"/>
    <w:rsid w:val="00371AE0"/>
    <w:rsid w:val="00371D2B"/>
    <w:rsid w:val="003731E6"/>
    <w:rsid w:val="003758AC"/>
    <w:rsid w:val="0037593A"/>
    <w:rsid w:val="00375E3A"/>
    <w:rsid w:val="003771DB"/>
    <w:rsid w:val="00377329"/>
    <w:rsid w:val="0038081E"/>
    <w:rsid w:val="00380F06"/>
    <w:rsid w:val="00381761"/>
    <w:rsid w:val="00384661"/>
    <w:rsid w:val="0038584A"/>
    <w:rsid w:val="0038614C"/>
    <w:rsid w:val="003905D5"/>
    <w:rsid w:val="00391022"/>
    <w:rsid w:val="00392196"/>
    <w:rsid w:val="00392DFC"/>
    <w:rsid w:val="00393045"/>
    <w:rsid w:val="003955B7"/>
    <w:rsid w:val="003A2A06"/>
    <w:rsid w:val="003A4576"/>
    <w:rsid w:val="003A4EAA"/>
    <w:rsid w:val="003A63D7"/>
    <w:rsid w:val="003A69BB"/>
    <w:rsid w:val="003A6FBE"/>
    <w:rsid w:val="003A7466"/>
    <w:rsid w:val="003B54DF"/>
    <w:rsid w:val="003B5767"/>
    <w:rsid w:val="003B7221"/>
    <w:rsid w:val="003C1F60"/>
    <w:rsid w:val="003C3195"/>
    <w:rsid w:val="003C34E0"/>
    <w:rsid w:val="003C3B11"/>
    <w:rsid w:val="003C436B"/>
    <w:rsid w:val="003C4717"/>
    <w:rsid w:val="003D0FA4"/>
    <w:rsid w:val="003D1D16"/>
    <w:rsid w:val="003D1DC1"/>
    <w:rsid w:val="003D3B88"/>
    <w:rsid w:val="003D3FA9"/>
    <w:rsid w:val="003D4B5C"/>
    <w:rsid w:val="003D5DA6"/>
    <w:rsid w:val="003D6E79"/>
    <w:rsid w:val="003E3EEB"/>
    <w:rsid w:val="003E61F1"/>
    <w:rsid w:val="003E6600"/>
    <w:rsid w:val="003E6927"/>
    <w:rsid w:val="003E7472"/>
    <w:rsid w:val="003F2A38"/>
    <w:rsid w:val="003F448B"/>
    <w:rsid w:val="003F58F6"/>
    <w:rsid w:val="003F603C"/>
    <w:rsid w:val="004007CF"/>
    <w:rsid w:val="00400806"/>
    <w:rsid w:val="00402650"/>
    <w:rsid w:val="00404697"/>
    <w:rsid w:val="00406F77"/>
    <w:rsid w:val="0040791D"/>
    <w:rsid w:val="00407DB5"/>
    <w:rsid w:val="00410AF5"/>
    <w:rsid w:val="004116CA"/>
    <w:rsid w:val="00411832"/>
    <w:rsid w:val="00413229"/>
    <w:rsid w:val="00414EE3"/>
    <w:rsid w:val="00415F50"/>
    <w:rsid w:val="004172B0"/>
    <w:rsid w:val="00417973"/>
    <w:rsid w:val="00421118"/>
    <w:rsid w:val="00422411"/>
    <w:rsid w:val="00422842"/>
    <w:rsid w:val="0042350C"/>
    <w:rsid w:val="004241FA"/>
    <w:rsid w:val="00426B4F"/>
    <w:rsid w:val="0042705A"/>
    <w:rsid w:val="00427106"/>
    <w:rsid w:val="004276D7"/>
    <w:rsid w:val="00427804"/>
    <w:rsid w:val="00427917"/>
    <w:rsid w:val="00430A08"/>
    <w:rsid w:val="004315CC"/>
    <w:rsid w:val="004335BC"/>
    <w:rsid w:val="00437536"/>
    <w:rsid w:val="0044276B"/>
    <w:rsid w:val="00443E7E"/>
    <w:rsid w:val="00447627"/>
    <w:rsid w:val="0045055F"/>
    <w:rsid w:val="00450DCE"/>
    <w:rsid w:val="004520AC"/>
    <w:rsid w:val="00452B7E"/>
    <w:rsid w:val="004563DD"/>
    <w:rsid w:val="0045723B"/>
    <w:rsid w:val="004600D4"/>
    <w:rsid w:val="00460370"/>
    <w:rsid w:val="0046088D"/>
    <w:rsid w:val="00461917"/>
    <w:rsid w:val="0046227E"/>
    <w:rsid w:val="00463731"/>
    <w:rsid w:val="00464687"/>
    <w:rsid w:val="00464A14"/>
    <w:rsid w:val="004651DB"/>
    <w:rsid w:val="00470D76"/>
    <w:rsid w:val="004714EB"/>
    <w:rsid w:val="00473308"/>
    <w:rsid w:val="00473368"/>
    <w:rsid w:val="0047487B"/>
    <w:rsid w:val="00474984"/>
    <w:rsid w:val="00474A09"/>
    <w:rsid w:val="00474CF5"/>
    <w:rsid w:val="0048006F"/>
    <w:rsid w:val="0048248D"/>
    <w:rsid w:val="004835D2"/>
    <w:rsid w:val="004847DA"/>
    <w:rsid w:val="00486A92"/>
    <w:rsid w:val="00487E81"/>
    <w:rsid w:val="00494A32"/>
    <w:rsid w:val="00495317"/>
    <w:rsid w:val="00496C2D"/>
    <w:rsid w:val="004A0DCD"/>
    <w:rsid w:val="004A21A0"/>
    <w:rsid w:val="004A2989"/>
    <w:rsid w:val="004A2A8D"/>
    <w:rsid w:val="004A38AF"/>
    <w:rsid w:val="004A7659"/>
    <w:rsid w:val="004B0103"/>
    <w:rsid w:val="004B1493"/>
    <w:rsid w:val="004B2E72"/>
    <w:rsid w:val="004B3F55"/>
    <w:rsid w:val="004B5112"/>
    <w:rsid w:val="004B590C"/>
    <w:rsid w:val="004C03D4"/>
    <w:rsid w:val="004C2531"/>
    <w:rsid w:val="004C56A9"/>
    <w:rsid w:val="004C63A4"/>
    <w:rsid w:val="004C63EE"/>
    <w:rsid w:val="004D0917"/>
    <w:rsid w:val="004D1EE6"/>
    <w:rsid w:val="004D23BE"/>
    <w:rsid w:val="004D5D94"/>
    <w:rsid w:val="004D6429"/>
    <w:rsid w:val="004D6875"/>
    <w:rsid w:val="004D6B24"/>
    <w:rsid w:val="004D6C35"/>
    <w:rsid w:val="004D7755"/>
    <w:rsid w:val="004E0084"/>
    <w:rsid w:val="004E0CC1"/>
    <w:rsid w:val="004E36EC"/>
    <w:rsid w:val="004E4C3A"/>
    <w:rsid w:val="004E6D28"/>
    <w:rsid w:val="004F18F0"/>
    <w:rsid w:val="004F3C4E"/>
    <w:rsid w:val="004F47E4"/>
    <w:rsid w:val="004F7160"/>
    <w:rsid w:val="00500B64"/>
    <w:rsid w:val="0050125C"/>
    <w:rsid w:val="00501C24"/>
    <w:rsid w:val="00501D6E"/>
    <w:rsid w:val="005070D0"/>
    <w:rsid w:val="00507CCF"/>
    <w:rsid w:val="0051025B"/>
    <w:rsid w:val="0051029C"/>
    <w:rsid w:val="00511244"/>
    <w:rsid w:val="00511341"/>
    <w:rsid w:val="00511C8B"/>
    <w:rsid w:val="00513316"/>
    <w:rsid w:val="00515B2C"/>
    <w:rsid w:val="0051774B"/>
    <w:rsid w:val="00520C54"/>
    <w:rsid w:val="0052172C"/>
    <w:rsid w:val="00522717"/>
    <w:rsid w:val="00522C36"/>
    <w:rsid w:val="0052388A"/>
    <w:rsid w:val="00525450"/>
    <w:rsid w:val="005266D3"/>
    <w:rsid w:val="00526FC9"/>
    <w:rsid w:val="0053179A"/>
    <w:rsid w:val="00532AF0"/>
    <w:rsid w:val="00533D69"/>
    <w:rsid w:val="00533F8C"/>
    <w:rsid w:val="0053485B"/>
    <w:rsid w:val="005369BE"/>
    <w:rsid w:val="005379F7"/>
    <w:rsid w:val="00540133"/>
    <w:rsid w:val="00540928"/>
    <w:rsid w:val="00541B50"/>
    <w:rsid w:val="00543081"/>
    <w:rsid w:val="00543DE9"/>
    <w:rsid w:val="00546E4E"/>
    <w:rsid w:val="00547229"/>
    <w:rsid w:val="00550B4C"/>
    <w:rsid w:val="00550DA2"/>
    <w:rsid w:val="0055458A"/>
    <w:rsid w:val="00554684"/>
    <w:rsid w:val="00555B7E"/>
    <w:rsid w:val="00556204"/>
    <w:rsid w:val="00561510"/>
    <w:rsid w:val="0056497D"/>
    <w:rsid w:val="0056649F"/>
    <w:rsid w:val="005674D0"/>
    <w:rsid w:val="00571DE5"/>
    <w:rsid w:val="005728D6"/>
    <w:rsid w:val="00573236"/>
    <w:rsid w:val="00575FF9"/>
    <w:rsid w:val="00581A54"/>
    <w:rsid w:val="00581F56"/>
    <w:rsid w:val="00582200"/>
    <w:rsid w:val="00582AA7"/>
    <w:rsid w:val="00583344"/>
    <w:rsid w:val="00585AA6"/>
    <w:rsid w:val="005865DF"/>
    <w:rsid w:val="005870F5"/>
    <w:rsid w:val="00587DED"/>
    <w:rsid w:val="00590027"/>
    <w:rsid w:val="00591119"/>
    <w:rsid w:val="00594964"/>
    <w:rsid w:val="0059566C"/>
    <w:rsid w:val="005975E7"/>
    <w:rsid w:val="005A015B"/>
    <w:rsid w:val="005A1A51"/>
    <w:rsid w:val="005A1F68"/>
    <w:rsid w:val="005A4702"/>
    <w:rsid w:val="005A6129"/>
    <w:rsid w:val="005B168A"/>
    <w:rsid w:val="005B170B"/>
    <w:rsid w:val="005B248D"/>
    <w:rsid w:val="005B2ED7"/>
    <w:rsid w:val="005B3995"/>
    <w:rsid w:val="005B3B38"/>
    <w:rsid w:val="005C086B"/>
    <w:rsid w:val="005C1013"/>
    <w:rsid w:val="005C50E6"/>
    <w:rsid w:val="005C56FD"/>
    <w:rsid w:val="005C680F"/>
    <w:rsid w:val="005C6A76"/>
    <w:rsid w:val="005D003B"/>
    <w:rsid w:val="005D32F8"/>
    <w:rsid w:val="005D3A39"/>
    <w:rsid w:val="005D44EB"/>
    <w:rsid w:val="005D4D08"/>
    <w:rsid w:val="005D514F"/>
    <w:rsid w:val="005D53B3"/>
    <w:rsid w:val="005D570D"/>
    <w:rsid w:val="005D680C"/>
    <w:rsid w:val="005D6E46"/>
    <w:rsid w:val="005D705B"/>
    <w:rsid w:val="005D7C3F"/>
    <w:rsid w:val="005D7EBF"/>
    <w:rsid w:val="005E14DD"/>
    <w:rsid w:val="005E2718"/>
    <w:rsid w:val="005E32BA"/>
    <w:rsid w:val="005E531C"/>
    <w:rsid w:val="005E6F6A"/>
    <w:rsid w:val="005E716B"/>
    <w:rsid w:val="005F1A04"/>
    <w:rsid w:val="005F1E07"/>
    <w:rsid w:val="005F3C3A"/>
    <w:rsid w:val="005F3EEE"/>
    <w:rsid w:val="005F40FD"/>
    <w:rsid w:val="005F56A6"/>
    <w:rsid w:val="005F56B7"/>
    <w:rsid w:val="005F58B5"/>
    <w:rsid w:val="005F6AE4"/>
    <w:rsid w:val="006000DF"/>
    <w:rsid w:val="00600843"/>
    <w:rsid w:val="00600CDA"/>
    <w:rsid w:val="006012C6"/>
    <w:rsid w:val="0060351E"/>
    <w:rsid w:val="00604C64"/>
    <w:rsid w:val="006074F0"/>
    <w:rsid w:val="00611E47"/>
    <w:rsid w:val="0061254D"/>
    <w:rsid w:val="0061366D"/>
    <w:rsid w:val="00613866"/>
    <w:rsid w:val="00613B4D"/>
    <w:rsid w:val="00615E5C"/>
    <w:rsid w:val="00616A11"/>
    <w:rsid w:val="00617630"/>
    <w:rsid w:val="00617683"/>
    <w:rsid w:val="00617891"/>
    <w:rsid w:val="00620346"/>
    <w:rsid w:val="006229BB"/>
    <w:rsid w:val="00623F78"/>
    <w:rsid w:val="00624874"/>
    <w:rsid w:val="006251E0"/>
    <w:rsid w:val="00625E8B"/>
    <w:rsid w:val="006275CA"/>
    <w:rsid w:val="006349E5"/>
    <w:rsid w:val="00635790"/>
    <w:rsid w:val="00635926"/>
    <w:rsid w:val="00635C57"/>
    <w:rsid w:val="0063658E"/>
    <w:rsid w:val="00636896"/>
    <w:rsid w:val="006403EB"/>
    <w:rsid w:val="00646071"/>
    <w:rsid w:val="006470F6"/>
    <w:rsid w:val="00647A42"/>
    <w:rsid w:val="00647AB9"/>
    <w:rsid w:val="00647E14"/>
    <w:rsid w:val="00650EC6"/>
    <w:rsid w:val="00652315"/>
    <w:rsid w:val="006543A5"/>
    <w:rsid w:val="00654B5F"/>
    <w:rsid w:val="00657189"/>
    <w:rsid w:val="0065744C"/>
    <w:rsid w:val="00657B8F"/>
    <w:rsid w:val="00657C70"/>
    <w:rsid w:val="00661FE4"/>
    <w:rsid w:val="00663ABC"/>
    <w:rsid w:val="006649C4"/>
    <w:rsid w:val="00665B0C"/>
    <w:rsid w:val="0067075A"/>
    <w:rsid w:val="00670DDD"/>
    <w:rsid w:val="0067258B"/>
    <w:rsid w:val="00674D5E"/>
    <w:rsid w:val="0067699A"/>
    <w:rsid w:val="0067703F"/>
    <w:rsid w:val="006770C6"/>
    <w:rsid w:val="006774A0"/>
    <w:rsid w:val="006778D5"/>
    <w:rsid w:val="00680AEF"/>
    <w:rsid w:val="00680D1B"/>
    <w:rsid w:val="00681198"/>
    <w:rsid w:val="00682012"/>
    <w:rsid w:val="00684DEE"/>
    <w:rsid w:val="00685535"/>
    <w:rsid w:val="0069075D"/>
    <w:rsid w:val="00690B9B"/>
    <w:rsid w:val="00690BB8"/>
    <w:rsid w:val="00691BB7"/>
    <w:rsid w:val="00693B93"/>
    <w:rsid w:val="00694922"/>
    <w:rsid w:val="00694D48"/>
    <w:rsid w:val="00696B87"/>
    <w:rsid w:val="00696F27"/>
    <w:rsid w:val="0069700A"/>
    <w:rsid w:val="006A03E0"/>
    <w:rsid w:val="006A058F"/>
    <w:rsid w:val="006A18AE"/>
    <w:rsid w:val="006A26F7"/>
    <w:rsid w:val="006A3545"/>
    <w:rsid w:val="006A36D5"/>
    <w:rsid w:val="006A51E8"/>
    <w:rsid w:val="006A6CA3"/>
    <w:rsid w:val="006A73E6"/>
    <w:rsid w:val="006A7461"/>
    <w:rsid w:val="006A7622"/>
    <w:rsid w:val="006A7EE3"/>
    <w:rsid w:val="006B0E21"/>
    <w:rsid w:val="006B36AC"/>
    <w:rsid w:val="006B3E37"/>
    <w:rsid w:val="006B48F1"/>
    <w:rsid w:val="006B7CB0"/>
    <w:rsid w:val="006C0883"/>
    <w:rsid w:val="006C0AC4"/>
    <w:rsid w:val="006C16F4"/>
    <w:rsid w:val="006C1F4D"/>
    <w:rsid w:val="006C4E70"/>
    <w:rsid w:val="006C60A2"/>
    <w:rsid w:val="006C6A09"/>
    <w:rsid w:val="006C72C1"/>
    <w:rsid w:val="006C7D50"/>
    <w:rsid w:val="006D0533"/>
    <w:rsid w:val="006D5C06"/>
    <w:rsid w:val="006D71D8"/>
    <w:rsid w:val="006D7209"/>
    <w:rsid w:val="006D7278"/>
    <w:rsid w:val="006D7C0B"/>
    <w:rsid w:val="006D7C77"/>
    <w:rsid w:val="006D7CA8"/>
    <w:rsid w:val="006E01A4"/>
    <w:rsid w:val="006E02E4"/>
    <w:rsid w:val="006E0714"/>
    <w:rsid w:val="006E07A2"/>
    <w:rsid w:val="006E2133"/>
    <w:rsid w:val="006E2564"/>
    <w:rsid w:val="006E32E8"/>
    <w:rsid w:val="006E3779"/>
    <w:rsid w:val="006E7384"/>
    <w:rsid w:val="006E7DCB"/>
    <w:rsid w:val="006F07A3"/>
    <w:rsid w:val="006F2180"/>
    <w:rsid w:val="006F2D4C"/>
    <w:rsid w:val="006F401B"/>
    <w:rsid w:val="006F4146"/>
    <w:rsid w:val="006F5D17"/>
    <w:rsid w:val="006F661E"/>
    <w:rsid w:val="006F689A"/>
    <w:rsid w:val="0070024D"/>
    <w:rsid w:val="00701B49"/>
    <w:rsid w:val="00710DA5"/>
    <w:rsid w:val="007122EC"/>
    <w:rsid w:val="00713011"/>
    <w:rsid w:val="00713EF7"/>
    <w:rsid w:val="00713F6F"/>
    <w:rsid w:val="00714429"/>
    <w:rsid w:val="00716002"/>
    <w:rsid w:val="00716920"/>
    <w:rsid w:val="00717F17"/>
    <w:rsid w:val="007205CB"/>
    <w:rsid w:val="0072120E"/>
    <w:rsid w:val="007219ED"/>
    <w:rsid w:val="00721B60"/>
    <w:rsid w:val="0072352F"/>
    <w:rsid w:val="007235FF"/>
    <w:rsid w:val="0072542F"/>
    <w:rsid w:val="00725467"/>
    <w:rsid w:val="00726CA8"/>
    <w:rsid w:val="007274D9"/>
    <w:rsid w:val="00727E0D"/>
    <w:rsid w:val="00730606"/>
    <w:rsid w:val="00731236"/>
    <w:rsid w:val="00732EDA"/>
    <w:rsid w:val="00734E8B"/>
    <w:rsid w:val="00735C51"/>
    <w:rsid w:val="00735DC1"/>
    <w:rsid w:val="00742C52"/>
    <w:rsid w:val="00742F28"/>
    <w:rsid w:val="00743CFB"/>
    <w:rsid w:val="00746B3D"/>
    <w:rsid w:val="00746C07"/>
    <w:rsid w:val="0075398A"/>
    <w:rsid w:val="00755EAE"/>
    <w:rsid w:val="0076171A"/>
    <w:rsid w:val="0076241C"/>
    <w:rsid w:val="0076256C"/>
    <w:rsid w:val="00762841"/>
    <w:rsid w:val="00764742"/>
    <w:rsid w:val="0076627F"/>
    <w:rsid w:val="00767371"/>
    <w:rsid w:val="00767E31"/>
    <w:rsid w:val="00771468"/>
    <w:rsid w:val="007716DB"/>
    <w:rsid w:val="0077223C"/>
    <w:rsid w:val="00775D31"/>
    <w:rsid w:val="007761BB"/>
    <w:rsid w:val="00776F90"/>
    <w:rsid w:val="0077784B"/>
    <w:rsid w:val="007803B9"/>
    <w:rsid w:val="007808D4"/>
    <w:rsid w:val="00780D92"/>
    <w:rsid w:val="00784A27"/>
    <w:rsid w:val="007879FA"/>
    <w:rsid w:val="00790E5B"/>
    <w:rsid w:val="00792A04"/>
    <w:rsid w:val="00793203"/>
    <w:rsid w:val="00793FB5"/>
    <w:rsid w:val="00796A2A"/>
    <w:rsid w:val="00796F09"/>
    <w:rsid w:val="00797706"/>
    <w:rsid w:val="007A0E78"/>
    <w:rsid w:val="007A2A69"/>
    <w:rsid w:val="007A2F13"/>
    <w:rsid w:val="007A4EE8"/>
    <w:rsid w:val="007A5841"/>
    <w:rsid w:val="007A5847"/>
    <w:rsid w:val="007A5F2C"/>
    <w:rsid w:val="007A69C6"/>
    <w:rsid w:val="007A6F39"/>
    <w:rsid w:val="007B04C2"/>
    <w:rsid w:val="007B2561"/>
    <w:rsid w:val="007B5E33"/>
    <w:rsid w:val="007C146B"/>
    <w:rsid w:val="007C2CAE"/>
    <w:rsid w:val="007C33E4"/>
    <w:rsid w:val="007C43E3"/>
    <w:rsid w:val="007C580F"/>
    <w:rsid w:val="007C7BBB"/>
    <w:rsid w:val="007D0065"/>
    <w:rsid w:val="007D1024"/>
    <w:rsid w:val="007D1DC3"/>
    <w:rsid w:val="007D4F39"/>
    <w:rsid w:val="007E5C0C"/>
    <w:rsid w:val="007E7605"/>
    <w:rsid w:val="007E771D"/>
    <w:rsid w:val="007F1C7B"/>
    <w:rsid w:val="008018A4"/>
    <w:rsid w:val="008019AD"/>
    <w:rsid w:val="00801BB2"/>
    <w:rsid w:val="00802215"/>
    <w:rsid w:val="00803C27"/>
    <w:rsid w:val="00804DEB"/>
    <w:rsid w:val="00806C05"/>
    <w:rsid w:val="0080769F"/>
    <w:rsid w:val="00807ADB"/>
    <w:rsid w:val="0081012B"/>
    <w:rsid w:val="00813573"/>
    <w:rsid w:val="00815DE5"/>
    <w:rsid w:val="00816BC6"/>
    <w:rsid w:val="00816F96"/>
    <w:rsid w:val="00825657"/>
    <w:rsid w:val="00826901"/>
    <w:rsid w:val="0083282D"/>
    <w:rsid w:val="00833100"/>
    <w:rsid w:val="00833A86"/>
    <w:rsid w:val="00834818"/>
    <w:rsid w:val="008358BA"/>
    <w:rsid w:val="008360A4"/>
    <w:rsid w:val="00837973"/>
    <w:rsid w:val="0084021D"/>
    <w:rsid w:val="00841956"/>
    <w:rsid w:val="00842241"/>
    <w:rsid w:val="008437F5"/>
    <w:rsid w:val="00846DCC"/>
    <w:rsid w:val="00850585"/>
    <w:rsid w:val="00850D0E"/>
    <w:rsid w:val="0085213F"/>
    <w:rsid w:val="00853BCB"/>
    <w:rsid w:val="008567B2"/>
    <w:rsid w:val="00856852"/>
    <w:rsid w:val="00862D2F"/>
    <w:rsid w:val="00866481"/>
    <w:rsid w:val="00866AFC"/>
    <w:rsid w:val="008679BC"/>
    <w:rsid w:val="00870AAA"/>
    <w:rsid w:val="00870B7F"/>
    <w:rsid w:val="00871B8A"/>
    <w:rsid w:val="00871F4A"/>
    <w:rsid w:val="00872250"/>
    <w:rsid w:val="00872C1B"/>
    <w:rsid w:val="00873AA8"/>
    <w:rsid w:val="00875890"/>
    <w:rsid w:val="008817AB"/>
    <w:rsid w:val="00882926"/>
    <w:rsid w:val="00882E63"/>
    <w:rsid w:val="008868DF"/>
    <w:rsid w:val="008869BA"/>
    <w:rsid w:val="0088794D"/>
    <w:rsid w:val="008901DE"/>
    <w:rsid w:val="008903D0"/>
    <w:rsid w:val="00890893"/>
    <w:rsid w:val="00893BAD"/>
    <w:rsid w:val="00894814"/>
    <w:rsid w:val="008959AF"/>
    <w:rsid w:val="00895DFC"/>
    <w:rsid w:val="00896409"/>
    <w:rsid w:val="008967F1"/>
    <w:rsid w:val="00897585"/>
    <w:rsid w:val="008977B1"/>
    <w:rsid w:val="008A05A4"/>
    <w:rsid w:val="008A0901"/>
    <w:rsid w:val="008A125F"/>
    <w:rsid w:val="008A267C"/>
    <w:rsid w:val="008A6008"/>
    <w:rsid w:val="008A736A"/>
    <w:rsid w:val="008B0DB1"/>
    <w:rsid w:val="008B1637"/>
    <w:rsid w:val="008B21A7"/>
    <w:rsid w:val="008B6BFD"/>
    <w:rsid w:val="008B7327"/>
    <w:rsid w:val="008C1381"/>
    <w:rsid w:val="008C139A"/>
    <w:rsid w:val="008C364C"/>
    <w:rsid w:val="008C36D1"/>
    <w:rsid w:val="008C4760"/>
    <w:rsid w:val="008C5EAB"/>
    <w:rsid w:val="008D0EB4"/>
    <w:rsid w:val="008D26BC"/>
    <w:rsid w:val="008D3FD5"/>
    <w:rsid w:val="008D5D60"/>
    <w:rsid w:val="008D6012"/>
    <w:rsid w:val="008D7D5F"/>
    <w:rsid w:val="008E21E1"/>
    <w:rsid w:val="008E36F7"/>
    <w:rsid w:val="008E3D89"/>
    <w:rsid w:val="008E4615"/>
    <w:rsid w:val="008E4D4B"/>
    <w:rsid w:val="008E6212"/>
    <w:rsid w:val="008E6365"/>
    <w:rsid w:val="008E6A27"/>
    <w:rsid w:val="008F0DB2"/>
    <w:rsid w:val="008F2F7B"/>
    <w:rsid w:val="008F33B5"/>
    <w:rsid w:val="008F5C77"/>
    <w:rsid w:val="008F70A9"/>
    <w:rsid w:val="00903312"/>
    <w:rsid w:val="009063BC"/>
    <w:rsid w:val="00910413"/>
    <w:rsid w:val="009111F2"/>
    <w:rsid w:val="00912203"/>
    <w:rsid w:val="00916DA5"/>
    <w:rsid w:val="00917600"/>
    <w:rsid w:val="00920305"/>
    <w:rsid w:val="00921DF8"/>
    <w:rsid w:val="00924610"/>
    <w:rsid w:val="009272F9"/>
    <w:rsid w:val="009276A5"/>
    <w:rsid w:val="00932448"/>
    <w:rsid w:val="00932BB4"/>
    <w:rsid w:val="00933048"/>
    <w:rsid w:val="00933760"/>
    <w:rsid w:val="00937322"/>
    <w:rsid w:val="00940A27"/>
    <w:rsid w:val="0094346C"/>
    <w:rsid w:val="00943C1F"/>
    <w:rsid w:val="00951D40"/>
    <w:rsid w:val="009520D4"/>
    <w:rsid w:val="0095479B"/>
    <w:rsid w:val="00955712"/>
    <w:rsid w:val="009559D6"/>
    <w:rsid w:val="00957434"/>
    <w:rsid w:val="0095762F"/>
    <w:rsid w:val="0096003B"/>
    <w:rsid w:val="0096049A"/>
    <w:rsid w:val="00960BBB"/>
    <w:rsid w:val="00967732"/>
    <w:rsid w:val="0096782A"/>
    <w:rsid w:val="00970FAC"/>
    <w:rsid w:val="00971221"/>
    <w:rsid w:val="0097176D"/>
    <w:rsid w:val="00971DDC"/>
    <w:rsid w:val="00972A37"/>
    <w:rsid w:val="00973709"/>
    <w:rsid w:val="009737A9"/>
    <w:rsid w:val="00974793"/>
    <w:rsid w:val="00974EC1"/>
    <w:rsid w:val="00981694"/>
    <w:rsid w:val="00981FA1"/>
    <w:rsid w:val="009853F2"/>
    <w:rsid w:val="00987D4A"/>
    <w:rsid w:val="00991070"/>
    <w:rsid w:val="0099115C"/>
    <w:rsid w:val="00992AB8"/>
    <w:rsid w:val="00992DCD"/>
    <w:rsid w:val="00994653"/>
    <w:rsid w:val="009A02DF"/>
    <w:rsid w:val="009A19AB"/>
    <w:rsid w:val="009A287C"/>
    <w:rsid w:val="009B0E83"/>
    <w:rsid w:val="009B11E6"/>
    <w:rsid w:val="009B16D7"/>
    <w:rsid w:val="009B2460"/>
    <w:rsid w:val="009B4503"/>
    <w:rsid w:val="009B61AB"/>
    <w:rsid w:val="009C100A"/>
    <w:rsid w:val="009C215A"/>
    <w:rsid w:val="009C2E22"/>
    <w:rsid w:val="009C3CE3"/>
    <w:rsid w:val="009C4435"/>
    <w:rsid w:val="009C4A8C"/>
    <w:rsid w:val="009C6FA9"/>
    <w:rsid w:val="009D0C16"/>
    <w:rsid w:val="009D13C5"/>
    <w:rsid w:val="009D2206"/>
    <w:rsid w:val="009D2475"/>
    <w:rsid w:val="009D24C2"/>
    <w:rsid w:val="009D3DA9"/>
    <w:rsid w:val="009D411A"/>
    <w:rsid w:val="009D4C43"/>
    <w:rsid w:val="009D4E4B"/>
    <w:rsid w:val="009D6A23"/>
    <w:rsid w:val="009E0963"/>
    <w:rsid w:val="009E33F1"/>
    <w:rsid w:val="009E3659"/>
    <w:rsid w:val="009E51FC"/>
    <w:rsid w:val="009E62D5"/>
    <w:rsid w:val="009E6A1D"/>
    <w:rsid w:val="009E70F0"/>
    <w:rsid w:val="009E748B"/>
    <w:rsid w:val="009F07B4"/>
    <w:rsid w:val="009F4CC9"/>
    <w:rsid w:val="009F4F15"/>
    <w:rsid w:val="009F5ABF"/>
    <w:rsid w:val="009F74A5"/>
    <w:rsid w:val="00A004DF"/>
    <w:rsid w:val="00A0719C"/>
    <w:rsid w:val="00A07F9F"/>
    <w:rsid w:val="00A10FAC"/>
    <w:rsid w:val="00A11A92"/>
    <w:rsid w:val="00A121EB"/>
    <w:rsid w:val="00A12C02"/>
    <w:rsid w:val="00A12D1C"/>
    <w:rsid w:val="00A1606D"/>
    <w:rsid w:val="00A16868"/>
    <w:rsid w:val="00A17AEA"/>
    <w:rsid w:val="00A204B0"/>
    <w:rsid w:val="00A210B4"/>
    <w:rsid w:val="00A21C5A"/>
    <w:rsid w:val="00A22250"/>
    <w:rsid w:val="00A2367E"/>
    <w:rsid w:val="00A23969"/>
    <w:rsid w:val="00A2506E"/>
    <w:rsid w:val="00A2613E"/>
    <w:rsid w:val="00A268D9"/>
    <w:rsid w:val="00A26AA5"/>
    <w:rsid w:val="00A303B3"/>
    <w:rsid w:val="00A30D3E"/>
    <w:rsid w:val="00A3180D"/>
    <w:rsid w:val="00A32221"/>
    <w:rsid w:val="00A36975"/>
    <w:rsid w:val="00A40AD2"/>
    <w:rsid w:val="00A41151"/>
    <w:rsid w:val="00A415C6"/>
    <w:rsid w:val="00A41A65"/>
    <w:rsid w:val="00A42646"/>
    <w:rsid w:val="00A4498E"/>
    <w:rsid w:val="00A45912"/>
    <w:rsid w:val="00A47A55"/>
    <w:rsid w:val="00A509C1"/>
    <w:rsid w:val="00A50D68"/>
    <w:rsid w:val="00A51502"/>
    <w:rsid w:val="00A53B68"/>
    <w:rsid w:val="00A554EC"/>
    <w:rsid w:val="00A55E37"/>
    <w:rsid w:val="00A5682C"/>
    <w:rsid w:val="00A57F76"/>
    <w:rsid w:val="00A610B1"/>
    <w:rsid w:val="00A61AC3"/>
    <w:rsid w:val="00A64D35"/>
    <w:rsid w:val="00A67703"/>
    <w:rsid w:val="00A6786A"/>
    <w:rsid w:val="00A711DF"/>
    <w:rsid w:val="00A72452"/>
    <w:rsid w:val="00A74564"/>
    <w:rsid w:val="00A75E22"/>
    <w:rsid w:val="00A803F0"/>
    <w:rsid w:val="00A80D3A"/>
    <w:rsid w:val="00A82742"/>
    <w:rsid w:val="00A8398F"/>
    <w:rsid w:val="00A8417B"/>
    <w:rsid w:val="00A841D4"/>
    <w:rsid w:val="00A858BD"/>
    <w:rsid w:val="00A86EE3"/>
    <w:rsid w:val="00A9010A"/>
    <w:rsid w:val="00A914C4"/>
    <w:rsid w:val="00A92D57"/>
    <w:rsid w:val="00A93771"/>
    <w:rsid w:val="00A93BDE"/>
    <w:rsid w:val="00A93F1F"/>
    <w:rsid w:val="00A9403E"/>
    <w:rsid w:val="00A95088"/>
    <w:rsid w:val="00A95464"/>
    <w:rsid w:val="00A95BAC"/>
    <w:rsid w:val="00AA13F0"/>
    <w:rsid w:val="00AA1F03"/>
    <w:rsid w:val="00AA22BF"/>
    <w:rsid w:val="00AA2AAC"/>
    <w:rsid w:val="00AA3920"/>
    <w:rsid w:val="00AA4BDE"/>
    <w:rsid w:val="00AA4F38"/>
    <w:rsid w:val="00AA53C8"/>
    <w:rsid w:val="00AA78F4"/>
    <w:rsid w:val="00AB1D29"/>
    <w:rsid w:val="00AB3223"/>
    <w:rsid w:val="00AB3FD9"/>
    <w:rsid w:val="00AB424C"/>
    <w:rsid w:val="00AB4418"/>
    <w:rsid w:val="00AB4C4C"/>
    <w:rsid w:val="00AB627E"/>
    <w:rsid w:val="00AB7B68"/>
    <w:rsid w:val="00AC26D4"/>
    <w:rsid w:val="00AC4276"/>
    <w:rsid w:val="00AC52B5"/>
    <w:rsid w:val="00AC672B"/>
    <w:rsid w:val="00AC6809"/>
    <w:rsid w:val="00AC7B0A"/>
    <w:rsid w:val="00AD0015"/>
    <w:rsid w:val="00AD2E99"/>
    <w:rsid w:val="00AD4795"/>
    <w:rsid w:val="00AD4A16"/>
    <w:rsid w:val="00AD58E1"/>
    <w:rsid w:val="00AD7EB4"/>
    <w:rsid w:val="00AE1232"/>
    <w:rsid w:val="00AE2E96"/>
    <w:rsid w:val="00AE3439"/>
    <w:rsid w:val="00AE366D"/>
    <w:rsid w:val="00AE6D3F"/>
    <w:rsid w:val="00AF0984"/>
    <w:rsid w:val="00AF0C74"/>
    <w:rsid w:val="00AF3331"/>
    <w:rsid w:val="00AF3AE4"/>
    <w:rsid w:val="00AF6303"/>
    <w:rsid w:val="00AF7822"/>
    <w:rsid w:val="00AF7956"/>
    <w:rsid w:val="00B01E6C"/>
    <w:rsid w:val="00B0300C"/>
    <w:rsid w:val="00B03CBF"/>
    <w:rsid w:val="00B045D5"/>
    <w:rsid w:val="00B05147"/>
    <w:rsid w:val="00B12666"/>
    <w:rsid w:val="00B129CA"/>
    <w:rsid w:val="00B142CD"/>
    <w:rsid w:val="00B15879"/>
    <w:rsid w:val="00B15F55"/>
    <w:rsid w:val="00B2344F"/>
    <w:rsid w:val="00B247FF"/>
    <w:rsid w:val="00B25CB4"/>
    <w:rsid w:val="00B271D1"/>
    <w:rsid w:val="00B279AB"/>
    <w:rsid w:val="00B30356"/>
    <w:rsid w:val="00B32048"/>
    <w:rsid w:val="00B33178"/>
    <w:rsid w:val="00B3419E"/>
    <w:rsid w:val="00B35BD8"/>
    <w:rsid w:val="00B35CC8"/>
    <w:rsid w:val="00B366FF"/>
    <w:rsid w:val="00B4149E"/>
    <w:rsid w:val="00B41BF6"/>
    <w:rsid w:val="00B42D67"/>
    <w:rsid w:val="00B44BDD"/>
    <w:rsid w:val="00B45A15"/>
    <w:rsid w:val="00B4665E"/>
    <w:rsid w:val="00B46875"/>
    <w:rsid w:val="00B46E4B"/>
    <w:rsid w:val="00B525D1"/>
    <w:rsid w:val="00B55D14"/>
    <w:rsid w:val="00B5748D"/>
    <w:rsid w:val="00B57F91"/>
    <w:rsid w:val="00B608E1"/>
    <w:rsid w:val="00B613E4"/>
    <w:rsid w:val="00B65EC0"/>
    <w:rsid w:val="00B66E1E"/>
    <w:rsid w:val="00B673CF"/>
    <w:rsid w:val="00B67E42"/>
    <w:rsid w:val="00B71235"/>
    <w:rsid w:val="00B71601"/>
    <w:rsid w:val="00B72108"/>
    <w:rsid w:val="00B72399"/>
    <w:rsid w:val="00B75239"/>
    <w:rsid w:val="00B76813"/>
    <w:rsid w:val="00B775F0"/>
    <w:rsid w:val="00B828D4"/>
    <w:rsid w:val="00B83EB1"/>
    <w:rsid w:val="00B87304"/>
    <w:rsid w:val="00B92CC9"/>
    <w:rsid w:val="00B952D7"/>
    <w:rsid w:val="00B959ED"/>
    <w:rsid w:val="00B96594"/>
    <w:rsid w:val="00B96C01"/>
    <w:rsid w:val="00B97F15"/>
    <w:rsid w:val="00BA080F"/>
    <w:rsid w:val="00BA4464"/>
    <w:rsid w:val="00BA4DA1"/>
    <w:rsid w:val="00BA6BF4"/>
    <w:rsid w:val="00BA6FC5"/>
    <w:rsid w:val="00BA73F9"/>
    <w:rsid w:val="00BA74C5"/>
    <w:rsid w:val="00BB04BC"/>
    <w:rsid w:val="00BB093F"/>
    <w:rsid w:val="00BB0F90"/>
    <w:rsid w:val="00BB3524"/>
    <w:rsid w:val="00BB39AE"/>
    <w:rsid w:val="00BB3B94"/>
    <w:rsid w:val="00BB5A34"/>
    <w:rsid w:val="00BB6ABC"/>
    <w:rsid w:val="00BB7A73"/>
    <w:rsid w:val="00BC28ED"/>
    <w:rsid w:val="00BC3E8A"/>
    <w:rsid w:val="00BC4A49"/>
    <w:rsid w:val="00BC6D53"/>
    <w:rsid w:val="00BD0759"/>
    <w:rsid w:val="00BD13C0"/>
    <w:rsid w:val="00BD5964"/>
    <w:rsid w:val="00BD61D7"/>
    <w:rsid w:val="00BD7E0A"/>
    <w:rsid w:val="00BE0200"/>
    <w:rsid w:val="00BE150B"/>
    <w:rsid w:val="00BE1CFF"/>
    <w:rsid w:val="00BE210F"/>
    <w:rsid w:val="00BE220B"/>
    <w:rsid w:val="00BE3EA3"/>
    <w:rsid w:val="00BE58EF"/>
    <w:rsid w:val="00BE5C8F"/>
    <w:rsid w:val="00BE67E5"/>
    <w:rsid w:val="00BE7144"/>
    <w:rsid w:val="00BE7CE7"/>
    <w:rsid w:val="00BF2338"/>
    <w:rsid w:val="00BF2778"/>
    <w:rsid w:val="00BF47E3"/>
    <w:rsid w:val="00BF6B80"/>
    <w:rsid w:val="00BF77AE"/>
    <w:rsid w:val="00C00D72"/>
    <w:rsid w:val="00C0105D"/>
    <w:rsid w:val="00C02E4C"/>
    <w:rsid w:val="00C04FEC"/>
    <w:rsid w:val="00C06F46"/>
    <w:rsid w:val="00C11B8A"/>
    <w:rsid w:val="00C128DB"/>
    <w:rsid w:val="00C16817"/>
    <w:rsid w:val="00C230DC"/>
    <w:rsid w:val="00C23981"/>
    <w:rsid w:val="00C248B8"/>
    <w:rsid w:val="00C24FFE"/>
    <w:rsid w:val="00C25810"/>
    <w:rsid w:val="00C300F3"/>
    <w:rsid w:val="00C30F6B"/>
    <w:rsid w:val="00C440FE"/>
    <w:rsid w:val="00C471D3"/>
    <w:rsid w:val="00C47919"/>
    <w:rsid w:val="00C50168"/>
    <w:rsid w:val="00C512D3"/>
    <w:rsid w:val="00C52FFE"/>
    <w:rsid w:val="00C53622"/>
    <w:rsid w:val="00C54982"/>
    <w:rsid w:val="00C570E8"/>
    <w:rsid w:val="00C57FCD"/>
    <w:rsid w:val="00C61AFA"/>
    <w:rsid w:val="00C61B4D"/>
    <w:rsid w:val="00C62C9C"/>
    <w:rsid w:val="00C65314"/>
    <w:rsid w:val="00C712FF"/>
    <w:rsid w:val="00C73113"/>
    <w:rsid w:val="00C741ED"/>
    <w:rsid w:val="00C749D3"/>
    <w:rsid w:val="00C755E9"/>
    <w:rsid w:val="00C76924"/>
    <w:rsid w:val="00C80B09"/>
    <w:rsid w:val="00C81408"/>
    <w:rsid w:val="00C81AA2"/>
    <w:rsid w:val="00C82868"/>
    <w:rsid w:val="00C82B61"/>
    <w:rsid w:val="00C857DD"/>
    <w:rsid w:val="00C85D4D"/>
    <w:rsid w:val="00C85F30"/>
    <w:rsid w:val="00C91D0C"/>
    <w:rsid w:val="00C92B08"/>
    <w:rsid w:val="00C92DFE"/>
    <w:rsid w:val="00C93C32"/>
    <w:rsid w:val="00C93EDD"/>
    <w:rsid w:val="00C94490"/>
    <w:rsid w:val="00C94BC1"/>
    <w:rsid w:val="00C953EF"/>
    <w:rsid w:val="00C95458"/>
    <w:rsid w:val="00CA113D"/>
    <w:rsid w:val="00CA1244"/>
    <w:rsid w:val="00CA1479"/>
    <w:rsid w:val="00CA31DD"/>
    <w:rsid w:val="00CA4332"/>
    <w:rsid w:val="00CA4C77"/>
    <w:rsid w:val="00CA6282"/>
    <w:rsid w:val="00CA6712"/>
    <w:rsid w:val="00CA6DD7"/>
    <w:rsid w:val="00CB237F"/>
    <w:rsid w:val="00CB417E"/>
    <w:rsid w:val="00CB4936"/>
    <w:rsid w:val="00CB6A9C"/>
    <w:rsid w:val="00CB7BF0"/>
    <w:rsid w:val="00CC0449"/>
    <w:rsid w:val="00CC0C73"/>
    <w:rsid w:val="00CC0CD7"/>
    <w:rsid w:val="00CC11FE"/>
    <w:rsid w:val="00CC4209"/>
    <w:rsid w:val="00CC457F"/>
    <w:rsid w:val="00CC5F0D"/>
    <w:rsid w:val="00CC63B5"/>
    <w:rsid w:val="00CD0028"/>
    <w:rsid w:val="00CD0FDC"/>
    <w:rsid w:val="00CD1272"/>
    <w:rsid w:val="00CD331D"/>
    <w:rsid w:val="00CD5169"/>
    <w:rsid w:val="00CD53BF"/>
    <w:rsid w:val="00CD5F5B"/>
    <w:rsid w:val="00CD703F"/>
    <w:rsid w:val="00CE151E"/>
    <w:rsid w:val="00CE424A"/>
    <w:rsid w:val="00CE4619"/>
    <w:rsid w:val="00CE502E"/>
    <w:rsid w:val="00CE6214"/>
    <w:rsid w:val="00CE683F"/>
    <w:rsid w:val="00CE7B8A"/>
    <w:rsid w:val="00CF01BF"/>
    <w:rsid w:val="00CF16DC"/>
    <w:rsid w:val="00CF204D"/>
    <w:rsid w:val="00CF356A"/>
    <w:rsid w:val="00CF4706"/>
    <w:rsid w:val="00CF5C56"/>
    <w:rsid w:val="00D01705"/>
    <w:rsid w:val="00D01C22"/>
    <w:rsid w:val="00D02768"/>
    <w:rsid w:val="00D05634"/>
    <w:rsid w:val="00D111AE"/>
    <w:rsid w:val="00D11310"/>
    <w:rsid w:val="00D158EB"/>
    <w:rsid w:val="00D200EC"/>
    <w:rsid w:val="00D2101E"/>
    <w:rsid w:val="00D21FD3"/>
    <w:rsid w:val="00D23A5B"/>
    <w:rsid w:val="00D25CA2"/>
    <w:rsid w:val="00D2642B"/>
    <w:rsid w:val="00D3197D"/>
    <w:rsid w:val="00D33399"/>
    <w:rsid w:val="00D35B41"/>
    <w:rsid w:val="00D3771E"/>
    <w:rsid w:val="00D42DFF"/>
    <w:rsid w:val="00D43368"/>
    <w:rsid w:val="00D44611"/>
    <w:rsid w:val="00D45B76"/>
    <w:rsid w:val="00D45CD2"/>
    <w:rsid w:val="00D50E01"/>
    <w:rsid w:val="00D52222"/>
    <w:rsid w:val="00D541C2"/>
    <w:rsid w:val="00D57599"/>
    <w:rsid w:val="00D63994"/>
    <w:rsid w:val="00D65492"/>
    <w:rsid w:val="00D67C6A"/>
    <w:rsid w:val="00D71325"/>
    <w:rsid w:val="00D71632"/>
    <w:rsid w:val="00D71950"/>
    <w:rsid w:val="00D71AC3"/>
    <w:rsid w:val="00D71D6E"/>
    <w:rsid w:val="00D7276B"/>
    <w:rsid w:val="00D75357"/>
    <w:rsid w:val="00D8156B"/>
    <w:rsid w:val="00D82D96"/>
    <w:rsid w:val="00D84D43"/>
    <w:rsid w:val="00D85273"/>
    <w:rsid w:val="00D85827"/>
    <w:rsid w:val="00D867DA"/>
    <w:rsid w:val="00D9008E"/>
    <w:rsid w:val="00D902C1"/>
    <w:rsid w:val="00D90D69"/>
    <w:rsid w:val="00D92BF2"/>
    <w:rsid w:val="00D933B8"/>
    <w:rsid w:val="00D94FC0"/>
    <w:rsid w:val="00D963B5"/>
    <w:rsid w:val="00D96D8B"/>
    <w:rsid w:val="00D97477"/>
    <w:rsid w:val="00D97940"/>
    <w:rsid w:val="00DA12AB"/>
    <w:rsid w:val="00DA1E94"/>
    <w:rsid w:val="00DA3331"/>
    <w:rsid w:val="00DA3CD7"/>
    <w:rsid w:val="00DA4E64"/>
    <w:rsid w:val="00DA59AF"/>
    <w:rsid w:val="00DA5AB8"/>
    <w:rsid w:val="00DB0CDC"/>
    <w:rsid w:val="00DB196B"/>
    <w:rsid w:val="00DB225F"/>
    <w:rsid w:val="00DB4693"/>
    <w:rsid w:val="00DB6ACC"/>
    <w:rsid w:val="00DC0FEB"/>
    <w:rsid w:val="00DC357D"/>
    <w:rsid w:val="00DC3A35"/>
    <w:rsid w:val="00DC3B0D"/>
    <w:rsid w:val="00DC5241"/>
    <w:rsid w:val="00DC5EAE"/>
    <w:rsid w:val="00DC6480"/>
    <w:rsid w:val="00DD1A3D"/>
    <w:rsid w:val="00DD3FA0"/>
    <w:rsid w:val="00DD5AE9"/>
    <w:rsid w:val="00DD603B"/>
    <w:rsid w:val="00DD7B42"/>
    <w:rsid w:val="00DE080A"/>
    <w:rsid w:val="00DE2CE4"/>
    <w:rsid w:val="00DE3D70"/>
    <w:rsid w:val="00DE46DC"/>
    <w:rsid w:val="00DE5659"/>
    <w:rsid w:val="00DE5760"/>
    <w:rsid w:val="00DE70B5"/>
    <w:rsid w:val="00DE7FC2"/>
    <w:rsid w:val="00DF002D"/>
    <w:rsid w:val="00DF033A"/>
    <w:rsid w:val="00DF0BBA"/>
    <w:rsid w:val="00DF51DD"/>
    <w:rsid w:val="00DF75E5"/>
    <w:rsid w:val="00E004AB"/>
    <w:rsid w:val="00E0144D"/>
    <w:rsid w:val="00E0231F"/>
    <w:rsid w:val="00E02A6A"/>
    <w:rsid w:val="00E03111"/>
    <w:rsid w:val="00E04161"/>
    <w:rsid w:val="00E054FC"/>
    <w:rsid w:val="00E073FA"/>
    <w:rsid w:val="00E07D3E"/>
    <w:rsid w:val="00E1071D"/>
    <w:rsid w:val="00E10D45"/>
    <w:rsid w:val="00E11D12"/>
    <w:rsid w:val="00E12F3C"/>
    <w:rsid w:val="00E153D5"/>
    <w:rsid w:val="00E153F6"/>
    <w:rsid w:val="00E163D8"/>
    <w:rsid w:val="00E170A6"/>
    <w:rsid w:val="00E233DC"/>
    <w:rsid w:val="00E24565"/>
    <w:rsid w:val="00E25D52"/>
    <w:rsid w:val="00E26CE0"/>
    <w:rsid w:val="00E2709D"/>
    <w:rsid w:val="00E323D4"/>
    <w:rsid w:val="00E34D60"/>
    <w:rsid w:val="00E34DCD"/>
    <w:rsid w:val="00E37040"/>
    <w:rsid w:val="00E40E01"/>
    <w:rsid w:val="00E411C5"/>
    <w:rsid w:val="00E41E42"/>
    <w:rsid w:val="00E43842"/>
    <w:rsid w:val="00E4465C"/>
    <w:rsid w:val="00E47EFF"/>
    <w:rsid w:val="00E50027"/>
    <w:rsid w:val="00E5050D"/>
    <w:rsid w:val="00E51275"/>
    <w:rsid w:val="00E51420"/>
    <w:rsid w:val="00E5186E"/>
    <w:rsid w:val="00E51ACC"/>
    <w:rsid w:val="00E526F3"/>
    <w:rsid w:val="00E54EA8"/>
    <w:rsid w:val="00E612FE"/>
    <w:rsid w:val="00E61D9A"/>
    <w:rsid w:val="00E629A0"/>
    <w:rsid w:val="00E66236"/>
    <w:rsid w:val="00E6649C"/>
    <w:rsid w:val="00E668F8"/>
    <w:rsid w:val="00E67449"/>
    <w:rsid w:val="00E70DCD"/>
    <w:rsid w:val="00E711E8"/>
    <w:rsid w:val="00E7315A"/>
    <w:rsid w:val="00E861C2"/>
    <w:rsid w:val="00E86BFD"/>
    <w:rsid w:val="00E8770B"/>
    <w:rsid w:val="00E904AB"/>
    <w:rsid w:val="00E905B8"/>
    <w:rsid w:val="00E905D2"/>
    <w:rsid w:val="00E90EE2"/>
    <w:rsid w:val="00E92371"/>
    <w:rsid w:val="00E92864"/>
    <w:rsid w:val="00E943EE"/>
    <w:rsid w:val="00E9488D"/>
    <w:rsid w:val="00E95BC1"/>
    <w:rsid w:val="00E970E5"/>
    <w:rsid w:val="00EA0B55"/>
    <w:rsid w:val="00EA526C"/>
    <w:rsid w:val="00EB1CE4"/>
    <w:rsid w:val="00EB2C9E"/>
    <w:rsid w:val="00EB53FA"/>
    <w:rsid w:val="00EB5BE6"/>
    <w:rsid w:val="00EB5E8A"/>
    <w:rsid w:val="00EB6061"/>
    <w:rsid w:val="00EB6315"/>
    <w:rsid w:val="00EB6AF3"/>
    <w:rsid w:val="00EB721A"/>
    <w:rsid w:val="00EC0B06"/>
    <w:rsid w:val="00EC28F9"/>
    <w:rsid w:val="00EC32AF"/>
    <w:rsid w:val="00EC4E9D"/>
    <w:rsid w:val="00EC53DC"/>
    <w:rsid w:val="00EC5BD2"/>
    <w:rsid w:val="00EC6D52"/>
    <w:rsid w:val="00EC7285"/>
    <w:rsid w:val="00EC7DCD"/>
    <w:rsid w:val="00ED2D94"/>
    <w:rsid w:val="00ED320D"/>
    <w:rsid w:val="00ED3497"/>
    <w:rsid w:val="00ED34FE"/>
    <w:rsid w:val="00ED48B6"/>
    <w:rsid w:val="00ED5AB8"/>
    <w:rsid w:val="00ED5C84"/>
    <w:rsid w:val="00ED5E19"/>
    <w:rsid w:val="00ED68C5"/>
    <w:rsid w:val="00ED7C19"/>
    <w:rsid w:val="00EE1319"/>
    <w:rsid w:val="00EE2E6F"/>
    <w:rsid w:val="00EE2FB5"/>
    <w:rsid w:val="00EE3D7D"/>
    <w:rsid w:val="00EE3E51"/>
    <w:rsid w:val="00EE5769"/>
    <w:rsid w:val="00EF0850"/>
    <w:rsid w:val="00EF08E4"/>
    <w:rsid w:val="00EF0B3F"/>
    <w:rsid w:val="00EF12EA"/>
    <w:rsid w:val="00EF1E68"/>
    <w:rsid w:val="00EF3A29"/>
    <w:rsid w:val="00EF3FAB"/>
    <w:rsid w:val="00EF4750"/>
    <w:rsid w:val="00EF4FF3"/>
    <w:rsid w:val="00EF61F6"/>
    <w:rsid w:val="00EF6EFE"/>
    <w:rsid w:val="00F00528"/>
    <w:rsid w:val="00F00538"/>
    <w:rsid w:val="00F01107"/>
    <w:rsid w:val="00F017F8"/>
    <w:rsid w:val="00F01A21"/>
    <w:rsid w:val="00F03D62"/>
    <w:rsid w:val="00F06650"/>
    <w:rsid w:val="00F1212D"/>
    <w:rsid w:val="00F127A4"/>
    <w:rsid w:val="00F128B8"/>
    <w:rsid w:val="00F12A37"/>
    <w:rsid w:val="00F14CF4"/>
    <w:rsid w:val="00F14FCF"/>
    <w:rsid w:val="00F1700C"/>
    <w:rsid w:val="00F1774D"/>
    <w:rsid w:val="00F2050C"/>
    <w:rsid w:val="00F208D5"/>
    <w:rsid w:val="00F2123D"/>
    <w:rsid w:val="00F216BA"/>
    <w:rsid w:val="00F27A65"/>
    <w:rsid w:val="00F27CE4"/>
    <w:rsid w:val="00F307AA"/>
    <w:rsid w:val="00F32AC1"/>
    <w:rsid w:val="00F33CE5"/>
    <w:rsid w:val="00F33E14"/>
    <w:rsid w:val="00F342B9"/>
    <w:rsid w:val="00F35A1C"/>
    <w:rsid w:val="00F36B1C"/>
    <w:rsid w:val="00F371FB"/>
    <w:rsid w:val="00F424BB"/>
    <w:rsid w:val="00F43817"/>
    <w:rsid w:val="00F44066"/>
    <w:rsid w:val="00F45A19"/>
    <w:rsid w:val="00F45D17"/>
    <w:rsid w:val="00F45E14"/>
    <w:rsid w:val="00F479B5"/>
    <w:rsid w:val="00F52D96"/>
    <w:rsid w:val="00F536BC"/>
    <w:rsid w:val="00F5468D"/>
    <w:rsid w:val="00F55394"/>
    <w:rsid w:val="00F5694B"/>
    <w:rsid w:val="00F57254"/>
    <w:rsid w:val="00F57ED6"/>
    <w:rsid w:val="00F60140"/>
    <w:rsid w:val="00F60541"/>
    <w:rsid w:val="00F60F9A"/>
    <w:rsid w:val="00F63503"/>
    <w:rsid w:val="00F662AA"/>
    <w:rsid w:val="00F6773D"/>
    <w:rsid w:val="00F67E6D"/>
    <w:rsid w:val="00F7504A"/>
    <w:rsid w:val="00F7645F"/>
    <w:rsid w:val="00F772EA"/>
    <w:rsid w:val="00F8199B"/>
    <w:rsid w:val="00F82B2F"/>
    <w:rsid w:val="00F84F1B"/>
    <w:rsid w:val="00F85C0F"/>
    <w:rsid w:val="00F868BD"/>
    <w:rsid w:val="00F87341"/>
    <w:rsid w:val="00F873FD"/>
    <w:rsid w:val="00F878F1"/>
    <w:rsid w:val="00F934DF"/>
    <w:rsid w:val="00F935E9"/>
    <w:rsid w:val="00F95C65"/>
    <w:rsid w:val="00F96A39"/>
    <w:rsid w:val="00F97D33"/>
    <w:rsid w:val="00FA372B"/>
    <w:rsid w:val="00FA3F8D"/>
    <w:rsid w:val="00FA5135"/>
    <w:rsid w:val="00FA5D5E"/>
    <w:rsid w:val="00FA5E6A"/>
    <w:rsid w:val="00FB263F"/>
    <w:rsid w:val="00FB3558"/>
    <w:rsid w:val="00FB3774"/>
    <w:rsid w:val="00FB7CBF"/>
    <w:rsid w:val="00FD397D"/>
    <w:rsid w:val="00FD48BC"/>
    <w:rsid w:val="00FD672F"/>
    <w:rsid w:val="00FD7EB1"/>
    <w:rsid w:val="00FE2D0A"/>
    <w:rsid w:val="00FE32FA"/>
    <w:rsid w:val="00FE550F"/>
    <w:rsid w:val="00FE6CB3"/>
    <w:rsid w:val="00FE71A7"/>
    <w:rsid w:val="00FE74AE"/>
    <w:rsid w:val="00FE76E7"/>
    <w:rsid w:val="00FE7CDB"/>
    <w:rsid w:val="00FF0953"/>
    <w:rsid w:val="00FF0AAD"/>
    <w:rsid w:val="00FF1B4B"/>
    <w:rsid w:val="00FF6B95"/>
    <w:rsid w:val="00FF6C99"/>
    <w:rsid w:val="00FF6CE7"/>
    <w:rsid w:val="00FF7520"/>
    <w:rsid w:val="44C70D28"/>
    <w:rsid w:val="69797C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5890" fillcolor="#9cbee0" strokecolor="#739cc3">
      <v:fill color="#9cbee0" color2="#bbd5f0" type="gradient">
        <o:fill v:ext="view" type="gradientUnscaled"/>
      </v:fill>
      <v:stroke color="#739cc3" weight="1.25pt" miterlimit="2"/>
      <o:colormenu v:ext="edit" fillcolor="none [3212]" strokecolor="#002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0AAD"/>
    <w:pPr>
      <w:widowControl w:val="0"/>
      <w:jc w:val="both"/>
    </w:pPr>
    <w:rPr>
      <w:kern w:val="2"/>
      <w:sz w:val="21"/>
      <w:szCs w:val="24"/>
    </w:rPr>
  </w:style>
  <w:style w:type="paragraph" w:styleId="1">
    <w:name w:val="heading 1"/>
    <w:aliases w:val="H1,h1,l1,Head 1 (Chapter heading),IS41 Heading 1,h11,l11,Head 1 (Chapter heading)1,h12,l12,Head 1 (Chapter heading)2,h13,l13,Head 1 (Chapter heading)3,Heading 1 Section title,69%,list 1,Header 1,Legal Line 1,heading 1,h14,h15,h16,h17,h111,h121,H11"/>
    <w:link w:val="1Char"/>
    <w:qFormat/>
    <w:rsid w:val="00A55E37"/>
    <w:pPr>
      <w:keepNext/>
      <w:keepLines/>
      <w:numPr>
        <w:numId w:val="1"/>
      </w:numPr>
      <w:spacing w:before="480" w:line="288" w:lineRule="auto"/>
      <w:jc w:val="both"/>
      <w:outlineLvl w:val="0"/>
    </w:pPr>
    <w:rPr>
      <w:rFonts w:ascii="Arial" w:hAnsi="Arial" w:cstheme="minorBidi"/>
      <w:b/>
      <w:bCs/>
      <w:kern w:val="44"/>
      <w:sz w:val="36"/>
      <w:szCs w:val="44"/>
    </w:rPr>
  </w:style>
  <w:style w:type="paragraph" w:styleId="2">
    <w:name w:val="heading 2"/>
    <w:aliases w:val="h2,H2,L2,H21,l2,list 2,list 2,heading 2TOC,Head 2,List level 2,2,Header 2,h21,h22,h23,h24,h25,h26,h27,h28,h211,h221,h231,h241,h251,h261,h271,h29,h212,h222,h232,h242,h252,h262,h272,h210,h213,h223,h233,h243,h253,h263,h273,h214,h224,h234,h244,21,중제목"/>
    <w:next w:val="a"/>
    <w:link w:val="2Char"/>
    <w:unhideWhenUsed/>
    <w:qFormat/>
    <w:rsid w:val="00654B5F"/>
    <w:pPr>
      <w:keepNext/>
      <w:keepLines/>
      <w:numPr>
        <w:ilvl w:val="1"/>
        <w:numId w:val="1"/>
      </w:numPr>
      <w:spacing w:before="260" w:after="260" w:line="416" w:lineRule="auto"/>
      <w:outlineLvl w:val="1"/>
    </w:pPr>
    <w:rPr>
      <w:rFonts w:asciiTheme="majorHAnsi" w:eastAsiaTheme="majorEastAsia" w:hAnsiTheme="majorHAnsi" w:cstheme="majorBidi"/>
      <w:b/>
      <w:bCs/>
      <w:kern w:val="44"/>
      <w:sz w:val="32"/>
      <w:szCs w:val="32"/>
    </w:rPr>
  </w:style>
  <w:style w:type="paragraph" w:styleId="3">
    <w:name w:val="heading 3"/>
    <w:basedOn w:val="a"/>
    <w:next w:val="a"/>
    <w:link w:val="3Char"/>
    <w:uiPriority w:val="9"/>
    <w:unhideWhenUsed/>
    <w:qFormat/>
    <w:rsid w:val="00657B8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57B8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1BF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281BFF"/>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A50D68"/>
    <w:pPr>
      <w:keepNext/>
      <w:keepLines/>
      <w:numPr>
        <w:ilvl w:val="6"/>
        <w:numId w:val="1"/>
      </w:numPr>
      <w:spacing w:before="240" w:after="64" w:line="320" w:lineRule="auto"/>
      <w:outlineLvl w:val="6"/>
    </w:pPr>
    <w:rPr>
      <w:b/>
      <w:bCs/>
      <w:sz w:val="24"/>
    </w:rPr>
  </w:style>
  <w:style w:type="paragraph" w:styleId="8">
    <w:name w:val="heading 8"/>
    <w:basedOn w:val="a"/>
    <w:next w:val="a"/>
    <w:link w:val="8Char"/>
    <w:uiPriority w:val="9"/>
    <w:unhideWhenUsed/>
    <w:qFormat/>
    <w:rsid w:val="0005587F"/>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0A005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FF0AAD"/>
    <w:rPr>
      <w:sz w:val="18"/>
      <w:szCs w:val="18"/>
    </w:rPr>
  </w:style>
  <w:style w:type="paragraph" w:styleId="a4">
    <w:name w:val="footer"/>
    <w:basedOn w:val="a"/>
    <w:semiHidden/>
    <w:rsid w:val="00FF0AAD"/>
    <w:pPr>
      <w:tabs>
        <w:tab w:val="center" w:pos="4153"/>
        <w:tab w:val="right" w:pos="8306"/>
      </w:tabs>
      <w:snapToGrid w:val="0"/>
      <w:jc w:val="left"/>
    </w:pPr>
    <w:rPr>
      <w:sz w:val="18"/>
      <w:szCs w:val="18"/>
    </w:rPr>
  </w:style>
  <w:style w:type="paragraph" w:styleId="a5">
    <w:name w:val="header"/>
    <w:basedOn w:val="a"/>
    <w:semiHidden/>
    <w:rsid w:val="00FF0AAD"/>
    <w:pPr>
      <w:pBdr>
        <w:bottom w:val="single" w:sz="6" w:space="1" w:color="auto"/>
      </w:pBdr>
      <w:tabs>
        <w:tab w:val="center" w:pos="4153"/>
        <w:tab w:val="right" w:pos="8306"/>
      </w:tabs>
      <w:snapToGrid w:val="0"/>
      <w:jc w:val="center"/>
    </w:pPr>
    <w:rPr>
      <w:sz w:val="18"/>
      <w:szCs w:val="18"/>
    </w:rPr>
  </w:style>
  <w:style w:type="character" w:styleId="a6">
    <w:name w:val="page number"/>
    <w:basedOn w:val="a0"/>
    <w:semiHidden/>
    <w:rsid w:val="00FF0AAD"/>
  </w:style>
  <w:style w:type="character" w:customStyle="1" w:styleId="Char">
    <w:name w:val="批注框文本 Char"/>
    <w:basedOn w:val="a0"/>
    <w:link w:val="a3"/>
    <w:uiPriority w:val="99"/>
    <w:semiHidden/>
    <w:rsid w:val="00FF0AAD"/>
    <w:rPr>
      <w:kern w:val="2"/>
      <w:sz w:val="18"/>
      <w:szCs w:val="18"/>
    </w:rPr>
  </w:style>
  <w:style w:type="paragraph" w:styleId="a7">
    <w:name w:val="Title"/>
    <w:basedOn w:val="a"/>
    <w:next w:val="a"/>
    <w:link w:val="Char0"/>
    <w:uiPriority w:val="10"/>
    <w:qFormat/>
    <w:rsid w:val="00657B8F"/>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7"/>
    <w:uiPriority w:val="10"/>
    <w:rsid w:val="00657B8F"/>
    <w:rPr>
      <w:rFonts w:asciiTheme="majorHAnsi" w:hAnsiTheme="majorHAnsi" w:cstheme="majorBidi"/>
      <w:b/>
      <w:bCs/>
      <w:kern w:val="2"/>
      <w:sz w:val="32"/>
      <w:szCs w:val="32"/>
    </w:rPr>
  </w:style>
  <w:style w:type="paragraph" w:styleId="a8">
    <w:name w:val="Document Map"/>
    <w:basedOn w:val="a"/>
    <w:link w:val="Char1"/>
    <w:semiHidden/>
    <w:unhideWhenUsed/>
    <w:rsid w:val="00657B8F"/>
    <w:rPr>
      <w:rFonts w:ascii="宋体"/>
      <w:sz w:val="18"/>
      <w:szCs w:val="18"/>
    </w:rPr>
  </w:style>
  <w:style w:type="character" w:customStyle="1" w:styleId="Char1">
    <w:name w:val="文档结构图 Char"/>
    <w:basedOn w:val="a0"/>
    <w:link w:val="a8"/>
    <w:semiHidden/>
    <w:rsid w:val="00657B8F"/>
    <w:rPr>
      <w:rFonts w:ascii="宋体"/>
      <w:kern w:val="2"/>
      <w:sz w:val="18"/>
      <w:szCs w:val="18"/>
    </w:rPr>
  </w:style>
  <w:style w:type="character" w:customStyle="1" w:styleId="2Char">
    <w:name w:val="标题 2 Char"/>
    <w:aliases w:val="h2 Char,H2 Char,L2 Char,H21 Char,l2 Char,list 2 Char,list 2 Char,heading 2TOC Char,Head 2 Char,List level 2 Char,2 Char,Header 2 Char,h21 Char,h22 Char,h23 Char,h24 Char,h25 Char,h26 Char,h27 Char,h28 Char,h211 Char,h221 Char,h231 Char"/>
    <w:basedOn w:val="a0"/>
    <w:link w:val="2"/>
    <w:rsid w:val="00654B5F"/>
    <w:rPr>
      <w:rFonts w:asciiTheme="majorHAnsi" w:eastAsiaTheme="majorEastAsia" w:hAnsiTheme="majorHAnsi" w:cstheme="majorBidi"/>
      <w:b/>
      <w:bCs/>
      <w:kern w:val="44"/>
      <w:sz w:val="32"/>
      <w:szCs w:val="32"/>
    </w:rPr>
  </w:style>
  <w:style w:type="character" w:customStyle="1" w:styleId="3Char">
    <w:name w:val="标题 3 Char"/>
    <w:basedOn w:val="a0"/>
    <w:link w:val="3"/>
    <w:uiPriority w:val="9"/>
    <w:rsid w:val="00657B8F"/>
    <w:rPr>
      <w:b/>
      <w:bCs/>
      <w:kern w:val="2"/>
      <w:sz w:val="32"/>
      <w:szCs w:val="32"/>
    </w:rPr>
  </w:style>
  <w:style w:type="character" w:customStyle="1" w:styleId="4Char">
    <w:name w:val="标题 4 Char"/>
    <w:basedOn w:val="a0"/>
    <w:link w:val="4"/>
    <w:uiPriority w:val="9"/>
    <w:rsid w:val="00657B8F"/>
    <w:rPr>
      <w:rFonts w:asciiTheme="majorHAnsi" w:eastAsiaTheme="majorEastAsia" w:hAnsiTheme="majorHAnsi" w:cstheme="majorBidi"/>
      <w:b/>
      <w:bCs/>
      <w:kern w:val="2"/>
      <w:sz w:val="28"/>
      <w:szCs w:val="28"/>
    </w:rPr>
  </w:style>
  <w:style w:type="paragraph" w:styleId="a9">
    <w:name w:val="List Paragraph"/>
    <w:basedOn w:val="a"/>
    <w:uiPriority w:val="99"/>
    <w:unhideWhenUsed/>
    <w:qFormat/>
    <w:rsid w:val="00EF4750"/>
    <w:pPr>
      <w:ind w:firstLineChars="200" w:firstLine="420"/>
    </w:pPr>
  </w:style>
  <w:style w:type="character" w:customStyle="1" w:styleId="5Char">
    <w:name w:val="标题 5 Char"/>
    <w:basedOn w:val="a0"/>
    <w:link w:val="5"/>
    <w:uiPriority w:val="9"/>
    <w:rsid w:val="00281BFF"/>
    <w:rPr>
      <w:b/>
      <w:bCs/>
      <w:kern w:val="2"/>
      <w:sz w:val="28"/>
      <w:szCs w:val="28"/>
    </w:rPr>
  </w:style>
  <w:style w:type="character" w:customStyle="1" w:styleId="6Char">
    <w:name w:val="标题 6 Char"/>
    <w:basedOn w:val="a0"/>
    <w:link w:val="6"/>
    <w:uiPriority w:val="9"/>
    <w:rsid w:val="00281BFF"/>
    <w:rPr>
      <w:rFonts w:asciiTheme="majorHAnsi" w:eastAsiaTheme="majorEastAsia" w:hAnsiTheme="majorHAnsi" w:cstheme="majorBidi"/>
      <w:b/>
      <w:bCs/>
      <w:kern w:val="2"/>
      <w:sz w:val="24"/>
      <w:szCs w:val="24"/>
    </w:rPr>
  </w:style>
  <w:style w:type="table" w:styleId="aa">
    <w:name w:val="Table Grid"/>
    <w:basedOn w:val="a1"/>
    <w:uiPriority w:val="59"/>
    <w:rsid w:val="00583344"/>
    <w:tblPr>
      <w:tblInd w:w="0" w:type="dxa"/>
      <w:tblBorders>
        <w:top w:val="single" w:sz="4" w:space="0" w:color="008ED3" w:themeColor="text1"/>
        <w:left w:val="single" w:sz="4" w:space="0" w:color="008ED3" w:themeColor="text1"/>
        <w:bottom w:val="single" w:sz="4" w:space="0" w:color="008ED3" w:themeColor="text1"/>
        <w:right w:val="single" w:sz="4" w:space="0" w:color="008ED3" w:themeColor="text1"/>
        <w:insideH w:val="single" w:sz="4" w:space="0" w:color="008ED3" w:themeColor="text1"/>
        <w:insideV w:val="single" w:sz="4" w:space="0" w:color="008ED3" w:themeColor="text1"/>
      </w:tblBorders>
      <w:tblCellMar>
        <w:top w:w="0" w:type="dxa"/>
        <w:left w:w="108" w:type="dxa"/>
        <w:bottom w:w="0" w:type="dxa"/>
        <w:right w:w="108" w:type="dxa"/>
      </w:tblCellMar>
    </w:tblPr>
  </w:style>
  <w:style w:type="character" w:customStyle="1" w:styleId="7Char">
    <w:name w:val="标题 7 Char"/>
    <w:basedOn w:val="a0"/>
    <w:link w:val="7"/>
    <w:uiPriority w:val="9"/>
    <w:rsid w:val="00A50D68"/>
    <w:rPr>
      <w:b/>
      <w:bCs/>
      <w:kern w:val="2"/>
      <w:sz w:val="24"/>
      <w:szCs w:val="24"/>
    </w:rPr>
  </w:style>
  <w:style w:type="character" w:styleId="ab">
    <w:name w:val="Hyperlink"/>
    <w:basedOn w:val="a0"/>
    <w:unhideWhenUsed/>
    <w:rsid w:val="00A50D68"/>
    <w:rPr>
      <w:color w:val="0000FF" w:themeColor="hyperlink"/>
      <w:u w:val="single"/>
    </w:rPr>
  </w:style>
  <w:style w:type="paragraph" w:styleId="ac">
    <w:name w:val="Normal Indent"/>
    <w:aliases w:val="表正文,正文非缩进,正文不缩进,首行缩进,正文（首行缩进两字）,正文（首行缩进两字）＋行距：1.5倍行距,正文首行缩进2,正文缩进 Char1 Char,正文缩进 Char Char Char,正文缩进 Char2 Char Char Char,正文缩进 Char1 Char Char Char Char,正文（首行缩进两字） Char Char Char Char Char,正文-段前3磅,特点,四,正文缩进1,正文缩进 Char Char Char Char Char,Alt+X,标题4"/>
    <w:basedOn w:val="a"/>
    <w:link w:val="Char2"/>
    <w:rsid w:val="00C85D4D"/>
    <w:pPr>
      <w:ind w:firstLine="420"/>
    </w:pPr>
    <w:rPr>
      <w:szCs w:val="20"/>
    </w:rPr>
  </w:style>
  <w:style w:type="character" w:customStyle="1" w:styleId="Char2">
    <w:name w:val="正文缩进 Char"/>
    <w:aliases w:val="表正文 Char,正文非缩进 Char,正文不缩进 Char,首行缩进 Char,正文（首行缩进两字） Char,正文（首行缩进两字）＋行距：1.5倍行距 Char,正文首行缩进2 Char,正文缩进 Char1 Char Char,正文缩进 Char Char Char Char,正文缩进 Char2 Char Char Char Char,正文缩进 Char1 Char Char Char Char Char,正文-段前3磅 Char,特点 Char,四 Char"/>
    <w:basedOn w:val="a0"/>
    <w:link w:val="ac"/>
    <w:rsid w:val="00C85D4D"/>
    <w:rPr>
      <w:kern w:val="2"/>
      <w:sz w:val="21"/>
    </w:rPr>
  </w:style>
  <w:style w:type="character" w:styleId="ad">
    <w:name w:val="Strong"/>
    <w:basedOn w:val="a0"/>
    <w:uiPriority w:val="22"/>
    <w:qFormat/>
    <w:rsid w:val="00525450"/>
    <w:rPr>
      <w:b/>
      <w:bCs/>
    </w:rPr>
  </w:style>
  <w:style w:type="character" w:styleId="ae">
    <w:name w:val="Subtle Emphasis"/>
    <w:basedOn w:val="a0"/>
    <w:uiPriority w:val="19"/>
    <w:qFormat/>
    <w:rsid w:val="003E7472"/>
    <w:rPr>
      <w:i/>
      <w:iCs/>
      <w:color w:val="6ACDFF" w:themeColor="text1" w:themeTint="7F"/>
    </w:rPr>
  </w:style>
  <w:style w:type="paragraph" w:customStyle="1" w:styleId="10">
    <w:name w:val="样式1"/>
    <w:basedOn w:val="7"/>
    <w:link w:val="1Char0"/>
    <w:qFormat/>
    <w:rsid w:val="00E5050D"/>
    <w:pPr>
      <w:numPr>
        <w:ilvl w:val="0"/>
        <w:numId w:val="0"/>
      </w:numPr>
      <w:autoSpaceDE w:val="0"/>
      <w:autoSpaceDN w:val="0"/>
      <w:adjustRightInd w:val="0"/>
      <w:ind w:left="2940" w:hanging="420"/>
      <w:jc w:val="left"/>
    </w:pPr>
  </w:style>
  <w:style w:type="character" w:customStyle="1" w:styleId="8Char">
    <w:name w:val="标题 8 Char"/>
    <w:basedOn w:val="a0"/>
    <w:link w:val="8"/>
    <w:uiPriority w:val="9"/>
    <w:rsid w:val="0005587F"/>
    <w:rPr>
      <w:rFonts w:asciiTheme="majorHAnsi" w:eastAsiaTheme="majorEastAsia" w:hAnsiTheme="majorHAnsi" w:cstheme="majorBidi"/>
      <w:kern w:val="2"/>
      <w:sz w:val="24"/>
      <w:szCs w:val="24"/>
    </w:rPr>
  </w:style>
  <w:style w:type="character" w:customStyle="1" w:styleId="1Char0">
    <w:name w:val="样式1 Char"/>
    <w:basedOn w:val="7Char"/>
    <w:link w:val="10"/>
    <w:rsid w:val="00E5050D"/>
    <w:rPr>
      <w:b/>
      <w:bCs/>
    </w:rPr>
  </w:style>
  <w:style w:type="paragraph" w:customStyle="1" w:styleId="40">
    <w:name w:val="4扉页：目录"/>
    <w:basedOn w:val="a"/>
    <w:autoRedefine/>
    <w:rsid w:val="005D705B"/>
    <w:pPr>
      <w:spacing w:line="360" w:lineRule="auto"/>
      <w:jc w:val="center"/>
    </w:pPr>
    <w:rPr>
      <w:b/>
      <w:sz w:val="32"/>
      <w:szCs w:val="20"/>
    </w:rPr>
  </w:style>
  <w:style w:type="paragraph" w:customStyle="1" w:styleId="af">
    <w:name w:val="表格内"/>
    <w:basedOn w:val="a"/>
    <w:rsid w:val="005D705B"/>
    <w:rPr>
      <w:rFonts w:ascii="Arial" w:hAnsi="Arial"/>
      <w:sz w:val="18"/>
      <w:szCs w:val="20"/>
    </w:rPr>
  </w:style>
  <w:style w:type="paragraph" w:customStyle="1" w:styleId="af0">
    <w:name w:val="表格的表头"/>
    <w:basedOn w:val="af"/>
    <w:next w:val="af"/>
    <w:rsid w:val="005D705B"/>
    <w:pPr>
      <w:spacing w:before="40" w:after="40"/>
      <w:jc w:val="center"/>
    </w:pPr>
  </w:style>
  <w:style w:type="character" w:customStyle="1" w:styleId="1Char">
    <w:name w:val="标题 1 Char"/>
    <w:aliases w:val="H1 Char,h1 Char,l1 Char,Head 1 (Chapter heading) Char,IS41 Heading 1 Char,h11 Char,l11 Char,Head 1 (Chapter heading)1 Char,h12 Char,l12 Char,Head 1 (Chapter heading)2 Char,h13 Char,l13 Char,Head 1 (Chapter heading)3 Char,69% Char,list 1 Char"/>
    <w:basedOn w:val="a0"/>
    <w:link w:val="1"/>
    <w:rsid w:val="00A55E37"/>
    <w:rPr>
      <w:rFonts w:ascii="Arial" w:hAnsi="Arial" w:cstheme="minorBidi"/>
      <w:b/>
      <w:bCs/>
      <w:kern w:val="44"/>
      <w:sz w:val="36"/>
      <w:szCs w:val="44"/>
    </w:rPr>
  </w:style>
  <w:style w:type="character" w:customStyle="1" w:styleId="9Char">
    <w:name w:val="标题 9 Char"/>
    <w:basedOn w:val="a0"/>
    <w:link w:val="9"/>
    <w:uiPriority w:val="9"/>
    <w:semiHidden/>
    <w:rsid w:val="000A005A"/>
    <w:rPr>
      <w:rFonts w:asciiTheme="majorHAnsi" w:eastAsiaTheme="majorEastAsia" w:hAnsiTheme="majorHAnsi" w:cstheme="majorBidi"/>
      <w:kern w:val="2"/>
      <w:sz w:val="21"/>
      <w:szCs w:val="21"/>
    </w:rPr>
  </w:style>
  <w:style w:type="paragraph" w:customStyle="1" w:styleId="20">
    <w:name w:val="样式2"/>
    <w:basedOn w:val="2"/>
    <w:link w:val="2Char0"/>
    <w:qFormat/>
    <w:rsid w:val="00414EE3"/>
    <w:pPr>
      <w:numPr>
        <w:ilvl w:val="0"/>
        <w:numId w:val="0"/>
      </w:numPr>
    </w:pPr>
    <w:rPr>
      <w:kern w:val="0"/>
      <w:sz w:val="30"/>
    </w:rPr>
  </w:style>
  <w:style w:type="paragraph" w:customStyle="1" w:styleId="30">
    <w:name w:val="样式3"/>
    <w:basedOn w:val="3"/>
    <w:qFormat/>
    <w:rsid w:val="00414EE3"/>
    <w:pPr>
      <w:numPr>
        <w:ilvl w:val="0"/>
        <w:numId w:val="0"/>
      </w:numPr>
    </w:pPr>
    <w:rPr>
      <w:kern w:val="0"/>
      <w:sz w:val="28"/>
    </w:rPr>
  </w:style>
  <w:style w:type="character" w:customStyle="1" w:styleId="2Char0">
    <w:name w:val="样式2 Char"/>
    <w:basedOn w:val="1Char"/>
    <w:link w:val="20"/>
    <w:rsid w:val="00414EE3"/>
    <w:rPr>
      <w:rFonts w:asciiTheme="majorHAnsi" w:eastAsiaTheme="majorEastAsia" w:hAnsiTheme="majorHAnsi" w:cstheme="majorBidi"/>
      <w:sz w:val="30"/>
      <w:szCs w:val="32"/>
    </w:rPr>
  </w:style>
  <w:style w:type="paragraph" w:customStyle="1" w:styleId="41">
    <w:name w:val="样式4"/>
    <w:basedOn w:val="4"/>
    <w:qFormat/>
    <w:rsid w:val="00414EE3"/>
    <w:pPr>
      <w:numPr>
        <w:ilvl w:val="0"/>
        <w:numId w:val="0"/>
      </w:numPr>
    </w:pPr>
    <w:rPr>
      <w:sz w:val="24"/>
    </w:rPr>
  </w:style>
  <w:style w:type="character" w:styleId="af1">
    <w:name w:val="FollowedHyperlink"/>
    <w:basedOn w:val="a0"/>
    <w:semiHidden/>
    <w:unhideWhenUsed/>
    <w:rsid w:val="00B71601"/>
    <w:rPr>
      <w:color w:val="800080" w:themeColor="followedHyperlink"/>
      <w:u w:val="single"/>
    </w:rPr>
  </w:style>
  <w:style w:type="paragraph" w:styleId="af2">
    <w:name w:val="Normal (Web)"/>
    <w:basedOn w:val="a"/>
    <w:uiPriority w:val="99"/>
    <w:semiHidden/>
    <w:unhideWhenUsed/>
    <w:rsid w:val="000128A7"/>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135A48"/>
  </w:style>
</w:styles>
</file>

<file path=word/webSettings.xml><?xml version="1.0" encoding="utf-8"?>
<w:webSettings xmlns:r="http://schemas.openxmlformats.org/officeDocument/2006/relationships" xmlns:w="http://schemas.openxmlformats.org/wordprocessingml/2006/main">
  <w:divs>
    <w:div w:id="4719106">
      <w:bodyDiv w:val="1"/>
      <w:marLeft w:val="0"/>
      <w:marRight w:val="0"/>
      <w:marTop w:val="0"/>
      <w:marBottom w:val="0"/>
      <w:divBdr>
        <w:top w:val="none" w:sz="0" w:space="0" w:color="auto"/>
        <w:left w:val="none" w:sz="0" w:space="0" w:color="auto"/>
        <w:bottom w:val="none" w:sz="0" w:space="0" w:color="auto"/>
        <w:right w:val="none" w:sz="0" w:space="0" w:color="auto"/>
      </w:divBdr>
    </w:div>
    <w:div w:id="270355330">
      <w:bodyDiv w:val="1"/>
      <w:marLeft w:val="0"/>
      <w:marRight w:val="0"/>
      <w:marTop w:val="0"/>
      <w:marBottom w:val="0"/>
      <w:divBdr>
        <w:top w:val="none" w:sz="0" w:space="0" w:color="auto"/>
        <w:left w:val="none" w:sz="0" w:space="0" w:color="auto"/>
        <w:bottom w:val="none" w:sz="0" w:space="0" w:color="auto"/>
        <w:right w:val="none" w:sz="0" w:space="0" w:color="auto"/>
      </w:divBdr>
    </w:div>
    <w:div w:id="328951646">
      <w:bodyDiv w:val="1"/>
      <w:marLeft w:val="0"/>
      <w:marRight w:val="0"/>
      <w:marTop w:val="0"/>
      <w:marBottom w:val="0"/>
      <w:divBdr>
        <w:top w:val="none" w:sz="0" w:space="0" w:color="auto"/>
        <w:left w:val="none" w:sz="0" w:space="0" w:color="auto"/>
        <w:bottom w:val="none" w:sz="0" w:space="0" w:color="auto"/>
        <w:right w:val="none" w:sz="0" w:space="0" w:color="auto"/>
      </w:divBdr>
    </w:div>
    <w:div w:id="414939514">
      <w:bodyDiv w:val="1"/>
      <w:marLeft w:val="0"/>
      <w:marRight w:val="0"/>
      <w:marTop w:val="0"/>
      <w:marBottom w:val="0"/>
      <w:divBdr>
        <w:top w:val="none" w:sz="0" w:space="0" w:color="auto"/>
        <w:left w:val="none" w:sz="0" w:space="0" w:color="auto"/>
        <w:bottom w:val="none" w:sz="0" w:space="0" w:color="auto"/>
        <w:right w:val="none" w:sz="0" w:space="0" w:color="auto"/>
      </w:divBdr>
    </w:div>
    <w:div w:id="426657757">
      <w:bodyDiv w:val="1"/>
      <w:marLeft w:val="0"/>
      <w:marRight w:val="0"/>
      <w:marTop w:val="0"/>
      <w:marBottom w:val="0"/>
      <w:divBdr>
        <w:top w:val="none" w:sz="0" w:space="0" w:color="auto"/>
        <w:left w:val="none" w:sz="0" w:space="0" w:color="auto"/>
        <w:bottom w:val="none" w:sz="0" w:space="0" w:color="auto"/>
        <w:right w:val="none" w:sz="0" w:space="0" w:color="auto"/>
      </w:divBdr>
    </w:div>
    <w:div w:id="451245924">
      <w:bodyDiv w:val="1"/>
      <w:marLeft w:val="0"/>
      <w:marRight w:val="0"/>
      <w:marTop w:val="0"/>
      <w:marBottom w:val="0"/>
      <w:divBdr>
        <w:top w:val="none" w:sz="0" w:space="0" w:color="auto"/>
        <w:left w:val="none" w:sz="0" w:space="0" w:color="auto"/>
        <w:bottom w:val="none" w:sz="0" w:space="0" w:color="auto"/>
        <w:right w:val="none" w:sz="0" w:space="0" w:color="auto"/>
      </w:divBdr>
    </w:div>
    <w:div w:id="453139179">
      <w:bodyDiv w:val="1"/>
      <w:marLeft w:val="0"/>
      <w:marRight w:val="0"/>
      <w:marTop w:val="0"/>
      <w:marBottom w:val="0"/>
      <w:divBdr>
        <w:top w:val="none" w:sz="0" w:space="0" w:color="auto"/>
        <w:left w:val="none" w:sz="0" w:space="0" w:color="auto"/>
        <w:bottom w:val="none" w:sz="0" w:space="0" w:color="auto"/>
        <w:right w:val="none" w:sz="0" w:space="0" w:color="auto"/>
      </w:divBdr>
    </w:div>
    <w:div w:id="505442778">
      <w:bodyDiv w:val="1"/>
      <w:marLeft w:val="0"/>
      <w:marRight w:val="0"/>
      <w:marTop w:val="0"/>
      <w:marBottom w:val="0"/>
      <w:divBdr>
        <w:top w:val="none" w:sz="0" w:space="0" w:color="auto"/>
        <w:left w:val="none" w:sz="0" w:space="0" w:color="auto"/>
        <w:bottom w:val="none" w:sz="0" w:space="0" w:color="auto"/>
        <w:right w:val="none" w:sz="0" w:space="0" w:color="auto"/>
      </w:divBdr>
    </w:div>
    <w:div w:id="534467059">
      <w:bodyDiv w:val="1"/>
      <w:marLeft w:val="0"/>
      <w:marRight w:val="0"/>
      <w:marTop w:val="0"/>
      <w:marBottom w:val="0"/>
      <w:divBdr>
        <w:top w:val="none" w:sz="0" w:space="0" w:color="auto"/>
        <w:left w:val="none" w:sz="0" w:space="0" w:color="auto"/>
        <w:bottom w:val="none" w:sz="0" w:space="0" w:color="auto"/>
        <w:right w:val="none" w:sz="0" w:space="0" w:color="auto"/>
      </w:divBdr>
      <w:divsChild>
        <w:div w:id="1271282186">
          <w:marLeft w:val="0"/>
          <w:marRight w:val="0"/>
          <w:marTop w:val="0"/>
          <w:marBottom w:val="0"/>
          <w:divBdr>
            <w:top w:val="none" w:sz="0" w:space="0" w:color="auto"/>
            <w:left w:val="none" w:sz="0" w:space="0" w:color="auto"/>
            <w:bottom w:val="none" w:sz="0" w:space="0" w:color="auto"/>
            <w:right w:val="none" w:sz="0" w:space="0" w:color="auto"/>
          </w:divBdr>
        </w:div>
      </w:divsChild>
    </w:div>
    <w:div w:id="638851149">
      <w:bodyDiv w:val="1"/>
      <w:marLeft w:val="0"/>
      <w:marRight w:val="0"/>
      <w:marTop w:val="0"/>
      <w:marBottom w:val="0"/>
      <w:divBdr>
        <w:top w:val="none" w:sz="0" w:space="0" w:color="auto"/>
        <w:left w:val="none" w:sz="0" w:space="0" w:color="auto"/>
        <w:bottom w:val="none" w:sz="0" w:space="0" w:color="auto"/>
        <w:right w:val="none" w:sz="0" w:space="0" w:color="auto"/>
      </w:divBdr>
    </w:div>
    <w:div w:id="841623150">
      <w:bodyDiv w:val="1"/>
      <w:marLeft w:val="0"/>
      <w:marRight w:val="0"/>
      <w:marTop w:val="0"/>
      <w:marBottom w:val="0"/>
      <w:divBdr>
        <w:top w:val="none" w:sz="0" w:space="0" w:color="auto"/>
        <w:left w:val="none" w:sz="0" w:space="0" w:color="auto"/>
        <w:bottom w:val="none" w:sz="0" w:space="0" w:color="auto"/>
        <w:right w:val="none" w:sz="0" w:space="0" w:color="auto"/>
      </w:divBdr>
    </w:div>
    <w:div w:id="857280306">
      <w:bodyDiv w:val="1"/>
      <w:marLeft w:val="0"/>
      <w:marRight w:val="0"/>
      <w:marTop w:val="0"/>
      <w:marBottom w:val="0"/>
      <w:divBdr>
        <w:top w:val="none" w:sz="0" w:space="0" w:color="auto"/>
        <w:left w:val="none" w:sz="0" w:space="0" w:color="auto"/>
        <w:bottom w:val="none" w:sz="0" w:space="0" w:color="auto"/>
        <w:right w:val="none" w:sz="0" w:space="0" w:color="auto"/>
      </w:divBdr>
    </w:div>
    <w:div w:id="860433691">
      <w:bodyDiv w:val="1"/>
      <w:marLeft w:val="0"/>
      <w:marRight w:val="0"/>
      <w:marTop w:val="0"/>
      <w:marBottom w:val="0"/>
      <w:divBdr>
        <w:top w:val="none" w:sz="0" w:space="0" w:color="auto"/>
        <w:left w:val="none" w:sz="0" w:space="0" w:color="auto"/>
        <w:bottom w:val="none" w:sz="0" w:space="0" w:color="auto"/>
        <w:right w:val="none" w:sz="0" w:space="0" w:color="auto"/>
      </w:divBdr>
    </w:div>
    <w:div w:id="877549558">
      <w:bodyDiv w:val="1"/>
      <w:marLeft w:val="0"/>
      <w:marRight w:val="0"/>
      <w:marTop w:val="0"/>
      <w:marBottom w:val="0"/>
      <w:divBdr>
        <w:top w:val="none" w:sz="0" w:space="0" w:color="auto"/>
        <w:left w:val="none" w:sz="0" w:space="0" w:color="auto"/>
        <w:bottom w:val="none" w:sz="0" w:space="0" w:color="auto"/>
        <w:right w:val="none" w:sz="0" w:space="0" w:color="auto"/>
      </w:divBdr>
    </w:div>
    <w:div w:id="943419336">
      <w:bodyDiv w:val="1"/>
      <w:marLeft w:val="0"/>
      <w:marRight w:val="0"/>
      <w:marTop w:val="0"/>
      <w:marBottom w:val="0"/>
      <w:divBdr>
        <w:top w:val="none" w:sz="0" w:space="0" w:color="auto"/>
        <w:left w:val="none" w:sz="0" w:space="0" w:color="auto"/>
        <w:bottom w:val="none" w:sz="0" w:space="0" w:color="auto"/>
        <w:right w:val="none" w:sz="0" w:space="0" w:color="auto"/>
      </w:divBdr>
      <w:divsChild>
        <w:div w:id="2076705236">
          <w:marLeft w:val="0"/>
          <w:marRight w:val="0"/>
          <w:marTop w:val="0"/>
          <w:marBottom w:val="0"/>
          <w:divBdr>
            <w:top w:val="none" w:sz="0" w:space="0" w:color="auto"/>
            <w:left w:val="none" w:sz="0" w:space="0" w:color="auto"/>
            <w:bottom w:val="none" w:sz="0" w:space="0" w:color="auto"/>
            <w:right w:val="none" w:sz="0" w:space="0" w:color="auto"/>
          </w:divBdr>
        </w:div>
      </w:divsChild>
    </w:div>
    <w:div w:id="958223266">
      <w:bodyDiv w:val="1"/>
      <w:marLeft w:val="0"/>
      <w:marRight w:val="0"/>
      <w:marTop w:val="0"/>
      <w:marBottom w:val="0"/>
      <w:divBdr>
        <w:top w:val="none" w:sz="0" w:space="0" w:color="auto"/>
        <w:left w:val="none" w:sz="0" w:space="0" w:color="auto"/>
        <w:bottom w:val="none" w:sz="0" w:space="0" w:color="auto"/>
        <w:right w:val="none" w:sz="0" w:space="0" w:color="auto"/>
      </w:divBdr>
    </w:div>
    <w:div w:id="970935612">
      <w:bodyDiv w:val="1"/>
      <w:marLeft w:val="0"/>
      <w:marRight w:val="0"/>
      <w:marTop w:val="0"/>
      <w:marBottom w:val="0"/>
      <w:divBdr>
        <w:top w:val="none" w:sz="0" w:space="0" w:color="auto"/>
        <w:left w:val="none" w:sz="0" w:space="0" w:color="auto"/>
        <w:bottom w:val="none" w:sz="0" w:space="0" w:color="auto"/>
        <w:right w:val="none" w:sz="0" w:space="0" w:color="auto"/>
      </w:divBdr>
    </w:div>
    <w:div w:id="1186209441">
      <w:bodyDiv w:val="1"/>
      <w:marLeft w:val="0"/>
      <w:marRight w:val="0"/>
      <w:marTop w:val="0"/>
      <w:marBottom w:val="0"/>
      <w:divBdr>
        <w:top w:val="none" w:sz="0" w:space="0" w:color="auto"/>
        <w:left w:val="none" w:sz="0" w:space="0" w:color="auto"/>
        <w:bottom w:val="none" w:sz="0" w:space="0" w:color="auto"/>
        <w:right w:val="none" w:sz="0" w:space="0" w:color="auto"/>
      </w:divBdr>
    </w:div>
    <w:div w:id="1236891695">
      <w:bodyDiv w:val="1"/>
      <w:marLeft w:val="0"/>
      <w:marRight w:val="0"/>
      <w:marTop w:val="0"/>
      <w:marBottom w:val="0"/>
      <w:divBdr>
        <w:top w:val="none" w:sz="0" w:space="0" w:color="auto"/>
        <w:left w:val="none" w:sz="0" w:space="0" w:color="auto"/>
        <w:bottom w:val="none" w:sz="0" w:space="0" w:color="auto"/>
        <w:right w:val="none" w:sz="0" w:space="0" w:color="auto"/>
      </w:divBdr>
    </w:div>
    <w:div w:id="1288242486">
      <w:bodyDiv w:val="1"/>
      <w:marLeft w:val="0"/>
      <w:marRight w:val="0"/>
      <w:marTop w:val="0"/>
      <w:marBottom w:val="0"/>
      <w:divBdr>
        <w:top w:val="none" w:sz="0" w:space="0" w:color="auto"/>
        <w:left w:val="none" w:sz="0" w:space="0" w:color="auto"/>
        <w:bottom w:val="none" w:sz="0" w:space="0" w:color="auto"/>
        <w:right w:val="none" w:sz="0" w:space="0" w:color="auto"/>
      </w:divBdr>
    </w:div>
    <w:div w:id="1417747531">
      <w:bodyDiv w:val="1"/>
      <w:marLeft w:val="0"/>
      <w:marRight w:val="0"/>
      <w:marTop w:val="0"/>
      <w:marBottom w:val="0"/>
      <w:divBdr>
        <w:top w:val="none" w:sz="0" w:space="0" w:color="auto"/>
        <w:left w:val="none" w:sz="0" w:space="0" w:color="auto"/>
        <w:bottom w:val="none" w:sz="0" w:space="0" w:color="auto"/>
        <w:right w:val="none" w:sz="0" w:space="0" w:color="auto"/>
      </w:divBdr>
    </w:div>
    <w:div w:id="1801075869">
      <w:bodyDiv w:val="1"/>
      <w:marLeft w:val="0"/>
      <w:marRight w:val="0"/>
      <w:marTop w:val="0"/>
      <w:marBottom w:val="0"/>
      <w:divBdr>
        <w:top w:val="none" w:sz="0" w:space="0" w:color="auto"/>
        <w:left w:val="none" w:sz="0" w:space="0" w:color="auto"/>
        <w:bottom w:val="none" w:sz="0" w:space="0" w:color="auto"/>
        <w:right w:val="none" w:sz="0" w:space="0" w:color="auto"/>
      </w:divBdr>
    </w:div>
    <w:div w:id="1840541260">
      <w:bodyDiv w:val="1"/>
      <w:marLeft w:val="0"/>
      <w:marRight w:val="0"/>
      <w:marTop w:val="0"/>
      <w:marBottom w:val="0"/>
      <w:divBdr>
        <w:top w:val="none" w:sz="0" w:space="0" w:color="auto"/>
        <w:left w:val="none" w:sz="0" w:space="0" w:color="auto"/>
        <w:bottom w:val="none" w:sz="0" w:space="0" w:color="auto"/>
        <w:right w:val="none" w:sz="0" w:space="0" w:color="auto"/>
      </w:divBdr>
    </w:div>
    <w:div w:id="1892308232">
      <w:bodyDiv w:val="1"/>
      <w:marLeft w:val="0"/>
      <w:marRight w:val="0"/>
      <w:marTop w:val="0"/>
      <w:marBottom w:val="0"/>
      <w:divBdr>
        <w:top w:val="none" w:sz="0" w:space="0" w:color="auto"/>
        <w:left w:val="none" w:sz="0" w:space="0" w:color="auto"/>
        <w:bottom w:val="none" w:sz="0" w:space="0" w:color="auto"/>
        <w:right w:val="none" w:sz="0" w:space="0" w:color="auto"/>
      </w:divBdr>
    </w:div>
    <w:div w:id="1948541603">
      <w:bodyDiv w:val="1"/>
      <w:marLeft w:val="0"/>
      <w:marRight w:val="0"/>
      <w:marTop w:val="0"/>
      <w:marBottom w:val="0"/>
      <w:divBdr>
        <w:top w:val="none" w:sz="0" w:space="0" w:color="auto"/>
        <w:left w:val="none" w:sz="0" w:space="0" w:color="auto"/>
        <w:bottom w:val="none" w:sz="0" w:space="0" w:color="auto"/>
        <w:right w:val="none" w:sz="0" w:space="0" w:color="auto"/>
      </w:divBdr>
    </w:div>
    <w:div w:id="1986547226">
      <w:bodyDiv w:val="1"/>
      <w:marLeft w:val="0"/>
      <w:marRight w:val="0"/>
      <w:marTop w:val="0"/>
      <w:marBottom w:val="0"/>
      <w:divBdr>
        <w:top w:val="none" w:sz="0" w:space="0" w:color="auto"/>
        <w:left w:val="none" w:sz="0" w:space="0" w:color="auto"/>
        <w:bottom w:val="none" w:sz="0" w:space="0" w:color="auto"/>
        <w:right w:val="none" w:sz="0" w:space="0" w:color="auto"/>
      </w:divBdr>
    </w:div>
    <w:div w:id="211042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10.5.70.3/ZXVMAX/CODE/dev/ZXVMAX/vmax-metadata/vmax-metadata-spark-coordinator"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中兴品牌色彩体系">
      <a:dk1>
        <a:srgbClr val="008ED3"/>
      </a:dk1>
      <a:lt1>
        <a:srgbClr val="FFFFFF"/>
      </a:lt1>
      <a:dk2>
        <a:srgbClr val="0067B4"/>
      </a:dk2>
      <a:lt2>
        <a:srgbClr val="58595B"/>
      </a:lt2>
      <a:accent1>
        <a:srgbClr val="FFDE40"/>
      </a:accent1>
      <a:accent2>
        <a:srgbClr val="61CCF0"/>
      </a:accent2>
      <a:accent3>
        <a:srgbClr val="EE3D8A"/>
      </a:accent3>
      <a:accent4>
        <a:srgbClr val="922990"/>
      </a:accent4>
      <a:accent5>
        <a:srgbClr val="8DC642"/>
      </a:accent5>
      <a:accent6>
        <a:srgbClr val="58595B"/>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334C0-125B-4879-BA2D-3328560C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7540</Words>
  <Characters>42984</Characters>
  <Application>Microsoft Office Word</Application>
  <DocSecurity>0</DocSecurity>
  <Lines>358</Lines>
  <Paragraphs>100</Paragraphs>
  <ScaleCrop>false</ScaleCrop>
  <Company>ZTE</Company>
  <LinksUpToDate>false</LinksUpToDate>
  <CharactersWithSpaces>50424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cp:revision>
  <cp:lastPrinted>2113-01-01T00:00:00Z</cp:lastPrinted>
  <dcterms:created xsi:type="dcterms:W3CDTF">2016-09-28T01:22:00Z</dcterms:created>
  <dcterms:modified xsi:type="dcterms:W3CDTF">2016-09-28T01:22:00Z</dcterms:modified>
</cp:coreProperties>
</file>